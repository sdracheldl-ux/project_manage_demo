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F44B53">
      <w:pPr>
        <w:spacing w:line="380" w:lineRule="exact"/>
        <w:ind w:leftChars="100" w:firstLine="422"/>
        <w:rPr>
          <w:rFonts w:hint="eastAsia" w:ascii="宋体" w:hAnsi="宋体"/>
          <w:b/>
          <w:sz w:val="21"/>
          <w:szCs w:val="21"/>
        </w:rPr>
        <w:pPrChange w:id="0" w:author="cc" w:date="2026-06-29T16:41:40Z">
          <w:pPr>
            <w:spacing w:line="380" w:lineRule="exact"/>
            <w:ind w:firstLine="422"/>
          </w:pPr>
        </w:pPrChange>
      </w:pPr>
      <w:bookmarkStart w:id="0" w:name="_Toc23643"/>
      <w:bookmarkStart w:id="1" w:name="_Toc10156"/>
    </w:p>
    <w:p w14:paraId="20FAB5E0">
      <w:pPr>
        <w:spacing w:line="380" w:lineRule="exact"/>
        <w:ind w:firstLine="422"/>
        <w:rPr>
          <w:rFonts w:hint="eastAsia" w:ascii="宋体" w:hAnsi="宋体"/>
          <w:b/>
          <w:sz w:val="21"/>
          <w:szCs w:val="21"/>
        </w:rPr>
      </w:pPr>
    </w:p>
    <w:p w14:paraId="4D201CA1">
      <w:pPr>
        <w:tabs>
          <w:tab w:val="left" w:pos="1514"/>
        </w:tabs>
        <w:spacing w:line="380" w:lineRule="exact"/>
        <w:ind w:firstLine="422"/>
        <w:rPr>
          <w:rFonts w:hint="eastAsia" w:ascii="宋体" w:hAnsi="宋体"/>
          <w:b/>
          <w:sz w:val="21"/>
          <w:szCs w:val="21"/>
        </w:rPr>
      </w:pPr>
      <w:r>
        <w:rPr>
          <w:rFonts w:hint="eastAsia" w:ascii="宋体" w:hAnsi="宋体"/>
          <w:b/>
          <w:sz w:val="21"/>
          <w:szCs w:val="21"/>
        </w:rPr>
        <w:tab/>
      </w:r>
    </w:p>
    <w:tbl>
      <w:tblPr>
        <w:tblStyle w:val="20"/>
        <w:tblW w:w="8565" w:type="dxa"/>
        <w:tblInd w:w="-47" w:type="dxa"/>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8565"/>
      </w:tblGrid>
      <w:tr w14:paraId="51ACE680">
        <w:trPr>
          <w:trHeight w:val="3686" w:hRule="atLeast"/>
        </w:trPr>
        <w:tc>
          <w:tcPr>
            <w:tcW w:w="8565" w:type="dxa"/>
            <w:vAlign w:val="center"/>
          </w:tcPr>
          <w:p w14:paraId="63F7268D">
            <w:pPr>
              <w:spacing w:line="360" w:lineRule="auto"/>
              <w:jc w:val="center"/>
              <w:rPr>
                <w:rFonts w:hint="eastAsia" w:ascii="黑体" w:hAnsi="黑体" w:eastAsia="黑体" w:cs="方正小标宋简体"/>
                <w:b/>
                <w:sz w:val="44"/>
                <w:szCs w:val="44"/>
              </w:rPr>
            </w:pPr>
            <w:r>
              <w:rPr>
                <w:rFonts w:hint="eastAsia" w:ascii="黑体" w:hAnsi="黑体" w:eastAsia="黑体" w:cs="方正小标宋简体"/>
                <w:b/>
                <w:sz w:val="44"/>
                <w:szCs w:val="44"/>
              </w:rPr>
              <w:t>“AI光谷”智能体平台建设项目</w:t>
            </w:r>
          </w:p>
          <w:p w14:paraId="1B8ED5CD">
            <w:pPr>
              <w:spacing w:line="360" w:lineRule="auto"/>
              <w:jc w:val="center"/>
              <w:rPr>
                <w:rFonts w:hint="eastAsia" w:ascii="方正小标宋简体" w:hAnsi="方正小标宋简体" w:eastAsia="方正小标宋简体" w:cs="方正小标宋简体"/>
                <w:b/>
                <w:sz w:val="48"/>
                <w:szCs w:val="48"/>
              </w:rPr>
            </w:pPr>
            <w:r>
              <w:rPr>
                <w:rFonts w:hint="eastAsia" w:ascii="黑体" w:hAnsi="黑体" w:eastAsia="黑体" w:cs="方正小标宋简体"/>
                <w:b/>
                <w:sz w:val="44"/>
                <w:szCs w:val="44"/>
              </w:rPr>
              <w:t>可行性研究报告</w:t>
            </w:r>
          </w:p>
        </w:tc>
      </w:tr>
    </w:tbl>
    <w:p w14:paraId="71138BD9">
      <w:pPr>
        <w:spacing w:before="57"/>
        <w:ind w:firstLine="1440"/>
        <w:rPr>
          <w:rFonts w:hint="eastAsia" w:ascii="宋体" w:hAnsi="宋体"/>
          <w:sz w:val="72"/>
        </w:rPr>
      </w:pPr>
    </w:p>
    <w:p w14:paraId="15E8EB63">
      <w:pPr>
        <w:rPr>
          <w:rFonts w:hint="eastAsia" w:ascii="宋体" w:hAnsi="宋体"/>
          <w:sz w:val="72"/>
        </w:rPr>
      </w:pPr>
    </w:p>
    <w:p w14:paraId="239AE9A4">
      <w:pPr>
        <w:rPr>
          <w:rFonts w:hint="eastAsia" w:ascii="宋体" w:hAnsi="宋体"/>
          <w:sz w:val="72"/>
        </w:rPr>
      </w:pPr>
    </w:p>
    <w:p w14:paraId="090206A8">
      <w:pPr>
        <w:rPr>
          <w:rFonts w:hint="eastAsia" w:ascii="宋体" w:hAnsi="宋体"/>
          <w:sz w:val="72"/>
        </w:rPr>
      </w:pPr>
    </w:p>
    <w:p w14:paraId="2DC618D9"/>
    <w:tbl>
      <w:tblPr>
        <w:tblStyle w:val="20"/>
        <w:tblpPr w:leftFromText="180" w:rightFromText="180" w:vertAnchor="text" w:horzAnchor="page" w:tblpX="2365" w:tblpY="1559"/>
        <w:tblOverlap w:val="never"/>
        <w:tblW w:w="75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406"/>
        <w:gridCol w:w="5109"/>
      </w:tblGrid>
      <w:tr w14:paraId="02D08DC2">
        <w:tc>
          <w:tcPr>
            <w:tcW w:w="2045" w:type="dxa"/>
            <w:tcMar>
              <w:left w:w="0" w:type="dxa"/>
              <w:right w:w="0" w:type="dxa"/>
            </w:tcMar>
            <w:vAlign w:val="center"/>
          </w:tcPr>
          <w:p w14:paraId="23B4110E">
            <w:pPr>
              <w:spacing w:line="240" w:lineRule="auto"/>
              <w:jc w:val="distribute"/>
              <w:rPr>
                <w:rFonts w:hint="eastAsia" w:ascii="黑体" w:hAnsi="黑体" w:eastAsia="黑体" w:cs="黑体"/>
                <w:b/>
                <w:bCs/>
                <w:sz w:val="32"/>
                <w:szCs w:val="32"/>
              </w:rPr>
            </w:pPr>
            <w:r>
              <w:rPr>
                <w:rFonts w:hint="eastAsia" w:ascii="黑体" w:hAnsi="黑体" w:eastAsia="黑体" w:cs="黑体"/>
                <w:b/>
                <w:bCs/>
                <w:sz w:val="32"/>
                <w:szCs w:val="32"/>
              </w:rPr>
              <w:t>建设单位</w:t>
            </w:r>
          </w:p>
        </w:tc>
        <w:tc>
          <w:tcPr>
            <w:tcW w:w="406" w:type="dxa"/>
            <w:tcMar>
              <w:left w:w="0" w:type="dxa"/>
              <w:right w:w="0" w:type="dxa"/>
            </w:tcMar>
            <w:vAlign w:val="center"/>
          </w:tcPr>
          <w:p w14:paraId="4DFEFFDB">
            <w:pPr>
              <w:spacing w:line="240" w:lineRule="auto"/>
              <w:jc w:val="left"/>
              <w:rPr>
                <w:rFonts w:hint="eastAsia" w:ascii="黑体" w:hAnsi="黑体" w:eastAsia="黑体" w:cs="黑体"/>
                <w:b/>
                <w:bCs/>
                <w:sz w:val="32"/>
                <w:szCs w:val="32"/>
              </w:rPr>
            </w:pPr>
            <w:r>
              <w:rPr>
                <w:rFonts w:hint="eastAsia" w:ascii="黑体" w:hAnsi="黑体" w:eastAsia="黑体" w:cs="黑体"/>
                <w:b/>
                <w:bCs/>
                <w:sz w:val="32"/>
                <w:szCs w:val="32"/>
              </w:rPr>
              <w:t>：</w:t>
            </w:r>
          </w:p>
        </w:tc>
        <w:tc>
          <w:tcPr>
            <w:tcW w:w="5109" w:type="dxa"/>
            <w:tcMar>
              <w:left w:w="0" w:type="dxa"/>
              <w:right w:w="0" w:type="dxa"/>
            </w:tcMar>
            <w:vAlign w:val="center"/>
          </w:tcPr>
          <w:p w14:paraId="4AAA501F">
            <w:pPr>
              <w:spacing w:line="240" w:lineRule="auto"/>
              <w:jc w:val="left"/>
              <w:rPr>
                <w:rFonts w:hint="eastAsia" w:ascii="黑体" w:hAnsi="黑体" w:eastAsia="黑体" w:cs="黑体"/>
                <w:b/>
                <w:bCs/>
                <w:sz w:val="32"/>
                <w:szCs w:val="32"/>
              </w:rPr>
            </w:pPr>
            <w:r>
              <w:rPr>
                <w:rFonts w:hint="eastAsia" w:ascii="黑体" w:hAnsi="黑体" w:eastAsia="黑体" w:cs="黑体"/>
                <w:b/>
                <w:bCs/>
                <w:sz w:val="32"/>
                <w:szCs w:val="32"/>
              </w:rPr>
              <w:t>武汉光谷数据产业有限公司</w:t>
            </w:r>
          </w:p>
        </w:tc>
      </w:tr>
      <w:tr w14:paraId="27A2C0BD">
        <w:tc>
          <w:tcPr>
            <w:tcW w:w="2045" w:type="dxa"/>
            <w:tcMar>
              <w:left w:w="0" w:type="dxa"/>
              <w:right w:w="0" w:type="dxa"/>
            </w:tcMar>
            <w:vAlign w:val="center"/>
          </w:tcPr>
          <w:p w14:paraId="1C7AF40A">
            <w:pPr>
              <w:spacing w:line="240" w:lineRule="auto"/>
              <w:jc w:val="distribute"/>
              <w:rPr>
                <w:rFonts w:hint="eastAsia" w:ascii="黑体" w:hAnsi="黑体" w:eastAsia="黑体" w:cs="黑体"/>
                <w:b/>
                <w:bCs/>
                <w:sz w:val="32"/>
                <w:szCs w:val="32"/>
              </w:rPr>
            </w:pPr>
            <w:r>
              <w:rPr>
                <w:rFonts w:hint="eastAsia" w:ascii="黑体" w:hAnsi="黑体" w:eastAsia="黑体" w:cs="黑体"/>
                <w:b/>
                <w:bCs/>
                <w:sz w:val="32"/>
                <w:szCs w:val="32"/>
              </w:rPr>
              <w:t>编制单位</w:t>
            </w:r>
          </w:p>
        </w:tc>
        <w:tc>
          <w:tcPr>
            <w:tcW w:w="406" w:type="dxa"/>
            <w:tcMar>
              <w:left w:w="0" w:type="dxa"/>
              <w:right w:w="0" w:type="dxa"/>
            </w:tcMar>
            <w:vAlign w:val="center"/>
          </w:tcPr>
          <w:p w14:paraId="33F0E01A">
            <w:pPr>
              <w:spacing w:line="240" w:lineRule="auto"/>
              <w:jc w:val="left"/>
              <w:rPr>
                <w:rFonts w:hint="eastAsia" w:ascii="黑体" w:hAnsi="黑体" w:eastAsia="黑体" w:cs="黑体"/>
                <w:b/>
                <w:bCs/>
                <w:sz w:val="32"/>
                <w:szCs w:val="32"/>
              </w:rPr>
            </w:pPr>
            <w:r>
              <w:rPr>
                <w:rFonts w:hint="eastAsia" w:ascii="黑体" w:hAnsi="黑体" w:eastAsia="黑体" w:cs="黑体"/>
                <w:b/>
                <w:bCs/>
                <w:sz w:val="32"/>
                <w:szCs w:val="32"/>
              </w:rPr>
              <w:t>：</w:t>
            </w:r>
          </w:p>
        </w:tc>
        <w:tc>
          <w:tcPr>
            <w:tcW w:w="5109" w:type="dxa"/>
            <w:tcMar>
              <w:left w:w="0" w:type="dxa"/>
              <w:right w:w="0" w:type="dxa"/>
            </w:tcMar>
            <w:vAlign w:val="center"/>
          </w:tcPr>
          <w:p w14:paraId="3AD20F53">
            <w:pPr>
              <w:spacing w:line="240" w:lineRule="auto"/>
              <w:jc w:val="left"/>
              <w:rPr>
                <w:rFonts w:hint="eastAsia" w:ascii="黑体" w:hAnsi="黑体" w:eastAsia="黑体" w:cs="黑体"/>
                <w:b/>
                <w:bCs/>
                <w:sz w:val="32"/>
                <w:szCs w:val="32"/>
              </w:rPr>
            </w:pPr>
            <w:r>
              <w:rPr>
                <w:rFonts w:ascii="黑体" w:hAnsi="黑体" w:eastAsia="黑体" w:cs="黑体"/>
                <w:b/>
                <w:bCs/>
                <w:sz w:val="32"/>
                <w:szCs w:val="32"/>
              </w:rPr>
              <w:t>湖北邮电规划设计有限公司</w:t>
            </w:r>
          </w:p>
        </w:tc>
      </w:tr>
      <w:tr w14:paraId="428FEC94">
        <w:tc>
          <w:tcPr>
            <w:tcW w:w="2045" w:type="dxa"/>
            <w:tcMar>
              <w:left w:w="0" w:type="dxa"/>
              <w:right w:w="0" w:type="dxa"/>
            </w:tcMar>
          </w:tcPr>
          <w:p w14:paraId="15DAEC73">
            <w:pPr>
              <w:spacing w:line="240" w:lineRule="auto"/>
              <w:jc w:val="distribute"/>
              <w:rPr>
                <w:rFonts w:hint="eastAsia" w:ascii="黑体" w:hAnsi="黑体" w:eastAsia="黑体" w:cs="黑体"/>
                <w:b/>
                <w:bCs/>
                <w:sz w:val="32"/>
                <w:szCs w:val="32"/>
              </w:rPr>
            </w:pPr>
            <w:r>
              <w:rPr>
                <w:rFonts w:hint="eastAsia" w:ascii="黑体" w:hAnsi="黑体" w:eastAsia="黑体" w:cs="黑体"/>
                <w:b/>
                <w:bCs/>
                <w:sz w:val="32"/>
                <w:szCs w:val="32"/>
              </w:rPr>
              <w:t>编制日期</w:t>
            </w:r>
          </w:p>
        </w:tc>
        <w:tc>
          <w:tcPr>
            <w:tcW w:w="406" w:type="dxa"/>
            <w:tcMar>
              <w:left w:w="0" w:type="dxa"/>
              <w:right w:w="0" w:type="dxa"/>
            </w:tcMar>
          </w:tcPr>
          <w:p w14:paraId="0AADA843">
            <w:pPr>
              <w:spacing w:line="240" w:lineRule="auto"/>
              <w:jc w:val="distribute"/>
              <w:rPr>
                <w:rFonts w:hint="eastAsia" w:ascii="黑体" w:hAnsi="黑体" w:eastAsia="黑体" w:cs="黑体"/>
                <w:b/>
                <w:bCs/>
                <w:sz w:val="32"/>
                <w:szCs w:val="32"/>
              </w:rPr>
            </w:pPr>
            <w:r>
              <w:rPr>
                <w:rFonts w:hint="eastAsia" w:ascii="黑体" w:hAnsi="黑体" w:eastAsia="黑体" w:cs="黑体"/>
                <w:b/>
                <w:bCs/>
                <w:sz w:val="32"/>
                <w:szCs w:val="32"/>
              </w:rPr>
              <w:t>：</w:t>
            </w:r>
          </w:p>
        </w:tc>
        <w:tc>
          <w:tcPr>
            <w:tcW w:w="5109" w:type="dxa"/>
            <w:tcMar>
              <w:left w:w="0" w:type="dxa"/>
              <w:right w:w="0" w:type="dxa"/>
            </w:tcMar>
          </w:tcPr>
          <w:p w14:paraId="431CCA76">
            <w:pPr>
              <w:spacing w:line="240" w:lineRule="auto"/>
              <w:jc w:val="left"/>
              <w:rPr>
                <w:rFonts w:hint="eastAsia" w:ascii="黑体" w:hAnsi="黑体" w:eastAsia="黑体" w:cs="黑体"/>
                <w:b/>
                <w:bCs/>
                <w:sz w:val="32"/>
                <w:szCs w:val="32"/>
              </w:rPr>
            </w:pPr>
            <w:r>
              <w:rPr>
                <w:rFonts w:hint="eastAsia" w:ascii="黑体" w:hAnsi="黑体" w:eastAsia="黑体" w:cs="黑体"/>
                <w:b/>
                <w:bCs/>
                <w:sz w:val="32"/>
                <w:szCs w:val="32"/>
              </w:rPr>
              <w:t>2026年5月</w:t>
            </w:r>
          </w:p>
        </w:tc>
      </w:tr>
    </w:tbl>
    <w:p w14:paraId="2673D032">
      <w:pPr>
        <w:spacing w:before="57"/>
        <w:ind w:firstLine="1440"/>
        <w:rPr>
          <w:rFonts w:hint="eastAsia" w:ascii="宋体" w:hAnsi="宋体"/>
          <w:sz w:val="72"/>
        </w:rPr>
      </w:pPr>
    </w:p>
    <w:p w14:paraId="4406CD41">
      <w:pPr>
        <w:rPr>
          <w:sz w:val="72"/>
        </w:rPr>
      </w:pPr>
      <w:r>
        <w:rPr>
          <w:rFonts w:ascii="宋体" w:hAnsi="宋体"/>
        </w:rPr>
        <w:br w:type="page"/>
      </w:r>
    </w:p>
    <w:p w14:paraId="53FD0E34">
      <w:pPr>
        <w:spacing w:before="480" w:after="360" w:line="240" w:lineRule="auto"/>
        <w:jc w:val="center"/>
        <w:rPr>
          <w:rFonts w:hint="eastAsia" w:ascii="仿宋" w:hAnsi="仿宋" w:cs="仿宋"/>
          <w:b/>
          <w:bCs/>
          <w:sz w:val="32"/>
          <w:szCs w:val="32"/>
        </w:rPr>
        <w:sectPr>
          <w:headerReference r:id="rId5" w:type="default"/>
          <w:footerReference r:id="rId6" w:type="default"/>
          <w:headerReference w:type="first" r:id="rId26"/>
          <w:pgSz w:w="11906" w:h="16838"/>
          <w:pgMar w:top="1440" w:right="1800" w:bottom="1440" w:left="1800" w:header="851" w:footer="992" w:gutter="0"/>
          <w:pgNumType w:fmt="upperRoman" w:start="1"/>
          <w:cols w:space="425" w:num="1"/>
          <w:docGrid w:type="lines" w:linePitch="312" w:charSpace="0"/>
        </w:sectPr>
      </w:pPr>
    </w:p>
    <w:p w14:paraId="12C95FBA">
      <w:pPr>
        <w:wordWrap w:val="0"/>
        <w:spacing w:line="380" w:lineRule="exact"/>
        <w:rPr>
          <w:rFonts w:eastAsia="仿宋"/>
          <w:b/>
          <w:sz w:val="21"/>
          <w:szCs w:val="21"/>
        </w:rPr>
      </w:pPr>
    </w:p>
    <w:p w14:paraId="526A2541">
      <w:pPr>
        <w:tabs>
          <w:tab w:val="left" w:pos="1514"/>
        </w:tabs>
        <w:wordWrap w:val="0"/>
        <w:spacing w:line="380" w:lineRule="exact"/>
        <w:ind w:firstLine="422"/>
        <w:rPr>
          <w:rFonts w:eastAsia="仿宋"/>
          <w:b/>
          <w:sz w:val="21"/>
          <w:szCs w:val="21"/>
        </w:rPr>
      </w:pPr>
      <w:r>
        <w:rPr>
          <w:rFonts w:eastAsia="仿宋"/>
          <w:b/>
          <w:sz w:val="21"/>
          <w:szCs w:val="21"/>
        </w:rPr>
        <w:tab/>
      </w:r>
    </w:p>
    <w:tbl>
      <w:tblPr>
        <w:tblStyle w:val="20"/>
        <w:tblW w:w="8565" w:type="dxa"/>
        <w:tblInd w:w="-47" w:type="dxa"/>
        <w:tblBorders>
          <w:top w:val="thinThickSmallGap" w:color="auto" w:sz="12" w:space="0"/>
          <w:left w:val="none" w:color="auto" w:sz="0" w:space="0"/>
          <w:bottom w:val="thickThinSmallGap"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8565"/>
      </w:tblGrid>
      <w:tr w14:paraId="2CE0A2FF">
        <w:trPr>
          <w:trHeight w:val="3686" w:hRule="atLeast"/>
        </w:trPr>
        <w:tc>
          <w:tcPr>
            <w:tcW w:w="8565" w:type="dxa"/>
            <w:tcBorders>
              <w:top w:val="thinThickSmallGap" w:color="auto" w:sz="12" w:space="0"/>
              <w:left w:val="nil"/>
              <w:bottom w:val="thickThinSmallGap" w:color="auto" w:sz="12" w:space="0"/>
              <w:right w:val="nil"/>
            </w:tcBorders>
            <w:vAlign w:val="center"/>
          </w:tcPr>
          <w:p w14:paraId="1BEBA97B">
            <w:pPr>
              <w:wordWrap w:val="0"/>
              <w:spacing w:line="360" w:lineRule="auto"/>
              <w:jc w:val="center"/>
              <w:rPr>
                <w:rFonts w:ascii="方正小标宋简体" w:eastAsia="方正小标宋简体"/>
                <w:b/>
                <w:sz w:val="44"/>
                <w:szCs w:val="44"/>
              </w:rPr>
            </w:pPr>
            <w:r>
              <w:rPr>
                <w:rFonts w:hint="eastAsia" w:ascii="方正小标宋简体" w:eastAsia="方正小标宋简体"/>
                <w:b/>
                <w:sz w:val="44"/>
                <w:szCs w:val="44"/>
              </w:rPr>
              <w:t>“AI光谷”智能体平台建设项目</w:t>
            </w:r>
          </w:p>
          <w:p w14:paraId="7E30B019">
            <w:pPr>
              <w:wordWrap w:val="0"/>
              <w:spacing w:line="360" w:lineRule="auto"/>
              <w:jc w:val="center"/>
              <w:rPr>
                <w:rFonts w:eastAsia="黑体"/>
                <w:b/>
                <w:sz w:val="36"/>
                <w:szCs w:val="36"/>
              </w:rPr>
            </w:pPr>
            <w:r>
              <w:rPr>
                <w:rFonts w:hint="eastAsia" w:ascii="方正小标宋简体" w:eastAsia="方正小标宋简体"/>
                <w:b/>
                <w:sz w:val="44"/>
                <w:szCs w:val="44"/>
              </w:rPr>
              <w:t>可行性研究报告</w:t>
            </w:r>
          </w:p>
        </w:tc>
      </w:tr>
    </w:tbl>
    <w:p w14:paraId="40D9EA7A">
      <w:pPr>
        <w:wordWrap w:val="0"/>
        <w:spacing w:before="57" w:line="400" w:lineRule="exact"/>
        <w:ind w:firstLine="1440"/>
        <w:rPr>
          <w:rFonts w:hint="eastAsia" w:eastAsia="仿宋"/>
          <w:sz w:val="72"/>
          <w:szCs w:val="72"/>
          <w:lang w:eastAsia="zh-CN"/>
        </w:rPr>
      </w:pPr>
      <w:del w:id="1" w:author="cc" w:date="2026-05-23T12:56:49Z">
        <w:r>
          <w:rPr>
            <w:rFonts w:eastAsia="仿宋"/>
            <w:sz w:val="72"/>
            <w:szCs w:val="72"/>
          </w:rPr>
          <w:delText xml:space="preserve"> </w:delText>
        </w:r>
      </w:del>
    </w:p>
    <w:p w14:paraId="03051BFF">
      <w:pPr>
        <w:wordWrap w:val="0"/>
        <w:spacing w:line="400" w:lineRule="exact"/>
        <w:rPr>
          <w:rFonts w:hint="eastAsia" w:eastAsia="仿宋"/>
          <w:szCs w:val="28"/>
          <w:lang w:eastAsia="zh-CN"/>
        </w:rPr>
      </w:pPr>
      <w:del w:id="2" w:author="cc" w:date="2026-05-23T12:56:49Z">
        <w:r>
          <w:rPr>
            <w:rFonts w:eastAsia="仿宋"/>
            <w:szCs w:val="28"/>
          </w:rPr>
          <w:delText xml:space="preserve"> </w:delText>
        </w:r>
      </w:del>
    </w:p>
    <w:p w14:paraId="760FB8A9">
      <w:pPr>
        <w:wordWrap w:val="0"/>
        <w:spacing w:line="400" w:lineRule="exact"/>
        <w:rPr>
          <w:rFonts w:hint="eastAsia" w:eastAsia="仿宋"/>
          <w:szCs w:val="28"/>
          <w:lang w:eastAsia="zh-CN"/>
        </w:rPr>
      </w:pPr>
      <w:del w:id="3" w:author="cc" w:date="2026-05-23T12:56:49Z">
        <w:r>
          <w:rPr>
            <w:rFonts w:eastAsia="仿宋"/>
            <w:szCs w:val="28"/>
          </w:rPr>
          <w:delText xml:space="preserve"> </w:delText>
        </w:r>
      </w:del>
    </w:p>
    <w:p w14:paraId="542C1FFC">
      <w:pPr>
        <w:wordWrap w:val="0"/>
        <w:spacing w:line="400" w:lineRule="exact"/>
        <w:rPr>
          <w:rFonts w:hint="eastAsia" w:eastAsia="仿宋"/>
          <w:szCs w:val="28"/>
          <w:lang w:eastAsia="zh-CN"/>
        </w:rPr>
      </w:pPr>
      <w:del w:id="4" w:author="cc" w:date="2026-05-23T12:56:49Z">
        <w:r>
          <w:rPr>
            <w:rFonts w:eastAsia="仿宋"/>
            <w:szCs w:val="28"/>
          </w:rPr>
          <w:delText xml:space="preserve"> </w:delText>
        </w:r>
      </w:del>
    </w:p>
    <w:tbl>
      <w:tblPr>
        <w:tblStyle w:val="20"/>
        <w:tblW w:w="8108" w:type="dxa"/>
        <w:tblInd w:w="818" w:type="dxa"/>
        <w:tblLayout w:type="autofit"/>
        <w:tblCellMar>
          <w:top w:w="0" w:type="dxa"/>
          <w:left w:w="108" w:type="dxa"/>
          <w:bottom w:w="0" w:type="dxa"/>
          <w:right w:w="108" w:type="dxa"/>
        </w:tblCellMar>
      </w:tblPr>
      <w:tblGrid>
        <w:gridCol w:w="2073"/>
        <w:gridCol w:w="643"/>
        <w:gridCol w:w="5392"/>
      </w:tblGrid>
      <w:tr w14:paraId="29FC8DDE">
        <w:tc>
          <w:tcPr>
            <w:tcW w:w="2073" w:type="dxa"/>
            <w:tcBorders>
              <w:top w:val="nil"/>
              <w:left w:val="nil"/>
              <w:bottom w:val="nil"/>
              <w:right w:val="nil"/>
            </w:tcBorders>
            <w:tcMar>
              <w:top w:w="0" w:type="dxa"/>
              <w:left w:w="0" w:type="dxa"/>
              <w:bottom w:w="0" w:type="dxa"/>
              <w:right w:w="0" w:type="dxa"/>
            </w:tcMar>
          </w:tcPr>
          <w:p w14:paraId="3BD3E961">
            <w:pPr>
              <w:wordWrap w:val="0"/>
              <w:spacing w:line="360" w:lineRule="auto"/>
              <w:jc w:val="distribute"/>
              <w:rPr>
                <w:rFonts w:eastAsia="黑体"/>
                <w:b/>
                <w:bCs/>
                <w:sz w:val="32"/>
                <w:szCs w:val="32"/>
              </w:rPr>
            </w:pPr>
            <w:r>
              <w:rPr>
                <w:rFonts w:ascii="黑体" w:hAnsi="黑体" w:eastAsia="黑体"/>
                <w:b/>
                <w:bCs/>
                <w:sz w:val="32"/>
                <w:szCs w:val="32"/>
              </w:rPr>
              <w:t>编制单位</w:t>
            </w:r>
          </w:p>
        </w:tc>
        <w:tc>
          <w:tcPr>
            <w:tcW w:w="643" w:type="dxa"/>
            <w:tcBorders>
              <w:top w:val="nil"/>
              <w:left w:val="nil"/>
              <w:bottom w:val="nil"/>
              <w:right w:val="nil"/>
            </w:tcBorders>
            <w:tcMar>
              <w:top w:w="0" w:type="dxa"/>
              <w:left w:w="0" w:type="dxa"/>
              <w:bottom w:w="0" w:type="dxa"/>
              <w:right w:w="0" w:type="dxa"/>
            </w:tcMar>
          </w:tcPr>
          <w:p w14:paraId="4BACF81E">
            <w:pPr>
              <w:wordWrap w:val="0"/>
              <w:spacing w:line="360" w:lineRule="auto"/>
              <w:jc w:val="right"/>
              <w:rPr>
                <w:rFonts w:eastAsia="黑体"/>
                <w:b/>
                <w:bCs/>
                <w:sz w:val="32"/>
                <w:szCs w:val="32"/>
              </w:rPr>
            </w:pPr>
            <w:r>
              <w:rPr>
                <w:rFonts w:ascii="黑体" w:hAnsi="黑体" w:eastAsia="黑体"/>
                <w:b/>
                <w:bCs/>
                <w:sz w:val="32"/>
                <w:szCs w:val="32"/>
              </w:rPr>
              <w:t>：</w:t>
            </w:r>
          </w:p>
        </w:tc>
        <w:tc>
          <w:tcPr>
            <w:tcW w:w="5392" w:type="dxa"/>
            <w:tcBorders>
              <w:top w:val="nil"/>
              <w:left w:val="nil"/>
              <w:bottom w:val="nil"/>
              <w:right w:val="nil"/>
            </w:tcBorders>
            <w:tcMar>
              <w:top w:w="0" w:type="dxa"/>
              <w:left w:w="0" w:type="dxa"/>
              <w:bottom w:w="0" w:type="dxa"/>
              <w:right w:w="0" w:type="dxa"/>
            </w:tcMar>
          </w:tcPr>
          <w:p w14:paraId="45B7747C">
            <w:pPr>
              <w:wordWrap w:val="0"/>
              <w:spacing w:line="360" w:lineRule="auto"/>
              <w:rPr>
                <w:rFonts w:eastAsia="黑体"/>
                <w:b/>
                <w:bCs/>
                <w:sz w:val="32"/>
                <w:szCs w:val="32"/>
              </w:rPr>
            </w:pPr>
            <w:r>
              <w:rPr>
                <w:rFonts w:ascii="黑体" w:hAnsi="黑体" w:eastAsia="黑体"/>
                <w:b/>
                <w:bCs/>
                <w:sz w:val="32"/>
                <w:szCs w:val="32"/>
              </w:rPr>
              <w:t>湖北邮电规划设计有限公司</w:t>
            </w:r>
          </w:p>
        </w:tc>
      </w:tr>
      <w:tr w14:paraId="6069315F">
        <w:tc>
          <w:tcPr>
            <w:tcW w:w="2073" w:type="dxa"/>
            <w:tcBorders>
              <w:top w:val="nil"/>
              <w:left w:val="nil"/>
              <w:bottom w:val="nil"/>
              <w:right w:val="nil"/>
            </w:tcBorders>
            <w:tcMar>
              <w:top w:w="0" w:type="dxa"/>
              <w:left w:w="0" w:type="dxa"/>
              <w:bottom w:w="0" w:type="dxa"/>
              <w:right w:w="0" w:type="dxa"/>
            </w:tcMar>
          </w:tcPr>
          <w:p w14:paraId="58DB48CD">
            <w:pPr>
              <w:wordWrap w:val="0"/>
              <w:spacing w:line="360" w:lineRule="auto"/>
              <w:jc w:val="distribute"/>
              <w:rPr>
                <w:rFonts w:eastAsia="黑体"/>
                <w:b/>
                <w:bCs/>
                <w:sz w:val="32"/>
                <w:szCs w:val="32"/>
              </w:rPr>
            </w:pPr>
            <w:r>
              <w:rPr>
                <w:rFonts w:ascii="黑体" w:hAnsi="黑体" w:eastAsia="黑体"/>
                <w:b/>
                <w:bCs/>
                <w:sz w:val="32"/>
                <w:szCs w:val="32"/>
              </w:rPr>
              <w:t>项目负责人</w:t>
            </w:r>
          </w:p>
        </w:tc>
        <w:tc>
          <w:tcPr>
            <w:tcW w:w="643" w:type="dxa"/>
            <w:tcBorders>
              <w:top w:val="nil"/>
              <w:left w:val="nil"/>
              <w:bottom w:val="nil"/>
              <w:right w:val="nil"/>
            </w:tcBorders>
            <w:tcMar>
              <w:top w:w="0" w:type="dxa"/>
              <w:left w:w="0" w:type="dxa"/>
              <w:bottom w:w="0" w:type="dxa"/>
              <w:right w:w="0" w:type="dxa"/>
            </w:tcMar>
          </w:tcPr>
          <w:p w14:paraId="6F84C16D">
            <w:pPr>
              <w:wordWrap w:val="0"/>
              <w:spacing w:line="360" w:lineRule="auto"/>
              <w:jc w:val="right"/>
              <w:rPr>
                <w:rFonts w:eastAsia="黑体"/>
                <w:b/>
                <w:bCs/>
                <w:sz w:val="32"/>
                <w:szCs w:val="32"/>
              </w:rPr>
            </w:pPr>
            <w:r>
              <w:rPr>
                <w:rFonts w:ascii="黑体" w:hAnsi="黑体" w:eastAsia="黑体"/>
                <w:b/>
                <w:bCs/>
                <w:sz w:val="32"/>
                <w:szCs w:val="32"/>
              </w:rPr>
              <w:t>：</w:t>
            </w:r>
          </w:p>
        </w:tc>
        <w:tc>
          <w:tcPr>
            <w:tcW w:w="5392" w:type="dxa"/>
            <w:tcBorders>
              <w:top w:val="nil"/>
              <w:left w:val="nil"/>
              <w:bottom w:val="nil"/>
              <w:right w:val="nil"/>
            </w:tcBorders>
            <w:tcMar>
              <w:top w:w="0" w:type="dxa"/>
              <w:left w:w="0" w:type="dxa"/>
              <w:bottom w:w="0" w:type="dxa"/>
              <w:right w:w="0" w:type="dxa"/>
            </w:tcMar>
          </w:tcPr>
          <w:p w14:paraId="52FD7473">
            <w:pPr>
              <w:wordWrap w:val="0"/>
              <w:spacing w:line="360" w:lineRule="auto"/>
              <w:rPr>
                <w:rFonts w:eastAsia="黑体"/>
                <w:b/>
                <w:bCs/>
                <w:szCs w:val="28"/>
              </w:rPr>
            </w:pPr>
            <w:r>
              <w:rPr>
                <w:rFonts w:hint="eastAsia" w:ascii="黑体" w:hAnsi="黑体" w:eastAsia="黑体"/>
                <w:b/>
                <w:bCs/>
                <w:szCs w:val="28"/>
              </w:rPr>
              <w:t>匡小欢</w:t>
            </w:r>
          </w:p>
        </w:tc>
      </w:tr>
      <w:tr w14:paraId="260E601A">
        <w:tc>
          <w:tcPr>
            <w:tcW w:w="2073" w:type="dxa"/>
            <w:tcBorders>
              <w:top w:val="nil"/>
              <w:left w:val="nil"/>
              <w:bottom w:val="nil"/>
              <w:right w:val="nil"/>
            </w:tcBorders>
            <w:tcMar>
              <w:top w:w="0" w:type="dxa"/>
              <w:left w:w="0" w:type="dxa"/>
              <w:bottom w:w="0" w:type="dxa"/>
              <w:right w:w="0" w:type="dxa"/>
            </w:tcMar>
          </w:tcPr>
          <w:p w14:paraId="3E98024C">
            <w:pPr>
              <w:wordWrap w:val="0"/>
              <w:spacing w:line="360" w:lineRule="auto"/>
              <w:jc w:val="distribute"/>
              <w:rPr>
                <w:rFonts w:eastAsia="黑体"/>
                <w:b/>
                <w:bCs/>
                <w:sz w:val="32"/>
                <w:szCs w:val="32"/>
              </w:rPr>
            </w:pPr>
            <w:r>
              <w:rPr>
                <w:rFonts w:ascii="黑体" w:hAnsi="黑体" w:eastAsia="黑体"/>
                <w:b/>
                <w:bCs/>
                <w:sz w:val="32"/>
                <w:szCs w:val="32"/>
              </w:rPr>
              <w:t>主要编制人员</w:t>
            </w:r>
          </w:p>
        </w:tc>
        <w:tc>
          <w:tcPr>
            <w:tcW w:w="643" w:type="dxa"/>
            <w:tcBorders>
              <w:top w:val="nil"/>
              <w:left w:val="nil"/>
              <w:bottom w:val="nil"/>
              <w:right w:val="nil"/>
            </w:tcBorders>
            <w:tcMar>
              <w:top w:w="0" w:type="dxa"/>
              <w:left w:w="0" w:type="dxa"/>
              <w:bottom w:w="0" w:type="dxa"/>
              <w:right w:w="0" w:type="dxa"/>
            </w:tcMar>
          </w:tcPr>
          <w:p w14:paraId="689CEFF4">
            <w:pPr>
              <w:wordWrap w:val="0"/>
              <w:spacing w:line="360" w:lineRule="auto"/>
              <w:jc w:val="right"/>
              <w:rPr>
                <w:rFonts w:eastAsia="黑体"/>
                <w:b/>
                <w:bCs/>
                <w:sz w:val="32"/>
                <w:szCs w:val="32"/>
              </w:rPr>
            </w:pPr>
            <w:r>
              <w:rPr>
                <w:rFonts w:ascii="黑体" w:hAnsi="黑体" w:eastAsia="黑体"/>
                <w:b/>
                <w:bCs/>
                <w:sz w:val="32"/>
                <w:szCs w:val="32"/>
              </w:rPr>
              <w:t>：</w:t>
            </w:r>
          </w:p>
        </w:tc>
        <w:tc>
          <w:tcPr>
            <w:tcW w:w="5392" w:type="dxa"/>
            <w:tcBorders>
              <w:top w:val="nil"/>
              <w:left w:val="nil"/>
              <w:bottom w:val="nil"/>
              <w:right w:val="nil"/>
            </w:tcBorders>
            <w:tcMar>
              <w:top w:w="0" w:type="dxa"/>
              <w:left w:w="0" w:type="dxa"/>
              <w:bottom w:w="0" w:type="dxa"/>
              <w:right w:w="0" w:type="dxa"/>
            </w:tcMar>
          </w:tcPr>
          <w:p w14:paraId="67AE5561">
            <w:pPr>
              <w:wordWrap w:val="0"/>
              <w:spacing w:line="360" w:lineRule="auto"/>
              <w:rPr>
                <w:rFonts w:eastAsia="黑体"/>
                <w:b/>
                <w:bCs/>
                <w:szCs w:val="28"/>
              </w:rPr>
            </w:pPr>
            <w:r>
              <w:rPr>
                <w:rFonts w:hint="eastAsia" w:ascii="黑体" w:hAnsi="黑体" w:eastAsia="黑体"/>
                <w:b/>
                <w:bCs/>
                <w:szCs w:val="28"/>
              </w:rPr>
              <w:t>邓志巍</w:t>
            </w:r>
            <w:del w:id="5" w:author="cc" w:date="2026-05-23T12:56:49Z">
              <w:r>
                <w:rPr>
                  <w:rFonts w:eastAsia="黑体"/>
                  <w:b/>
                  <w:bCs/>
                  <w:szCs w:val="28"/>
                </w:rPr>
                <w:delText xml:space="preserve"> </w:delText>
              </w:r>
            </w:del>
            <w:r>
              <w:rPr>
                <w:rFonts w:hint="eastAsia" w:ascii="黑体" w:hAnsi="黑体" w:eastAsia="黑体"/>
                <w:b/>
                <w:bCs/>
                <w:szCs w:val="28"/>
              </w:rPr>
              <w:t>吕聪</w:t>
            </w:r>
          </w:p>
        </w:tc>
      </w:tr>
      <w:tr w14:paraId="0AD89309">
        <w:tc>
          <w:tcPr>
            <w:tcW w:w="2073" w:type="dxa"/>
            <w:tcBorders>
              <w:top w:val="nil"/>
              <w:left w:val="nil"/>
              <w:bottom w:val="nil"/>
              <w:right w:val="nil"/>
            </w:tcBorders>
            <w:tcMar>
              <w:top w:w="0" w:type="dxa"/>
              <w:left w:w="0" w:type="dxa"/>
              <w:bottom w:w="0" w:type="dxa"/>
              <w:right w:w="0" w:type="dxa"/>
            </w:tcMar>
          </w:tcPr>
          <w:p w14:paraId="10899493">
            <w:pPr>
              <w:wordWrap w:val="0"/>
              <w:spacing w:line="360" w:lineRule="auto"/>
              <w:jc w:val="distribute"/>
              <w:rPr>
                <w:rFonts w:eastAsia="黑体"/>
                <w:b/>
                <w:bCs/>
                <w:sz w:val="32"/>
                <w:szCs w:val="32"/>
              </w:rPr>
            </w:pPr>
            <w:r>
              <w:rPr>
                <w:rFonts w:ascii="黑体" w:hAnsi="黑体" w:eastAsia="黑体"/>
                <w:b/>
                <w:bCs/>
                <w:sz w:val="32"/>
                <w:szCs w:val="32"/>
              </w:rPr>
              <w:t>审核人</w:t>
            </w:r>
          </w:p>
        </w:tc>
        <w:tc>
          <w:tcPr>
            <w:tcW w:w="643" w:type="dxa"/>
            <w:tcBorders>
              <w:top w:val="nil"/>
              <w:left w:val="nil"/>
              <w:bottom w:val="nil"/>
              <w:right w:val="nil"/>
            </w:tcBorders>
            <w:tcMar>
              <w:top w:w="0" w:type="dxa"/>
              <w:left w:w="0" w:type="dxa"/>
              <w:bottom w:w="0" w:type="dxa"/>
              <w:right w:w="0" w:type="dxa"/>
            </w:tcMar>
          </w:tcPr>
          <w:p w14:paraId="091577B0">
            <w:pPr>
              <w:wordWrap w:val="0"/>
              <w:spacing w:line="360" w:lineRule="auto"/>
              <w:jc w:val="right"/>
              <w:rPr>
                <w:rFonts w:eastAsia="黑体"/>
                <w:b/>
                <w:bCs/>
                <w:sz w:val="32"/>
                <w:szCs w:val="32"/>
              </w:rPr>
            </w:pPr>
            <w:r>
              <w:rPr>
                <w:rFonts w:ascii="黑体" w:hAnsi="黑体" w:eastAsia="黑体"/>
                <w:b/>
                <w:bCs/>
                <w:sz w:val="32"/>
                <w:szCs w:val="32"/>
              </w:rPr>
              <w:t>：</w:t>
            </w:r>
          </w:p>
        </w:tc>
        <w:tc>
          <w:tcPr>
            <w:tcW w:w="5392" w:type="dxa"/>
            <w:tcBorders>
              <w:top w:val="nil"/>
              <w:left w:val="nil"/>
              <w:bottom w:val="nil"/>
              <w:right w:val="nil"/>
            </w:tcBorders>
            <w:tcMar>
              <w:top w:w="0" w:type="dxa"/>
              <w:left w:w="0" w:type="dxa"/>
              <w:bottom w:w="0" w:type="dxa"/>
              <w:right w:w="0" w:type="dxa"/>
            </w:tcMar>
          </w:tcPr>
          <w:p w14:paraId="179D5BD4">
            <w:pPr>
              <w:wordWrap w:val="0"/>
              <w:spacing w:line="360" w:lineRule="auto"/>
              <w:rPr>
                <w:rFonts w:eastAsia="黑体"/>
                <w:b/>
                <w:bCs/>
                <w:szCs w:val="28"/>
              </w:rPr>
            </w:pPr>
            <w:r>
              <w:rPr>
                <w:rFonts w:hint="eastAsia" w:ascii="黑体" w:hAnsi="黑体" w:eastAsia="黑体"/>
                <w:b/>
                <w:bCs/>
                <w:szCs w:val="28"/>
              </w:rPr>
              <w:t>李劲</w:t>
            </w:r>
          </w:p>
        </w:tc>
      </w:tr>
    </w:tbl>
    <w:p w14:paraId="318D6A88">
      <w:pPr>
        <w:wordWrap w:val="0"/>
        <w:spacing w:line="400" w:lineRule="exact"/>
        <w:ind w:firstLine="562"/>
        <w:jc w:val="right"/>
        <w:rPr>
          <w:rFonts w:hint="eastAsia" w:eastAsia="仿宋"/>
          <w:b/>
          <w:szCs w:val="28"/>
          <w:lang w:eastAsia="zh-CN"/>
        </w:rPr>
      </w:pPr>
      <w:del w:id="6" w:author="cc" w:date="2026-05-23T12:56:49Z">
        <w:r>
          <w:rPr>
            <w:rFonts w:eastAsia="仿宋"/>
            <w:b/>
            <w:szCs w:val="28"/>
          </w:rPr>
          <w:delText xml:space="preserve"> </w:delText>
        </w:r>
      </w:del>
    </w:p>
    <w:p w14:paraId="193CA7F8">
      <w:pPr>
        <w:wordWrap w:val="0"/>
        <w:spacing w:line="400" w:lineRule="exact"/>
        <w:ind w:firstLine="562"/>
        <w:jc w:val="right"/>
        <w:rPr>
          <w:rFonts w:hint="eastAsia" w:eastAsia="仿宋"/>
          <w:b/>
          <w:szCs w:val="28"/>
          <w:lang w:eastAsia="zh-CN"/>
        </w:rPr>
      </w:pPr>
      <w:del w:id="7" w:author="cc" w:date="2026-05-23T12:56:49Z">
        <w:r>
          <w:rPr>
            <w:rFonts w:eastAsia="仿宋"/>
            <w:b/>
            <w:szCs w:val="28"/>
          </w:rPr>
          <w:delText xml:space="preserve"> </w:delText>
        </w:r>
      </w:del>
    </w:p>
    <w:p w14:paraId="47049049">
      <w:pPr>
        <w:wordWrap w:val="0"/>
        <w:spacing w:line="400" w:lineRule="exact"/>
        <w:ind w:firstLine="562"/>
        <w:jc w:val="right"/>
        <w:rPr>
          <w:rFonts w:hint="eastAsia" w:eastAsia="仿宋"/>
          <w:b/>
          <w:szCs w:val="28"/>
          <w:lang w:eastAsia="zh-CN"/>
        </w:rPr>
      </w:pPr>
      <w:del w:id="8" w:author="cc" w:date="2026-05-23T12:56:49Z">
        <w:r>
          <w:rPr>
            <w:rFonts w:eastAsia="仿宋"/>
            <w:b/>
            <w:szCs w:val="28"/>
          </w:rPr>
          <w:delText xml:space="preserve"> </w:delText>
        </w:r>
      </w:del>
    </w:p>
    <w:p w14:paraId="15202D65">
      <w:pPr>
        <w:wordWrap w:val="0"/>
        <w:spacing w:line="400" w:lineRule="exact"/>
        <w:ind w:firstLine="562"/>
        <w:jc w:val="right"/>
        <w:rPr>
          <w:rFonts w:hint="eastAsia" w:eastAsia="仿宋"/>
          <w:b/>
          <w:szCs w:val="28"/>
          <w:lang w:eastAsia="zh-CN"/>
        </w:rPr>
      </w:pPr>
      <w:del w:id="9" w:author="cc" w:date="2026-05-23T12:56:49Z">
        <w:r>
          <w:rPr>
            <w:rFonts w:eastAsia="仿宋"/>
            <w:b/>
            <w:szCs w:val="28"/>
          </w:rPr>
          <w:delText xml:space="preserve"> </w:delText>
        </w:r>
      </w:del>
    </w:p>
    <w:p w14:paraId="0E7A2C40">
      <w:pPr>
        <w:wordWrap w:val="0"/>
        <w:spacing w:line="400" w:lineRule="exact"/>
        <w:ind w:right="1124" w:firstLine="562"/>
        <w:jc w:val="right"/>
        <w:rPr>
          <w:rFonts w:hint="eastAsia" w:eastAsia="仿宋"/>
          <w:b/>
          <w:szCs w:val="28"/>
          <w:lang w:eastAsia="zh-CN"/>
        </w:rPr>
      </w:pPr>
      <w:del w:id="10" w:author="cc" w:date="2026-05-23T12:56:49Z">
        <w:r>
          <w:rPr>
            <w:rFonts w:eastAsia="仿宋"/>
            <w:b/>
            <w:szCs w:val="28"/>
          </w:rPr>
          <w:delText xml:space="preserve"> </w:delText>
        </w:r>
      </w:del>
    </w:p>
    <w:p w14:paraId="00003B57">
      <w:pPr>
        <w:wordWrap w:val="0"/>
        <w:spacing w:line="360" w:lineRule="auto"/>
        <w:ind w:firstLine="562"/>
        <w:jc w:val="right"/>
        <w:rPr>
          <w:rFonts w:eastAsia="黑体"/>
          <w:b/>
          <w:sz w:val="30"/>
          <w:szCs w:val="30"/>
        </w:rPr>
      </w:pPr>
      <w:del w:id="11" w:author="cc" w:date="2026-05-23T12:56:49Z">
        <w:r>
          <w:rPr>
            <w:rFonts w:eastAsia="黑体"/>
            <w:b/>
            <w:szCs w:val="28"/>
          </w:rPr>
          <w:delText xml:space="preserve">      </w:delText>
        </w:r>
      </w:del>
      <w:del w:id="12" w:author="cc" w:date="2026-05-23T12:56:49Z">
        <w:r>
          <w:rPr>
            <w:rFonts w:eastAsia="黑体"/>
            <w:b/>
            <w:sz w:val="30"/>
            <w:szCs w:val="30"/>
          </w:rPr>
          <w:delText xml:space="preserve"> </w:delText>
        </w:r>
      </w:del>
      <w:r>
        <w:rPr>
          <w:rFonts w:ascii="黑体" w:hAnsi="黑体" w:eastAsia="黑体"/>
          <w:b/>
          <w:sz w:val="30"/>
          <w:szCs w:val="30"/>
        </w:rPr>
        <w:t>湖北邮电规划设计有限公司（公章）</w:t>
      </w:r>
    </w:p>
    <w:p w14:paraId="23F132E7">
      <w:pPr>
        <w:wordWrap w:val="0"/>
        <w:spacing w:line="360" w:lineRule="auto"/>
        <w:ind w:firstLine="562"/>
        <w:jc w:val="center"/>
        <w:rPr>
          <w:rFonts w:eastAsia="黑体"/>
          <w:b/>
          <w:sz w:val="30"/>
          <w:szCs w:val="30"/>
        </w:rPr>
        <w:sectPr>
          <w:pgSz w:w="12240" w:h="15840"/>
          <w:pgMar w:top="1440" w:right="1800" w:bottom="1440" w:left="1800" w:header="720" w:footer="720" w:gutter="0"/>
          <w:cols w:space="720" w:num="1"/>
        </w:sectPr>
      </w:pPr>
      <w:del w:id="13" w:author="cc" w:date="2026-05-23T12:56:49Z">
        <w:r>
          <w:rPr>
            <w:rFonts w:eastAsia="黑体"/>
            <w:b/>
            <w:sz w:val="30"/>
            <w:szCs w:val="30"/>
          </w:rPr>
          <w:delText xml:space="preserve">                       </w:delText>
        </w:r>
      </w:del>
      <w:r>
        <w:rPr>
          <w:rFonts w:ascii="黑体" w:hAnsi="黑体" w:eastAsia="黑体"/>
          <w:b/>
          <w:sz w:val="30"/>
          <w:szCs w:val="30"/>
        </w:rPr>
        <w:t>二</w:t>
      </w:r>
      <w:del w:id="14" w:author="cc" w:date="2026-05-23T12:56:49Z">
        <w:r>
          <w:rPr>
            <w:rFonts w:eastAsia="黑体"/>
            <w:b/>
            <w:sz w:val="30"/>
            <w:szCs w:val="30"/>
          </w:rPr>
          <w:delText xml:space="preserve"> </w:delText>
        </w:r>
      </w:del>
      <w:r>
        <w:rPr>
          <w:rFonts w:ascii="黑体" w:hAnsi="黑体" w:eastAsia="黑体"/>
          <w:b/>
          <w:sz w:val="30"/>
          <w:szCs w:val="30"/>
        </w:rPr>
        <w:t>〇</w:t>
      </w:r>
      <w:del w:id="15" w:author="cc" w:date="2026-05-23T12:56:49Z">
        <w:r>
          <w:rPr>
            <w:rFonts w:eastAsia="黑体"/>
            <w:b/>
            <w:sz w:val="30"/>
            <w:szCs w:val="30"/>
          </w:rPr>
          <w:delText xml:space="preserve"> </w:delText>
        </w:r>
      </w:del>
      <w:r>
        <w:rPr>
          <w:rFonts w:ascii="黑体" w:hAnsi="黑体" w:eastAsia="黑体"/>
          <w:b/>
          <w:sz w:val="30"/>
          <w:szCs w:val="30"/>
        </w:rPr>
        <w:t>二</w:t>
      </w:r>
      <w:del w:id="16" w:author="cc" w:date="2026-05-23T12:56:49Z">
        <w:r>
          <w:rPr>
            <w:rFonts w:eastAsia="黑体"/>
            <w:b/>
            <w:sz w:val="30"/>
            <w:szCs w:val="30"/>
          </w:rPr>
          <w:delText xml:space="preserve"> </w:delText>
        </w:r>
      </w:del>
      <w:r>
        <w:rPr>
          <w:rFonts w:hint="eastAsia" w:ascii="黑体" w:hAnsi="黑体" w:eastAsia="黑体"/>
          <w:b/>
          <w:sz w:val="30"/>
          <w:szCs w:val="30"/>
        </w:rPr>
        <w:t>六</w:t>
      </w:r>
      <w:del w:id="17" w:author="cc" w:date="2026-05-23T12:56:49Z">
        <w:r>
          <w:rPr>
            <w:rFonts w:eastAsia="黑体"/>
            <w:b/>
            <w:sz w:val="30"/>
            <w:szCs w:val="30"/>
          </w:rPr>
          <w:delText xml:space="preserve"> </w:delText>
        </w:r>
      </w:del>
      <w:r>
        <w:rPr>
          <w:rFonts w:ascii="黑体" w:hAnsi="黑体" w:eastAsia="黑体"/>
          <w:b/>
          <w:sz w:val="30"/>
          <w:szCs w:val="30"/>
        </w:rPr>
        <w:t>年</w:t>
      </w:r>
      <w:del w:id="18" w:author="cc" w:date="2026-05-23T12:56:49Z">
        <w:r>
          <w:rPr>
            <w:rFonts w:eastAsia="黑体"/>
            <w:b/>
            <w:sz w:val="30"/>
            <w:szCs w:val="30"/>
          </w:rPr>
          <w:delText xml:space="preserve"> </w:delText>
        </w:r>
      </w:del>
      <w:r>
        <w:rPr>
          <w:rFonts w:hint="eastAsia" w:ascii="黑体" w:hAnsi="黑体" w:eastAsia="黑体"/>
          <w:b/>
          <w:sz w:val="30"/>
          <w:szCs w:val="30"/>
        </w:rPr>
        <w:t>五</w:t>
      </w:r>
      <w:del w:id="19" w:author="cc" w:date="2026-05-23T12:56:49Z">
        <w:r>
          <w:rPr>
            <w:rFonts w:eastAsia="黑体"/>
            <w:b/>
            <w:sz w:val="30"/>
            <w:szCs w:val="30"/>
          </w:rPr>
          <w:delText xml:space="preserve"> </w:delText>
        </w:r>
      </w:del>
      <w:r>
        <w:rPr>
          <w:rFonts w:ascii="黑体" w:hAnsi="黑体" w:eastAsia="黑体"/>
          <w:b/>
          <w:sz w:val="30"/>
          <w:szCs w:val="30"/>
        </w:rPr>
        <w:t>月</w:t>
      </w:r>
    </w:p>
    <w:p w14:paraId="2E16C7B2">
      <w:pPr>
        <w:spacing w:before="480" w:after="360" w:line="240" w:lineRule="auto"/>
        <w:jc w:val="center"/>
        <w:rPr>
          <w:rFonts w:hint="eastAsia" w:ascii="仿宋" w:hAnsi="仿宋" w:cs="仿宋"/>
          <w:b/>
          <w:bCs/>
          <w:sz w:val="32"/>
          <w:szCs w:val="32"/>
        </w:rPr>
      </w:pPr>
      <w:r>
        <w:rPr>
          <w:rFonts w:hint="eastAsia" w:ascii="仿宋" w:hAnsi="仿宋" w:cs="仿宋"/>
          <w:b/>
          <w:bCs/>
          <w:sz w:val="32"/>
          <w:szCs w:val="32"/>
        </w:rPr>
        <w:t>目录</w:t>
      </w:r>
    </w:p>
    <w:sdt>
      <w:sdtPr>
        <w:rPr>
          <w:rFonts w:ascii="宋体" w:hAnsi="宋体"/>
          <w:color w:val="000000"/>
          <w:sz w:val="21"/>
        </w:rPr>
        <w:id w:val="147473584"/>
        <w15:color w:val="DBDBDB"/>
        <w:docPartObj>
          <w:docPartGallery w:val="Table of Contents"/>
          <w:docPartUnique/>
        </w:docPartObj>
      </w:sdtPr>
      <w:sdtEndPr>
        <w:rPr>
          <w:rFonts w:hint="eastAsia" w:ascii="Arial" w:hAnsi="Arial"/>
          <w:color w:val="000000"/>
          <w:sz w:val="24"/>
        </w:rPr>
      </w:sdtEndPr>
      <w:sdtContent>
        <w:p w14:paraId="3AF7B33C">
          <w:pPr>
            <w:spacing w:line="240" w:lineRule="auto"/>
            <w:jc w:val="center"/>
          </w:pPr>
        </w:p>
        <w:p w14:paraId="4BA3C7C8">
          <w:pPr>
            <w:pStyle w:val="16"/>
            <w:tabs>
              <w:tab w:val="right" w:leader="dot" w:pos="8306"/>
            </w:tabs>
          </w:pPr>
          <w:r>
            <w:rPr>
              <w:rFonts w:hint="eastAsia" w:asciiTheme="minorEastAsia" w:hAnsiTheme="minorEastAsia" w:eastAsiaTheme="minorEastAsia" w:cstheme="minorEastAsia"/>
              <w:sz w:val="28"/>
              <w:szCs w:val="21"/>
            </w:rPr>
            <w:fldChar w:fldCharType="begin"/>
          </w:r>
          <w:r>
            <w:rPr>
              <w:rFonts w:hint="eastAsia" w:asciiTheme="minorEastAsia" w:hAnsiTheme="minorEastAsia" w:eastAsiaTheme="minorEastAsia" w:cstheme="minorEastAsia"/>
              <w:sz w:val="28"/>
              <w:szCs w:val="21"/>
            </w:rPr>
            <w:instrText xml:space="preserve">TOC \o "1-2" \h \u </w:instrText>
          </w:r>
          <w:r>
            <w:rPr>
              <w:rFonts w:hint="eastAsia" w:asciiTheme="minorEastAsia" w:hAnsiTheme="minorEastAsia" w:eastAsiaTheme="minorEastAsia" w:cstheme="minorEastAsia"/>
              <w:sz w:val="28"/>
              <w:szCs w:val="21"/>
            </w:rPr>
            <w:fldChar w:fldCharType="separate"/>
          </w:r>
          <w:r>
            <w:fldChar w:fldCharType="begin"/>
          </w:r>
          <w:r>
            <w:instrText xml:space="preserve"> HYPERLINK \l "_Toc23216" </w:instrText>
          </w:r>
          <w:r>
            <w:fldChar w:fldCharType="separate"/>
          </w:r>
          <w:r>
            <w:rPr>
              <w:rFonts w:hint="eastAsia"/>
            </w:rPr>
            <w:t>第一章项目概述</w:t>
          </w:r>
          <w:r>
            <w:tab/>
          </w:r>
          <w:r>
            <w:fldChar w:fldCharType="begin"/>
          </w:r>
          <w:r>
            <w:instrText xml:space="preserve"> PAGEREF _Toc23216 \h </w:instrText>
          </w:r>
          <w:r>
            <w:fldChar w:fldCharType="separate"/>
          </w:r>
          <w:r>
            <w:t>-</w:t>
          </w:r>
          <w:del w:id="20" w:author="cc" w:date="2026-05-23T12:56:49Z">
            <w:r>
              <w:rPr/>
              <w:delText xml:space="preserve"> </w:delText>
            </w:r>
          </w:del>
          <w:r>
            <w:t>1</w:t>
          </w:r>
          <w:del w:id="21" w:author="cc" w:date="2026-05-23T12:56:49Z">
            <w:r>
              <w:rPr/>
              <w:delText xml:space="preserve"> </w:delText>
            </w:r>
          </w:del>
          <w:r>
            <w:t>-</w:t>
          </w:r>
          <w:r>
            <w:fldChar w:fldCharType="end"/>
          </w:r>
          <w:r>
            <w:fldChar w:fldCharType="end"/>
          </w:r>
        </w:p>
        <w:p w14:paraId="65342C54">
          <w:pPr>
            <w:pStyle w:val="17"/>
            <w:tabs>
              <w:tab w:val="right" w:leader="dot" w:pos="8306"/>
            </w:tabs>
          </w:pPr>
          <w:r>
            <w:fldChar w:fldCharType="begin"/>
          </w:r>
          <w:r>
            <w:instrText xml:space="preserve"> HYPERLINK \l "_Toc1959" </w:instrText>
          </w:r>
          <w:r>
            <w:fldChar w:fldCharType="separate"/>
          </w:r>
          <w:r>
            <w:rPr>
              <w:rFonts w:hint="eastAsia"/>
            </w:rPr>
            <w:t>1.1项目概况</w:t>
          </w:r>
          <w:r>
            <w:tab/>
          </w:r>
          <w:r>
            <w:fldChar w:fldCharType="begin"/>
          </w:r>
          <w:r>
            <w:instrText xml:space="preserve"> PAGEREF _Toc1959 \h </w:instrText>
          </w:r>
          <w:r>
            <w:fldChar w:fldCharType="separate"/>
          </w:r>
          <w:r>
            <w:t>-</w:t>
          </w:r>
          <w:del w:id="22" w:author="cc" w:date="2026-05-23T12:56:49Z">
            <w:r>
              <w:rPr/>
              <w:delText xml:space="preserve"> </w:delText>
            </w:r>
          </w:del>
          <w:r>
            <w:t>1</w:t>
          </w:r>
          <w:del w:id="23" w:author="cc" w:date="2026-05-23T12:56:49Z">
            <w:r>
              <w:rPr/>
              <w:delText xml:space="preserve"> </w:delText>
            </w:r>
          </w:del>
          <w:r>
            <w:t>-</w:t>
          </w:r>
          <w:r>
            <w:fldChar w:fldCharType="end"/>
          </w:r>
          <w:r>
            <w:fldChar w:fldCharType="end"/>
          </w:r>
        </w:p>
        <w:p w14:paraId="1D958934">
          <w:pPr>
            <w:pStyle w:val="17"/>
            <w:tabs>
              <w:tab w:val="right" w:leader="dot" w:pos="8306"/>
            </w:tabs>
          </w:pPr>
          <w:r>
            <w:fldChar w:fldCharType="begin"/>
          </w:r>
          <w:r>
            <w:instrText xml:space="preserve"> HYPERLINK \l "_Toc24351" </w:instrText>
          </w:r>
          <w:r>
            <w:fldChar w:fldCharType="separate"/>
          </w:r>
          <w:r>
            <w:rPr>
              <w:rFonts w:hint="eastAsia"/>
            </w:rPr>
            <w:t>1.2企业概况</w:t>
          </w:r>
          <w:r>
            <w:tab/>
          </w:r>
          <w:r>
            <w:fldChar w:fldCharType="begin"/>
          </w:r>
          <w:r>
            <w:instrText xml:space="preserve"> PAGEREF _Toc24351 \h </w:instrText>
          </w:r>
          <w:r>
            <w:fldChar w:fldCharType="separate"/>
          </w:r>
          <w:r>
            <w:t>-</w:t>
          </w:r>
          <w:del w:id="24" w:author="cc" w:date="2026-05-23T12:56:49Z">
            <w:r>
              <w:rPr/>
              <w:delText xml:space="preserve"> </w:delText>
            </w:r>
          </w:del>
          <w:r>
            <w:t>8</w:t>
          </w:r>
          <w:del w:id="25" w:author="cc" w:date="2026-05-23T12:56:49Z">
            <w:r>
              <w:rPr/>
              <w:delText xml:space="preserve"> </w:delText>
            </w:r>
          </w:del>
          <w:r>
            <w:t>-</w:t>
          </w:r>
          <w:r>
            <w:fldChar w:fldCharType="end"/>
          </w:r>
          <w:r>
            <w:fldChar w:fldCharType="end"/>
          </w:r>
        </w:p>
        <w:p w14:paraId="0CBD5EF2">
          <w:pPr>
            <w:pStyle w:val="17"/>
            <w:tabs>
              <w:tab w:val="right" w:leader="dot" w:pos="8306"/>
            </w:tabs>
          </w:pPr>
          <w:r>
            <w:fldChar w:fldCharType="begin"/>
          </w:r>
          <w:r>
            <w:instrText xml:space="preserve"> HYPERLINK \l "_Toc28431" </w:instrText>
          </w:r>
          <w:r>
            <w:fldChar w:fldCharType="separate"/>
          </w:r>
          <w:r>
            <w:rPr>
              <w:rFonts w:hint="eastAsia"/>
            </w:rPr>
            <w:t>1.3编制依据</w:t>
          </w:r>
          <w:r>
            <w:tab/>
          </w:r>
          <w:r>
            <w:fldChar w:fldCharType="begin"/>
          </w:r>
          <w:r>
            <w:instrText xml:space="preserve"> PAGEREF _Toc28431 \h </w:instrText>
          </w:r>
          <w:r>
            <w:fldChar w:fldCharType="separate"/>
          </w:r>
          <w:r>
            <w:t>-</w:t>
          </w:r>
          <w:del w:id="26" w:author="cc" w:date="2026-05-23T12:56:49Z">
            <w:r>
              <w:rPr/>
              <w:delText xml:space="preserve"> </w:delText>
            </w:r>
          </w:del>
          <w:r>
            <w:t>9</w:t>
          </w:r>
          <w:del w:id="27" w:author="cc" w:date="2026-05-23T12:56:49Z">
            <w:r>
              <w:rPr/>
              <w:delText xml:space="preserve"> </w:delText>
            </w:r>
          </w:del>
          <w:r>
            <w:t>-</w:t>
          </w:r>
          <w:r>
            <w:fldChar w:fldCharType="end"/>
          </w:r>
          <w:r>
            <w:fldChar w:fldCharType="end"/>
          </w:r>
        </w:p>
        <w:p w14:paraId="57F00F3A">
          <w:pPr>
            <w:pStyle w:val="16"/>
            <w:tabs>
              <w:tab w:val="right" w:leader="dot" w:pos="8306"/>
            </w:tabs>
          </w:pPr>
          <w:r>
            <w:fldChar w:fldCharType="begin"/>
          </w:r>
          <w:r>
            <w:instrText xml:space="preserve"> HYPERLINK \l "_Toc10215" </w:instrText>
          </w:r>
          <w:r>
            <w:fldChar w:fldCharType="separate"/>
          </w:r>
          <w:r>
            <w:rPr>
              <w:rFonts w:hint="eastAsia"/>
            </w:rPr>
            <w:t>第二章项目背景与必要性</w:t>
          </w:r>
          <w:r>
            <w:tab/>
          </w:r>
          <w:r>
            <w:fldChar w:fldCharType="begin"/>
          </w:r>
          <w:r>
            <w:instrText xml:space="preserve"> PAGEREF _Toc10215 \h </w:instrText>
          </w:r>
          <w:r>
            <w:fldChar w:fldCharType="separate"/>
          </w:r>
          <w:r>
            <w:t>-</w:t>
          </w:r>
          <w:del w:id="28" w:author="cc" w:date="2026-05-23T12:56:49Z">
            <w:r>
              <w:rPr/>
              <w:delText xml:space="preserve"> </w:delText>
            </w:r>
          </w:del>
          <w:r>
            <w:t>12</w:t>
          </w:r>
          <w:del w:id="29" w:author="cc" w:date="2026-05-23T12:56:49Z">
            <w:r>
              <w:rPr/>
              <w:delText xml:space="preserve"> </w:delText>
            </w:r>
          </w:del>
          <w:r>
            <w:t>-</w:t>
          </w:r>
          <w:r>
            <w:fldChar w:fldCharType="end"/>
          </w:r>
          <w:r>
            <w:fldChar w:fldCharType="end"/>
          </w:r>
        </w:p>
        <w:p w14:paraId="2F850F72">
          <w:pPr>
            <w:pStyle w:val="17"/>
            <w:tabs>
              <w:tab w:val="right" w:leader="dot" w:pos="8306"/>
            </w:tabs>
          </w:pPr>
          <w:r>
            <w:fldChar w:fldCharType="begin"/>
          </w:r>
          <w:r>
            <w:instrText xml:space="preserve"> HYPERLINK \l "_Toc80" </w:instrText>
          </w:r>
          <w:r>
            <w:fldChar w:fldCharType="separate"/>
          </w:r>
          <w:r>
            <w:rPr>
              <w:rFonts w:hint="eastAsia"/>
            </w:rPr>
            <w:t>2.1政策背景​</w:t>
          </w:r>
          <w:r>
            <w:tab/>
          </w:r>
          <w:r>
            <w:fldChar w:fldCharType="begin"/>
          </w:r>
          <w:r>
            <w:instrText xml:space="preserve"> PAGEREF _Toc80 \h </w:instrText>
          </w:r>
          <w:r>
            <w:fldChar w:fldCharType="separate"/>
          </w:r>
          <w:r>
            <w:t>-</w:t>
          </w:r>
          <w:del w:id="30" w:author="cc" w:date="2026-05-23T12:56:49Z">
            <w:r>
              <w:rPr/>
              <w:delText xml:space="preserve"> </w:delText>
            </w:r>
          </w:del>
          <w:r>
            <w:t>12</w:t>
          </w:r>
          <w:del w:id="31" w:author="cc" w:date="2026-05-23T12:56:49Z">
            <w:r>
              <w:rPr/>
              <w:delText xml:space="preserve"> </w:delText>
            </w:r>
          </w:del>
          <w:r>
            <w:t>-</w:t>
          </w:r>
          <w:r>
            <w:fldChar w:fldCharType="end"/>
          </w:r>
          <w:r>
            <w:fldChar w:fldCharType="end"/>
          </w:r>
        </w:p>
        <w:p w14:paraId="1EAE470E">
          <w:pPr>
            <w:pStyle w:val="17"/>
            <w:tabs>
              <w:tab w:val="right" w:leader="dot" w:pos="8306"/>
            </w:tabs>
          </w:pPr>
          <w:r>
            <w:fldChar w:fldCharType="begin"/>
          </w:r>
          <w:r>
            <w:instrText xml:space="preserve"> HYPERLINK \l "_Toc30581" </w:instrText>
          </w:r>
          <w:r>
            <w:fldChar w:fldCharType="separate"/>
          </w:r>
          <w:r>
            <w:rPr>
              <w:rFonts w:hint="eastAsia"/>
            </w:rPr>
            <w:t>2.2现状分析​</w:t>
          </w:r>
          <w:r>
            <w:tab/>
          </w:r>
          <w:r>
            <w:fldChar w:fldCharType="begin"/>
          </w:r>
          <w:r>
            <w:instrText xml:space="preserve"> PAGEREF _Toc30581 \h </w:instrText>
          </w:r>
          <w:r>
            <w:fldChar w:fldCharType="separate"/>
          </w:r>
          <w:r>
            <w:t>-</w:t>
          </w:r>
          <w:del w:id="32" w:author="cc" w:date="2026-05-23T12:56:49Z">
            <w:r>
              <w:rPr/>
              <w:delText xml:space="preserve"> </w:delText>
            </w:r>
          </w:del>
          <w:r>
            <w:t>15</w:t>
          </w:r>
          <w:del w:id="33" w:author="cc" w:date="2026-05-23T12:56:49Z">
            <w:r>
              <w:rPr/>
              <w:delText xml:space="preserve"> </w:delText>
            </w:r>
          </w:del>
          <w:r>
            <w:t>-</w:t>
          </w:r>
          <w:r>
            <w:fldChar w:fldCharType="end"/>
          </w:r>
          <w:r>
            <w:fldChar w:fldCharType="end"/>
          </w:r>
        </w:p>
        <w:p w14:paraId="1EE8B83C">
          <w:pPr>
            <w:pStyle w:val="17"/>
            <w:tabs>
              <w:tab w:val="right" w:leader="dot" w:pos="8306"/>
            </w:tabs>
          </w:pPr>
          <w:r>
            <w:fldChar w:fldCharType="begin"/>
          </w:r>
          <w:r>
            <w:instrText xml:space="preserve"> HYPERLINK \l "_Toc13659" </w:instrText>
          </w:r>
          <w:r>
            <w:fldChar w:fldCharType="separate"/>
          </w:r>
          <w:r>
            <w:rPr>
              <w:rFonts w:hint="eastAsia"/>
            </w:rPr>
            <w:t>2.3建设必要性​</w:t>
          </w:r>
          <w:r>
            <w:tab/>
          </w:r>
          <w:r>
            <w:fldChar w:fldCharType="begin"/>
          </w:r>
          <w:r>
            <w:instrText xml:space="preserve"> PAGEREF _Toc13659 \h </w:instrText>
          </w:r>
          <w:r>
            <w:fldChar w:fldCharType="separate"/>
          </w:r>
          <w:r>
            <w:t>-</w:t>
          </w:r>
          <w:del w:id="34" w:author="cc" w:date="2026-05-23T12:56:49Z">
            <w:r>
              <w:rPr/>
              <w:delText xml:space="preserve"> </w:delText>
            </w:r>
          </w:del>
          <w:r>
            <w:t>17</w:t>
          </w:r>
          <w:del w:id="35" w:author="cc" w:date="2026-05-23T12:56:49Z">
            <w:r>
              <w:rPr/>
              <w:delText xml:space="preserve"> </w:delText>
            </w:r>
          </w:del>
          <w:r>
            <w:t>-</w:t>
          </w:r>
          <w:r>
            <w:fldChar w:fldCharType="end"/>
          </w:r>
          <w:r>
            <w:fldChar w:fldCharType="end"/>
          </w:r>
        </w:p>
        <w:p w14:paraId="60F08899">
          <w:pPr>
            <w:pStyle w:val="16"/>
            <w:tabs>
              <w:tab w:val="right" w:leader="dot" w:pos="8306"/>
            </w:tabs>
          </w:pPr>
          <w:r>
            <w:fldChar w:fldCharType="begin"/>
          </w:r>
          <w:r>
            <w:instrText xml:space="preserve"> HYPERLINK \l "_Toc25691" </w:instrText>
          </w:r>
          <w:r>
            <w:fldChar w:fldCharType="separate"/>
          </w:r>
          <w:r>
            <w:rPr>
              <w:rFonts w:hint="eastAsia"/>
            </w:rPr>
            <w:t>第三章需求分析与产出方案</w:t>
          </w:r>
          <w:r>
            <w:tab/>
          </w:r>
          <w:r>
            <w:fldChar w:fldCharType="begin"/>
          </w:r>
          <w:r>
            <w:instrText xml:space="preserve"> PAGEREF _Toc25691 \h </w:instrText>
          </w:r>
          <w:r>
            <w:fldChar w:fldCharType="separate"/>
          </w:r>
          <w:r>
            <w:t>-</w:t>
          </w:r>
          <w:del w:id="36" w:author="cc" w:date="2026-05-23T12:56:49Z">
            <w:r>
              <w:rPr/>
              <w:delText xml:space="preserve"> </w:delText>
            </w:r>
          </w:del>
          <w:r>
            <w:t>20</w:t>
          </w:r>
          <w:del w:id="37" w:author="cc" w:date="2026-05-23T12:56:49Z">
            <w:r>
              <w:rPr/>
              <w:delText xml:space="preserve"> </w:delText>
            </w:r>
          </w:del>
          <w:r>
            <w:t>-</w:t>
          </w:r>
          <w:r>
            <w:fldChar w:fldCharType="end"/>
          </w:r>
          <w:r>
            <w:fldChar w:fldCharType="end"/>
          </w:r>
        </w:p>
        <w:p w14:paraId="06B53545">
          <w:pPr>
            <w:pStyle w:val="17"/>
            <w:tabs>
              <w:tab w:val="right" w:leader="dot" w:pos="8306"/>
            </w:tabs>
          </w:pPr>
          <w:r>
            <w:fldChar w:fldCharType="begin"/>
          </w:r>
          <w:r>
            <w:instrText xml:space="preserve"> HYPERLINK \l "_Toc25910" </w:instrText>
          </w:r>
          <w:r>
            <w:fldChar w:fldCharType="separate"/>
          </w:r>
          <w:r>
            <w:rPr>
              <w:rFonts w:hint="eastAsia"/>
            </w:rPr>
            <w:t>3.1市场需求分析</w:t>
          </w:r>
          <w:r>
            <w:tab/>
          </w:r>
          <w:r>
            <w:fldChar w:fldCharType="begin"/>
          </w:r>
          <w:r>
            <w:instrText xml:space="preserve"> PAGEREF _Toc25910 \h </w:instrText>
          </w:r>
          <w:r>
            <w:fldChar w:fldCharType="separate"/>
          </w:r>
          <w:r>
            <w:t>-</w:t>
          </w:r>
          <w:del w:id="38" w:author="cc" w:date="2026-05-23T12:56:49Z">
            <w:r>
              <w:rPr/>
              <w:delText xml:space="preserve"> </w:delText>
            </w:r>
          </w:del>
          <w:r>
            <w:t>20</w:t>
          </w:r>
          <w:del w:id="39" w:author="cc" w:date="2026-05-23T12:56:49Z">
            <w:r>
              <w:rPr/>
              <w:delText xml:space="preserve"> </w:delText>
            </w:r>
          </w:del>
          <w:r>
            <w:t>-</w:t>
          </w:r>
          <w:r>
            <w:fldChar w:fldCharType="end"/>
          </w:r>
          <w:r>
            <w:fldChar w:fldCharType="end"/>
          </w:r>
        </w:p>
        <w:p w14:paraId="70C949D1">
          <w:pPr>
            <w:pStyle w:val="17"/>
            <w:tabs>
              <w:tab w:val="right" w:leader="dot" w:pos="8306"/>
            </w:tabs>
          </w:pPr>
          <w:r>
            <w:fldChar w:fldCharType="begin"/>
          </w:r>
          <w:r>
            <w:instrText xml:space="preserve"> HYPERLINK \l "_Toc8511" </w:instrText>
          </w:r>
          <w:r>
            <w:fldChar w:fldCharType="separate"/>
          </w:r>
          <w:r>
            <w:rPr>
              <w:rFonts w:hint="eastAsia"/>
            </w:rPr>
            <w:t>3.2存在的主要问题和差距</w:t>
          </w:r>
          <w:r>
            <w:tab/>
          </w:r>
          <w:r>
            <w:fldChar w:fldCharType="begin"/>
          </w:r>
          <w:r>
            <w:instrText xml:space="preserve"> PAGEREF _Toc8511 \h </w:instrText>
          </w:r>
          <w:r>
            <w:fldChar w:fldCharType="separate"/>
          </w:r>
          <w:r>
            <w:t>-</w:t>
          </w:r>
          <w:del w:id="40" w:author="cc" w:date="2026-05-23T12:56:49Z">
            <w:r>
              <w:rPr/>
              <w:delText xml:space="preserve"> </w:delText>
            </w:r>
          </w:del>
          <w:r>
            <w:t>21</w:t>
          </w:r>
          <w:del w:id="41" w:author="cc" w:date="2026-05-23T12:56:49Z">
            <w:r>
              <w:rPr/>
              <w:delText xml:space="preserve"> </w:delText>
            </w:r>
          </w:del>
          <w:r>
            <w:t>-</w:t>
          </w:r>
          <w:r>
            <w:fldChar w:fldCharType="end"/>
          </w:r>
          <w:r>
            <w:fldChar w:fldCharType="end"/>
          </w:r>
        </w:p>
        <w:p w14:paraId="7521C824">
          <w:pPr>
            <w:pStyle w:val="17"/>
            <w:tabs>
              <w:tab w:val="right" w:leader="dot" w:pos="8306"/>
            </w:tabs>
          </w:pPr>
          <w:r>
            <w:fldChar w:fldCharType="begin"/>
          </w:r>
          <w:r>
            <w:instrText xml:space="preserve"> HYPERLINK \l "_Toc14531" </w:instrText>
          </w:r>
          <w:r>
            <w:fldChar w:fldCharType="separate"/>
          </w:r>
          <w:r>
            <w:rPr>
              <w:rFonts w:hint="eastAsia"/>
            </w:rPr>
            <w:t>3.3项目产出方案</w:t>
          </w:r>
          <w:r>
            <w:tab/>
          </w:r>
          <w:r>
            <w:fldChar w:fldCharType="begin"/>
          </w:r>
          <w:r>
            <w:instrText xml:space="preserve"> PAGEREF _Toc14531 \h </w:instrText>
          </w:r>
          <w:r>
            <w:fldChar w:fldCharType="separate"/>
          </w:r>
          <w:r>
            <w:t>-</w:t>
          </w:r>
          <w:del w:id="42" w:author="cc" w:date="2026-05-23T12:56:49Z">
            <w:r>
              <w:rPr/>
              <w:delText xml:space="preserve"> </w:delText>
            </w:r>
          </w:del>
          <w:r>
            <w:t>22</w:t>
          </w:r>
          <w:del w:id="43" w:author="cc" w:date="2026-05-23T12:56:49Z">
            <w:r>
              <w:rPr/>
              <w:delText xml:space="preserve"> </w:delText>
            </w:r>
          </w:del>
          <w:r>
            <w:t>-</w:t>
          </w:r>
          <w:r>
            <w:fldChar w:fldCharType="end"/>
          </w:r>
          <w:r>
            <w:fldChar w:fldCharType="end"/>
          </w:r>
        </w:p>
        <w:p w14:paraId="2C07F89A">
          <w:pPr>
            <w:pStyle w:val="16"/>
            <w:tabs>
              <w:tab w:val="right" w:leader="dot" w:pos="8306"/>
            </w:tabs>
          </w:pPr>
          <w:r>
            <w:fldChar w:fldCharType="begin"/>
          </w:r>
          <w:r>
            <w:instrText xml:space="preserve"> HYPERLINK \l "_Toc14605" </w:instrText>
          </w:r>
          <w:r>
            <w:fldChar w:fldCharType="separate"/>
          </w:r>
          <w:r>
            <w:rPr>
              <w:rFonts w:hint="eastAsia"/>
            </w:rPr>
            <w:t>第四章项目选址与要素保障</w:t>
          </w:r>
          <w:r>
            <w:tab/>
          </w:r>
          <w:r>
            <w:fldChar w:fldCharType="begin"/>
          </w:r>
          <w:r>
            <w:instrText xml:space="preserve"> PAGEREF _Toc14605 \h </w:instrText>
          </w:r>
          <w:r>
            <w:fldChar w:fldCharType="separate"/>
          </w:r>
          <w:r>
            <w:t>-</w:t>
          </w:r>
          <w:del w:id="44" w:author="cc" w:date="2026-05-23T12:56:49Z">
            <w:r>
              <w:rPr/>
              <w:delText xml:space="preserve"> </w:delText>
            </w:r>
          </w:del>
          <w:r>
            <w:t>24</w:t>
          </w:r>
          <w:del w:id="45" w:author="cc" w:date="2026-05-23T12:56:49Z">
            <w:r>
              <w:rPr/>
              <w:delText xml:space="preserve"> </w:delText>
            </w:r>
          </w:del>
          <w:r>
            <w:t>-</w:t>
          </w:r>
          <w:r>
            <w:fldChar w:fldCharType="end"/>
          </w:r>
          <w:r>
            <w:fldChar w:fldCharType="end"/>
          </w:r>
        </w:p>
        <w:p w14:paraId="48D8F899">
          <w:pPr>
            <w:pStyle w:val="17"/>
            <w:tabs>
              <w:tab w:val="right" w:leader="dot" w:pos="8306"/>
            </w:tabs>
          </w:pPr>
          <w:r>
            <w:fldChar w:fldCharType="begin"/>
          </w:r>
          <w:r>
            <w:instrText xml:space="preserve"> HYPERLINK \l "_Toc9891" </w:instrText>
          </w:r>
          <w:r>
            <w:fldChar w:fldCharType="separate"/>
          </w:r>
          <w:r>
            <w:rPr>
              <w:rFonts w:hint="eastAsia"/>
            </w:rPr>
            <w:t>4.1项目选址或选线</w:t>
          </w:r>
          <w:r>
            <w:tab/>
          </w:r>
          <w:r>
            <w:fldChar w:fldCharType="begin"/>
          </w:r>
          <w:r>
            <w:instrText xml:space="preserve"> PAGEREF _Toc9891 \h </w:instrText>
          </w:r>
          <w:r>
            <w:fldChar w:fldCharType="separate"/>
          </w:r>
          <w:r>
            <w:t>-</w:t>
          </w:r>
          <w:del w:id="46" w:author="cc" w:date="2026-05-23T12:56:49Z">
            <w:r>
              <w:rPr/>
              <w:delText xml:space="preserve"> </w:delText>
            </w:r>
          </w:del>
          <w:r>
            <w:t>24</w:t>
          </w:r>
          <w:del w:id="47" w:author="cc" w:date="2026-05-23T12:56:49Z">
            <w:r>
              <w:rPr/>
              <w:delText xml:space="preserve"> </w:delText>
            </w:r>
          </w:del>
          <w:r>
            <w:t>-</w:t>
          </w:r>
          <w:r>
            <w:fldChar w:fldCharType="end"/>
          </w:r>
          <w:r>
            <w:fldChar w:fldCharType="end"/>
          </w:r>
        </w:p>
        <w:p w14:paraId="46C5D874">
          <w:pPr>
            <w:pStyle w:val="17"/>
            <w:tabs>
              <w:tab w:val="right" w:leader="dot" w:pos="8306"/>
            </w:tabs>
          </w:pPr>
          <w:r>
            <w:fldChar w:fldCharType="begin"/>
          </w:r>
          <w:r>
            <w:instrText xml:space="preserve"> HYPERLINK \l "_Toc2485" </w:instrText>
          </w:r>
          <w:r>
            <w:fldChar w:fldCharType="separate"/>
          </w:r>
          <w:r>
            <w:rPr>
              <w:rFonts w:hint="eastAsia"/>
            </w:rPr>
            <w:t>4.2项目建设条件</w:t>
          </w:r>
          <w:r>
            <w:tab/>
          </w:r>
          <w:r>
            <w:fldChar w:fldCharType="begin"/>
          </w:r>
          <w:r>
            <w:instrText xml:space="preserve"> PAGEREF _Toc2485 \h </w:instrText>
          </w:r>
          <w:r>
            <w:fldChar w:fldCharType="separate"/>
          </w:r>
          <w:r>
            <w:t>-</w:t>
          </w:r>
          <w:del w:id="48" w:author="cc" w:date="2026-05-23T12:56:49Z">
            <w:r>
              <w:rPr/>
              <w:delText xml:space="preserve"> </w:delText>
            </w:r>
          </w:del>
          <w:r>
            <w:t>24</w:t>
          </w:r>
          <w:del w:id="49" w:author="cc" w:date="2026-05-23T12:56:49Z">
            <w:r>
              <w:rPr/>
              <w:delText xml:space="preserve"> </w:delText>
            </w:r>
          </w:del>
          <w:r>
            <w:t>-</w:t>
          </w:r>
          <w:r>
            <w:fldChar w:fldCharType="end"/>
          </w:r>
          <w:r>
            <w:fldChar w:fldCharType="end"/>
          </w:r>
        </w:p>
        <w:p w14:paraId="2F0DAFEF">
          <w:pPr>
            <w:pStyle w:val="17"/>
            <w:tabs>
              <w:tab w:val="right" w:leader="dot" w:pos="8306"/>
            </w:tabs>
          </w:pPr>
          <w:r>
            <w:fldChar w:fldCharType="begin"/>
          </w:r>
          <w:r>
            <w:instrText xml:space="preserve"> HYPERLINK \l "_Toc14194" </w:instrText>
          </w:r>
          <w:r>
            <w:fldChar w:fldCharType="separate"/>
          </w:r>
          <w:r>
            <w:rPr>
              <w:rFonts w:hint="eastAsia"/>
            </w:rPr>
            <w:t>4.3要素保障分析</w:t>
          </w:r>
          <w:r>
            <w:tab/>
          </w:r>
          <w:r>
            <w:fldChar w:fldCharType="begin"/>
          </w:r>
          <w:r>
            <w:instrText xml:space="preserve"> PAGEREF _Toc14194 \h </w:instrText>
          </w:r>
          <w:r>
            <w:fldChar w:fldCharType="separate"/>
          </w:r>
          <w:r>
            <w:t>-</w:t>
          </w:r>
          <w:del w:id="50" w:author="cc" w:date="2026-05-23T12:56:49Z">
            <w:r>
              <w:rPr/>
              <w:delText xml:space="preserve"> </w:delText>
            </w:r>
          </w:del>
          <w:r>
            <w:t>26</w:t>
          </w:r>
          <w:del w:id="51" w:author="cc" w:date="2026-05-23T12:56:49Z">
            <w:r>
              <w:rPr/>
              <w:delText xml:space="preserve"> </w:delText>
            </w:r>
          </w:del>
          <w:r>
            <w:t>-</w:t>
          </w:r>
          <w:r>
            <w:fldChar w:fldCharType="end"/>
          </w:r>
          <w:r>
            <w:fldChar w:fldCharType="end"/>
          </w:r>
        </w:p>
        <w:p w14:paraId="3B233CD7">
          <w:pPr>
            <w:pStyle w:val="16"/>
            <w:tabs>
              <w:tab w:val="right" w:leader="dot" w:pos="8306"/>
            </w:tabs>
          </w:pPr>
          <w:r>
            <w:fldChar w:fldCharType="begin"/>
          </w:r>
          <w:r>
            <w:instrText xml:space="preserve"> HYPERLINK \l "_Toc23054" </w:instrText>
          </w:r>
          <w:r>
            <w:fldChar w:fldCharType="separate"/>
          </w:r>
          <w:r>
            <w:rPr>
              <w:rFonts w:hint="eastAsia"/>
            </w:rPr>
            <w:t>第五章项目设计方案</w:t>
          </w:r>
          <w:r>
            <w:tab/>
          </w:r>
          <w:r>
            <w:fldChar w:fldCharType="begin"/>
          </w:r>
          <w:r>
            <w:instrText xml:space="preserve"> PAGEREF _Toc23054 \h </w:instrText>
          </w:r>
          <w:r>
            <w:fldChar w:fldCharType="separate"/>
          </w:r>
          <w:r>
            <w:t>-</w:t>
          </w:r>
          <w:del w:id="52" w:author="cc" w:date="2026-05-23T12:56:49Z">
            <w:r>
              <w:rPr/>
              <w:delText xml:space="preserve"> </w:delText>
            </w:r>
          </w:del>
          <w:r>
            <w:t>27</w:t>
          </w:r>
          <w:del w:id="53" w:author="cc" w:date="2026-05-23T12:56:49Z">
            <w:r>
              <w:rPr/>
              <w:delText xml:space="preserve"> </w:delText>
            </w:r>
          </w:del>
          <w:r>
            <w:t>-</w:t>
          </w:r>
          <w:r>
            <w:fldChar w:fldCharType="end"/>
          </w:r>
          <w:r>
            <w:fldChar w:fldCharType="end"/>
          </w:r>
        </w:p>
        <w:p w14:paraId="51E1D5DA">
          <w:pPr>
            <w:pStyle w:val="17"/>
            <w:tabs>
              <w:tab w:val="right" w:leader="dot" w:pos="8306"/>
            </w:tabs>
          </w:pPr>
          <w:r>
            <w:fldChar w:fldCharType="begin"/>
          </w:r>
          <w:r>
            <w:instrText xml:space="preserve"> HYPERLINK \l "_Toc7346" </w:instrText>
          </w:r>
          <w:r>
            <w:fldChar w:fldCharType="separate"/>
          </w:r>
          <w:r>
            <w:rPr>
              <w:rFonts w:hint="eastAsia"/>
            </w:rPr>
            <w:t>5.1建设原则​</w:t>
          </w:r>
          <w:r>
            <w:tab/>
          </w:r>
          <w:r>
            <w:fldChar w:fldCharType="begin"/>
          </w:r>
          <w:r>
            <w:instrText xml:space="preserve"> PAGEREF _Toc7346 \h </w:instrText>
          </w:r>
          <w:r>
            <w:fldChar w:fldCharType="separate"/>
          </w:r>
          <w:r>
            <w:t>-</w:t>
          </w:r>
          <w:del w:id="54" w:author="cc" w:date="2026-05-23T12:56:49Z">
            <w:r>
              <w:rPr/>
              <w:delText xml:space="preserve"> </w:delText>
            </w:r>
          </w:del>
          <w:r>
            <w:t>27</w:t>
          </w:r>
          <w:del w:id="55" w:author="cc" w:date="2026-05-23T12:56:49Z">
            <w:r>
              <w:rPr/>
              <w:delText xml:space="preserve"> </w:delText>
            </w:r>
          </w:del>
          <w:r>
            <w:t>-</w:t>
          </w:r>
          <w:r>
            <w:fldChar w:fldCharType="end"/>
          </w:r>
          <w:r>
            <w:fldChar w:fldCharType="end"/>
          </w:r>
        </w:p>
        <w:p w14:paraId="5FD5EC8D">
          <w:pPr>
            <w:pStyle w:val="17"/>
            <w:tabs>
              <w:tab w:val="right" w:leader="dot" w:pos="8306"/>
            </w:tabs>
          </w:pPr>
          <w:r>
            <w:fldChar w:fldCharType="begin"/>
          </w:r>
          <w:r>
            <w:instrText xml:space="preserve"> HYPERLINK \l "_Toc2957" </w:instrText>
          </w:r>
          <w:r>
            <w:fldChar w:fldCharType="separate"/>
          </w:r>
          <w:r>
            <w:rPr>
              <w:rFonts w:hint="eastAsia"/>
            </w:rPr>
            <w:t>5.2建设目标​</w:t>
          </w:r>
          <w:r>
            <w:tab/>
          </w:r>
          <w:r>
            <w:fldChar w:fldCharType="begin"/>
          </w:r>
          <w:r>
            <w:instrText xml:space="preserve"> PAGEREF _Toc2957 \h </w:instrText>
          </w:r>
          <w:r>
            <w:fldChar w:fldCharType="separate"/>
          </w:r>
          <w:r>
            <w:t>-</w:t>
          </w:r>
          <w:del w:id="56" w:author="cc" w:date="2026-05-23T12:56:49Z">
            <w:r>
              <w:rPr/>
              <w:delText xml:space="preserve"> </w:delText>
            </w:r>
          </w:del>
          <w:r>
            <w:t>29</w:t>
          </w:r>
          <w:del w:id="57" w:author="cc" w:date="2026-05-23T12:56:49Z">
            <w:r>
              <w:rPr/>
              <w:delText xml:space="preserve"> </w:delText>
            </w:r>
          </w:del>
          <w:r>
            <w:t>-</w:t>
          </w:r>
          <w:r>
            <w:fldChar w:fldCharType="end"/>
          </w:r>
          <w:r>
            <w:fldChar w:fldCharType="end"/>
          </w:r>
        </w:p>
        <w:p w14:paraId="2CE0CDB1">
          <w:pPr>
            <w:pStyle w:val="17"/>
            <w:tabs>
              <w:tab w:val="right" w:leader="dot" w:pos="8306"/>
            </w:tabs>
          </w:pPr>
          <w:r>
            <w:fldChar w:fldCharType="begin"/>
          </w:r>
          <w:r>
            <w:instrText xml:space="preserve"> HYPERLINK \l "_Toc14354" </w:instrText>
          </w:r>
          <w:r>
            <w:fldChar w:fldCharType="separate"/>
          </w:r>
          <w:r>
            <w:rPr>
              <w:rFonts w:hint="eastAsia"/>
            </w:rPr>
            <w:t>5.3总体设计​</w:t>
          </w:r>
          <w:r>
            <w:tab/>
          </w:r>
          <w:r>
            <w:fldChar w:fldCharType="begin"/>
          </w:r>
          <w:r>
            <w:instrText xml:space="preserve"> PAGEREF _Toc14354 \h </w:instrText>
          </w:r>
          <w:r>
            <w:fldChar w:fldCharType="separate"/>
          </w:r>
          <w:r>
            <w:t>-</w:t>
          </w:r>
          <w:del w:id="58" w:author="cc" w:date="2026-05-23T12:56:49Z">
            <w:r>
              <w:rPr/>
              <w:delText xml:space="preserve"> </w:delText>
            </w:r>
          </w:del>
          <w:r>
            <w:t>32</w:t>
          </w:r>
          <w:del w:id="59" w:author="cc" w:date="2026-05-23T12:56:49Z">
            <w:r>
              <w:rPr/>
              <w:delText xml:space="preserve"> </w:delText>
            </w:r>
          </w:del>
          <w:r>
            <w:t>-</w:t>
          </w:r>
          <w:r>
            <w:fldChar w:fldCharType="end"/>
          </w:r>
          <w:r>
            <w:fldChar w:fldCharType="end"/>
          </w:r>
        </w:p>
        <w:p w14:paraId="473FCB6E">
          <w:pPr>
            <w:pStyle w:val="17"/>
            <w:tabs>
              <w:tab w:val="right" w:leader="dot" w:pos="8306"/>
            </w:tabs>
          </w:pPr>
          <w:r>
            <w:fldChar w:fldCharType="begin"/>
          </w:r>
          <w:r>
            <w:instrText xml:space="preserve"> HYPERLINK \l "_Toc12017" </w:instrText>
          </w:r>
          <w:r>
            <w:fldChar w:fldCharType="separate"/>
          </w:r>
          <w:r>
            <w:rPr>
              <w:rFonts w:hint="eastAsia" w:cs="Arial"/>
            </w:rPr>
            <w:t>5.4政务操作系统OS</w:t>
          </w:r>
          <w:r>
            <w:tab/>
          </w:r>
          <w:r>
            <w:fldChar w:fldCharType="begin"/>
          </w:r>
          <w:r>
            <w:instrText xml:space="preserve"> PAGEREF _Toc12017 \h </w:instrText>
          </w:r>
          <w:r>
            <w:fldChar w:fldCharType="separate"/>
          </w:r>
          <w:r>
            <w:t>-</w:t>
          </w:r>
          <w:del w:id="60" w:author="cc" w:date="2026-05-23T12:56:49Z">
            <w:r>
              <w:rPr/>
              <w:delText xml:space="preserve"> </w:delText>
            </w:r>
          </w:del>
          <w:r>
            <w:t>38</w:t>
          </w:r>
          <w:del w:id="61" w:author="cc" w:date="2026-05-23T12:56:49Z">
            <w:r>
              <w:rPr/>
              <w:delText xml:space="preserve"> </w:delText>
            </w:r>
          </w:del>
          <w:r>
            <w:t>-</w:t>
          </w:r>
          <w:r>
            <w:fldChar w:fldCharType="end"/>
          </w:r>
          <w:r>
            <w:fldChar w:fldCharType="end"/>
          </w:r>
        </w:p>
        <w:p w14:paraId="756C036A">
          <w:pPr>
            <w:pStyle w:val="17"/>
            <w:tabs>
              <w:tab w:val="right" w:leader="dot" w:pos="8306"/>
            </w:tabs>
          </w:pPr>
          <w:r>
            <w:fldChar w:fldCharType="begin"/>
          </w:r>
          <w:r>
            <w:instrText xml:space="preserve"> HYPERLINK \l "_Toc24060" </w:instrText>
          </w:r>
          <w:r>
            <w:fldChar w:fldCharType="separate"/>
          </w:r>
          <w:r>
            <w:rPr>
              <w:rFonts w:hint="eastAsia" w:cs="Arial"/>
            </w:rPr>
            <w:t>5.5AI智能体应用</w:t>
          </w:r>
          <w:r>
            <w:tab/>
          </w:r>
          <w:r>
            <w:fldChar w:fldCharType="begin"/>
          </w:r>
          <w:r>
            <w:instrText xml:space="preserve"> PAGEREF _Toc24060 \h </w:instrText>
          </w:r>
          <w:r>
            <w:fldChar w:fldCharType="separate"/>
          </w:r>
          <w:r>
            <w:t>-</w:t>
          </w:r>
          <w:del w:id="62" w:author="cc" w:date="2026-05-23T12:56:49Z">
            <w:r>
              <w:rPr/>
              <w:delText xml:space="preserve"> </w:delText>
            </w:r>
          </w:del>
          <w:r>
            <w:t>52</w:t>
          </w:r>
          <w:del w:id="63" w:author="cc" w:date="2026-05-23T12:56:49Z">
            <w:r>
              <w:rPr/>
              <w:delText xml:space="preserve"> </w:delText>
            </w:r>
          </w:del>
          <w:r>
            <w:t>-</w:t>
          </w:r>
          <w:r>
            <w:fldChar w:fldCharType="end"/>
          </w:r>
          <w:r>
            <w:fldChar w:fldCharType="end"/>
          </w:r>
        </w:p>
        <w:p w14:paraId="4BCBEC26">
          <w:pPr>
            <w:pStyle w:val="17"/>
            <w:tabs>
              <w:tab w:val="right" w:leader="dot" w:pos="8306"/>
            </w:tabs>
          </w:pPr>
          <w:r>
            <w:fldChar w:fldCharType="begin"/>
          </w:r>
          <w:r>
            <w:instrText xml:space="preserve"> HYPERLINK \l "_Toc15124" </w:instrText>
          </w:r>
          <w:r>
            <w:fldChar w:fldCharType="separate"/>
          </w:r>
          <w:r>
            <w:rPr>
              <w:rFonts w:hint="eastAsia" w:cs="Arial"/>
            </w:rPr>
            <w:t>5.6数据能力中心</w:t>
          </w:r>
          <w:r>
            <w:tab/>
          </w:r>
          <w:r>
            <w:fldChar w:fldCharType="begin"/>
          </w:r>
          <w:r>
            <w:instrText xml:space="preserve"> PAGEREF _Toc15124 \h </w:instrText>
          </w:r>
          <w:r>
            <w:fldChar w:fldCharType="separate"/>
          </w:r>
          <w:r>
            <w:t>-</w:t>
          </w:r>
          <w:del w:id="64" w:author="cc" w:date="2026-05-23T12:56:49Z">
            <w:r>
              <w:rPr/>
              <w:delText xml:space="preserve"> </w:delText>
            </w:r>
          </w:del>
          <w:r>
            <w:t>66</w:t>
          </w:r>
          <w:del w:id="65" w:author="cc" w:date="2026-05-23T12:56:49Z">
            <w:r>
              <w:rPr/>
              <w:delText xml:space="preserve"> </w:delText>
            </w:r>
          </w:del>
          <w:r>
            <w:t>-</w:t>
          </w:r>
          <w:r>
            <w:fldChar w:fldCharType="end"/>
          </w:r>
          <w:r>
            <w:fldChar w:fldCharType="end"/>
          </w:r>
        </w:p>
        <w:p w14:paraId="692F4458">
          <w:pPr>
            <w:pStyle w:val="17"/>
            <w:tabs>
              <w:tab w:val="right" w:leader="dot" w:pos="8306"/>
            </w:tabs>
          </w:pPr>
          <w:r>
            <w:fldChar w:fldCharType="begin"/>
          </w:r>
          <w:r>
            <w:instrText xml:space="preserve"> HYPERLINK \l "_Toc13712" </w:instrText>
          </w:r>
          <w:r>
            <w:fldChar w:fldCharType="separate"/>
          </w:r>
          <w:r>
            <w:rPr>
              <w:rFonts w:hint="eastAsia" w:cs="Arial"/>
            </w:rPr>
            <w:t>5.7AI能力平台</w:t>
          </w:r>
          <w:r>
            <w:tab/>
          </w:r>
          <w:r>
            <w:fldChar w:fldCharType="begin"/>
          </w:r>
          <w:r>
            <w:instrText xml:space="preserve"> PAGEREF _Toc13712 \h </w:instrText>
          </w:r>
          <w:r>
            <w:fldChar w:fldCharType="separate"/>
          </w:r>
          <w:r>
            <w:t>-</w:t>
          </w:r>
          <w:del w:id="66" w:author="cc" w:date="2026-05-23T12:56:49Z">
            <w:r>
              <w:rPr/>
              <w:delText xml:space="preserve"> </w:delText>
            </w:r>
          </w:del>
          <w:r>
            <w:t>74</w:t>
          </w:r>
          <w:del w:id="67" w:author="cc" w:date="2026-05-23T12:56:49Z">
            <w:r>
              <w:rPr/>
              <w:delText xml:space="preserve"> </w:delText>
            </w:r>
          </w:del>
          <w:r>
            <w:t>-</w:t>
          </w:r>
          <w:r>
            <w:fldChar w:fldCharType="end"/>
          </w:r>
          <w:r>
            <w:fldChar w:fldCharType="end"/>
          </w:r>
        </w:p>
        <w:p w14:paraId="555DDC4D">
          <w:pPr>
            <w:pStyle w:val="17"/>
            <w:tabs>
              <w:tab w:val="right" w:leader="dot" w:pos="8306"/>
            </w:tabs>
          </w:pPr>
          <w:r>
            <w:fldChar w:fldCharType="begin"/>
          </w:r>
          <w:r>
            <w:instrText xml:space="preserve"> HYPERLINK \l "_Toc24448" </w:instrText>
          </w:r>
          <w:r>
            <w:fldChar w:fldCharType="separate"/>
          </w:r>
          <w:r>
            <w:rPr>
              <w:rFonts w:hint="eastAsia" w:cs="Arial"/>
            </w:rPr>
            <w:t>5.8安全能力中心</w:t>
          </w:r>
          <w:r>
            <w:tab/>
          </w:r>
          <w:r>
            <w:fldChar w:fldCharType="begin"/>
          </w:r>
          <w:r>
            <w:instrText xml:space="preserve"> PAGEREF _Toc24448 \h </w:instrText>
          </w:r>
          <w:r>
            <w:fldChar w:fldCharType="separate"/>
          </w:r>
          <w:r>
            <w:t>-</w:t>
          </w:r>
          <w:del w:id="68" w:author="cc" w:date="2026-05-23T12:56:49Z">
            <w:r>
              <w:rPr/>
              <w:delText xml:space="preserve"> </w:delText>
            </w:r>
          </w:del>
          <w:r>
            <w:t>104</w:t>
          </w:r>
          <w:del w:id="69" w:author="cc" w:date="2026-05-23T12:56:49Z">
            <w:r>
              <w:rPr/>
              <w:delText xml:space="preserve"> </w:delText>
            </w:r>
          </w:del>
          <w:r>
            <w:t>-</w:t>
          </w:r>
          <w:r>
            <w:fldChar w:fldCharType="end"/>
          </w:r>
          <w:r>
            <w:fldChar w:fldCharType="end"/>
          </w:r>
        </w:p>
        <w:p w14:paraId="0CD96B3D">
          <w:pPr>
            <w:pStyle w:val="17"/>
            <w:tabs>
              <w:tab w:val="right" w:leader="dot" w:pos="8306"/>
            </w:tabs>
          </w:pPr>
          <w:r>
            <w:fldChar w:fldCharType="begin"/>
          </w:r>
          <w:r>
            <w:instrText xml:space="preserve"> HYPERLINK \l "_Toc26996" </w:instrText>
          </w:r>
          <w:r>
            <w:fldChar w:fldCharType="separate"/>
          </w:r>
          <w:r>
            <w:rPr>
              <w:rFonts w:hint="eastAsia" w:cs="Arial"/>
            </w:rPr>
            <w:t>5.9云服务方案</w:t>
          </w:r>
          <w:r>
            <w:tab/>
          </w:r>
          <w:r>
            <w:fldChar w:fldCharType="begin"/>
          </w:r>
          <w:r>
            <w:instrText xml:space="preserve"> PAGEREF _Toc26996 \h </w:instrText>
          </w:r>
          <w:r>
            <w:fldChar w:fldCharType="separate"/>
          </w:r>
          <w:r>
            <w:t>-</w:t>
          </w:r>
          <w:del w:id="70" w:author="cc" w:date="2026-05-23T12:56:49Z">
            <w:r>
              <w:rPr/>
              <w:delText xml:space="preserve"> </w:delText>
            </w:r>
          </w:del>
          <w:r>
            <w:t>137</w:t>
          </w:r>
          <w:del w:id="71" w:author="cc" w:date="2026-05-23T12:56:49Z">
            <w:r>
              <w:rPr/>
              <w:delText xml:space="preserve"> </w:delText>
            </w:r>
          </w:del>
          <w:r>
            <w:t>-</w:t>
          </w:r>
          <w:r>
            <w:fldChar w:fldCharType="end"/>
          </w:r>
          <w:r>
            <w:fldChar w:fldCharType="end"/>
          </w:r>
        </w:p>
        <w:p w14:paraId="0BF3C0E8">
          <w:pPr>
            <w:pStyle w:val="16"/>
            <w:tabs>
              <w:tab w:val="right" w:leader="dot" w:pos="8306"/>
            </w:tabs>
          </w:pPr>
          <w:r>
            <w:fldChar w:fldCharType="begin"/>
          </w:r>
          <w:r>
            <w:instrText xml:space="preserve"> HYPERLINK \l "_Toc30845" </w:instrText>
          </w:r>
          <w:r>
            <w:fldChar w:fldCharType="separate"/>
          </w:r>
          <w:r>
            <w:rPr>
              <w:rFonts w:hint="eastAsia"/>
            </w:rPr>
            <w:t>第六章项目运营方案</w:t>
          </w:r>
          <w:r>
            <w:tab/>
          </w:r>
          <w:r>
            <w:fldChar w:fldCharType="begin"/>
          </w:r>
          <w:r>
            <w:instrText xml:space="preserve"> PAGEREF _Toc30845 \h </w:instrText>
          </w:r>
          <w:r>
            <w:fldChar w:fldCharType="separate"/>
          </w:r>
          <w:r>
            <w:t>-</w:t>
          </w:r>
          <w:del w:id="72" w:author="cc" w:date="2026-05-23T12:56:49Z">
            <w:r>
              <w:rPr/>
              <w:delText xml:space="preserve"> </w:delText>
            </w:r>
          </w:del>
          <w:r>
            <w:t>148</w:t>
          </w:r>
          <w:del w:id="73" w:author="cc" w:date="2026-05-23T12:56:49Z">
            <w:r>
              <w:rPr/>
              <w:delText xml:space="preserve"> </w:delText>
            </w:r>
          </w:del>
          <w:r>
            <w:t>-</w:t>
          </w:r>
          <w:r>
            <w:fldChar w:fldCharType="end"/>
          </w:r>
          <w:r>
            <w:fldChar w:fldCharType="end"/>
          </w:r>
        </w:p>
        <w:p w14:paraId="213C2B2C">
          <w:pPr>
            <w:pStyle w:val="17"/>
            <w:tabs>
              <w:tab w:val="right" w:leader="dot" w:pos="8306"/>
            </w:tabs>
          </w:pPr>
          <w:r>
            <w:fldChar w:fldCharType="begin"/>
          </w:r>
          <w:r>
            <w:instrText xml:space="preserve"> HYPERLINK \l "_Toc14368" </w:instrText>
          </w:r>
          <w:r>
            <w:fldChar w:fldCharType="separate"/>
          </w:r>
          <w:r>
            <w:rPr>
              <w:rFonts w:hint="eastAsia"/>
            </w:rPr>
            <w:t>6.1运营模式选择</w:t>
          </w:r>
          <w:r>
            <w:tab/>
          </w:r>
          <w:r>
            <w:fldChar w:fldCharType="begin"/>
          </w:r>
          <w:r>
            <w:instrText xml:space="preserve"> PAGEREF _Toc14368 \h </w:instrText>
          </w:r>
          <w:r>
            <w:fldChar w:fldCharType="separate"/>
          </w:r>
          <w:r>
            <w:t>-</w:t>
          </w:r>
          <w:del w:id="74" w:author="cc" w:date="2026-05-23T12:56:49Z">
            <w:r>
              <w:rPr/>
              <w:delText xml:space="preserve"> </w:delText>
            </w:r>
          </w:del>
          <w:r>
            <w:t>148</w:t>
          </w:r>
          <w:del w:id="75" w:author="cc" w:date="2026-05-23T12:56:49Z">
            <w:r>
              <w:rPr/>
              <w:delText xml:space="preserve"> </w:delText>
            </w:r>
          </w:del>
          <w:r>
            <w:t>-</w:t>
          </w:r>
          <w:r>
            <w:fldChar w:fldCharType="end"/>
          </w:r>
          <w:r>
            <w:fldChar w:fldCharType="end"/>
          </w:r>
        </w:p>
        <w:p w14:paraId="1C50F4E1">
          <w:pPr>
            <w:pStyle w:val="17"/>
            <w:tabs>
              <w:tab w:val="right" w:leader="dot" w:pos="8306"/>
            </w:tabs>
          </w:pPr>
          <w:r>
            <w:fldChar w:fldCharType="begin"/>
          </w:r>
          <w:r>
            <w:instrText xml:space="preserve"> HYPERLINK \l "_Toc6318" </w:instrText>
          </w:r>
          <w:r>
            <w:fldChar w:fldCharType="separate"/>
          </w:r>
          <w:r>
            <w:rPr>
              <w:rFonts w:hint="eastAsia"/>
            </w:rPr>
            <w:t>6.2运营组织方案</w:t>
          </w:r>
          <w:r>
            <w:tab/>
          </w:r>
          <w:r>
            <w:fldChar w:fldCharType="begin"/>
          </w:r>
          <w:r>
            <w:instrText xml:space="preserve"> PAGEREF _Toc6318 \h </w:instrText>
          </w:r>
          <w:r>
            <w:fldChar w:fldCharType="separate"/>
          </w:r>
          <w:r>
            <w:t>-</w:t>
          </w:r>
          <w:del w:id="76" w:author="cc" w:date="2026-05-23T12:56:49Z">
            <w:r>
              <w:rPr/>
              <w:delText xml:space="preserve"> </w:delText>
            </w:r>
          </w:del>
          <w:r>
            <w:t>148</w:t>
          </w:r>
          <w:del w:id="77" w:author="cc" w:date="2026-05-23T12:56:49Z">
            <w:r>
              <w:rPr/>
              <w:delText xml:space="preserve"> </w:delText>
            </w:r>
          </w:del>
          <w:r>
            <w:t>-</w:t>
          </w:r>
          <w:r>
            <w:fldChar w:fldCharType="end"/>
          </w:r>
          <w:r>
            <w:fldChar w:fldCharType="end"/>
          </w:r>
        </w:p>
        <w:p w14:paraId="68CF1090">
          <w:pPr>
            <w:pStyle w:val="17"/>
            <w:tabs>
              <w:tab w:val="right" w:leader="dot" w:pos="8306"/>
            </w:tabs>
          </w:pPr>
          <w:r>
            <w:fldChar w:fldCharType="begin"/>
          </w:r>
          <w:r>
            <w:instrText xml:space="preserve"> HYPERLINK \l "_Toc10128" </w:instrText>
          </w:r>
          <w:r>
            <w:fldChar w:fldCharType="separate"/>
          </w:r>
          <w:r>
            <w:rPr>
              <w:rFonts w:hint="eastAsia"/>
            </w:rPr>
            <w:t>6.3安全保障方案</w:t>
          </w:r>
          <w:r>
            <w:tab/>
          </w:r>
          <w:r>
            <w:fldChar w:fldCharType="begin"/>
          </w:r>
          <w:r>
            <w:instrText xml:space="preserve"> PAGEREF _Toc10128 \h </w:instrText>
          </w:r>
          <w:r>
            <w:fldChar w:fldCharType="separate"/>
          </w:r>
          <w:r>
            <w:t>-</w:t>
          </w:r>
          <w:del w:id="78" w:author="cc" w:date="2026-05-23T12:56:49Z">
            <w:r>
              <w:rPr/>
              <w:delText xml:space="preserve"> </w:delText>
            </w:r>
          </w:del>
          <w:r>
            <w:t>151</w:t>
          </w:r>
          <w:del w:id="79" w:author="cc" w:date="2026-05-23T12:56:49Z">
            <w:r>
              <w:rPr/>
              <w:delText xml:space="preserve"> </w:delText>
            </w:r>
          </w:del>
          <w:r>
            <w:t>-</w:t>
          </w:r>
          <w:r>
            <w:fldChar w:fldCharType="end"/>
          </w:r>
          <w:r>
            <w:fldChar w:fldCharType="end"/>
          </w:r>
        </w:p>
        <w:p w14:paraId="6ABB4052">
          <w:pPr>
            <w:pStyle w:val="17"/>
            <w:tabs>
              <w:tab w:val="right" w:leader="dot" w:pos="8306"/>
            </w:tabs>
          </w:pPr>
          <w:r>
            <w:fldChar w:fldCharType="begin"/>
          </w:r>
          <w:r>
            <w:instrText xml:space="preserve"> HYPERLINK \l "_Toc31865" </w:instrText>
          </w:r>
          <w:r>
            <w:fldChar w:fldCharType="separate"/>
          </w:r>
          <w:r>
            <w:rPr>
              <w:rFonts w:hint="eastAsia"/>
            </w:rPr>
            <w:t>6.4绩效管理方案</w:t>
          </w:r>
          <w:r>
            <w:tab/>
          </w:r>
          <w:r>
            <w:fldChar w:fldCharType="begin"/>
          </w:r>
          <w:r>
            <w:instrText xml:space="preserve"> PAGEREF _Toc31865 \h </w:instrText>
          </w:r>
          <w:r>
            <w:fldChar w:fldCharType="separate"/>
          </w:r>
          <w:r>
            <w:t>-</w:t>
          </w:r>
          <w:del w:id="80" w:author="cc" w:date="2026-05-23T12:56:49Z">
            <w:r>
              <w:rPr/>
              <w:delText xml:space="preserve"> </w:delText>
            </w:r>
          </w:del>
          <w:r>
            <w:t>154</w:t>
          </w:r>
          <w:del w:id="81" w:author="cc" w:date="2026-05-23T12:56:49Z">
            <w:r>
              <w:rPr/>
              <w:delText xml:space="preserve"> </w:delText>
            </w:r>
          </w:del>
          <w:r>
            <w:t>-</w:t>
          </w:r>
          <w:r>
            <w:fldChar w:fldCharType="end"/>
          </w:r>
          <w:r>
            <w:fldChar w:fldCharType="end"/>
          </w:r>
        </w:p>
        <w:p w14:paraId="2C9F8C17">
          <w:pPr>
            <w:pStyle w:val="16"/>
            <w:tabs>
              <w:tab w:val="right" w:leader="dot" w:pos="8306"/>
            </w:tabs>
          </w:pPr>
          <w:r>
            <w:fldChar w:fldCharType="begin"/>
          </w:r>
          <w:r>
            <w:instrText xml:space="preserve"> HYPERLINK \l "_Toc32642" </w:instrText>
          </w:r>
          <w:r>
            <w:fldChar w:fldCharType="separate"/>
          </w:r>
          <w:r>
            <w:rPr>
              <w:rFonts w:hint="eastAsia"/>
            </w:rPr>
            <w:t>第七章实施计划与具体安排</w:t>
          </w:r>
          <w:r>
            <w:tab/>
          </w:r>
          <w:r>
            <w:fldChar w:fldCharType="begin"/>
          </w:r>
          <w:r>
            <w:instrText xml:space="preserve"> PAGEREF _Toc32642 \h </w:instrText>
          </w:r>
          <w:r>
            <w:fldChar w:fldCharType="separate"/>
          </w:r>
          <w:r>
            <w:t>-</w:t>
          </w:r>
          <w:del w:id="82" w:author="cc" w:date="2026-05-23T12:56:49Z">
            <w:r>
              <w:rPr/>
              <w:delText xml:space="preserve"> </w:delText>
            </w:r>
          </w:del>
          <w:r>
            <w:t>156</w:t>
          </w:r>
          <w:del w:id="83" w:author="cc" w:date="2026-05-23T12:56:49Z">
            <w:r>
              <w:rPr/>
              <w:delText xml:space="preserve"> </w:delText>
            </w:r>
          </w:del>
          <w:r>
            <w:t>-</w:t>
          </w:r>
          <w:r>
            <w:fldChar w:fldCharType="end"/>
          </w:r>
          <w:r>
            <w:fldChar w:fldCharType="end"/>
          </w:r>
        </w:p>
        <w:p w14:paraId="7FCE2352">
          <w:pPr>
            <w:pStyle w:val="17"/>
            <w:tabs>
              <w:tab w:val="right" w:leader="dot" w:pos="8306"/>
            </w:tabs>
          </w:pPr>
          <w:r>
            <w:fldChar w:fldCharType="begin"/>
          </w:r>
          <w:r>
            <w:instrText xml:space="preserve"> HYPERLINK \l "_Toc7629" </w:instrText>
          </w:r>
          <w:r>
            <w:fldChar w:fldCharType="separate"/>
          </w:r>
          <w:r>
            <w:rPr>
              <w:rFonts w:hint="eastAsia"/>
            </w:rPr>
            <w:t>7.1项目建设期</w:t>
          </w:r>
          <w:r>
            <w:tab/>
          </w:r>
          <w:r>
            <w:fldChar w:fldCharType="begin"/>
          </w:r>
          <w:r>
            <w:instrText xml:space="preserve"> PAGEREF _Toc7629 \h </w:instrText>
          </w:r>
          <w:r>
            <w:fldChar w:fldCharType="separate"/>
          </w:r>
          <w:r>
            <w:t>-</w:t>
          </w:r>
          <w:del w:id="84" w:author="cc" w:date="2026-05-23T12:56:49Z">
            <w:r>
              <w:rPr/>
              <w:delText xml:space="preserve"> </w:delText>
            </w:r>
          </w:del>
          <w:r>
            <w:t>156</w:t>
          </w:r>
          <w:del w:id="85" w:author="cc" w:date="2026-05-23T12:56:49Z">
            <w:r>
              <w:rPr/>
              <w:delText xml:space="preserve"> </w:delText>
            </w:r>
          </w:del>
          <w:r>
            <w:t>-</w:t>
          </w:r>
          <w:r>
            <w:fldChar w:fldCharType="end"/>
          </w:r>
          <w:r>
            <w:fldChar w:fldCharType="end"/>
          </w:r>
        </w:p>
        <w:p w14:paraId="222E003F">
          <w:pPr>
            <w:pStyle w:val="17"/>
            <w:tabs>
              <w:tab w:val="right" w:leader="dot" w:pos="8306"/>
            </w:tabs>
          </w:pPr>
          <w:r>
            <w:fldChar w:fldCharType="begin"/>
          </w:r>
          <w:r>
            <w:instrText xml:space="preserve"> HYPERLINK \l "_Toc1706" </w:instrText>
          </w:r>
          <w:r>
            <w:fldChar w:fldCharType="separate"/>
          </w:r>
          <w:r>
            <w:rPr>
              <w:rFonts w:hint="eastAsia"/>
            </w:rPr>
            <w:t>7.2实施进度计划</w:t>
          </w:r>
          <w:r>
            <w:tab/>
          </w:r>
          <w:r>
            <w:fldChar w:fldCharType="begin"/>
          </w:r>
          <w:r>
            <w:instrText xml:space="preserve"> PAGEREF _Toc1706 \h </w:instrText>
          </w:r>
          <w:r>
            <w:fldChar w:fldCharType="separate"/>
          </w:r>
          <w:r>
            <w:t>-</w:t>
          </w:r>
          <w:del w:id="86" w:author="cc" w:date="2026-05-23T12:56:49Z">
            <w:r>
              <w:rPr/>
              <w:delText xml:space="preserve"> </w:delText>
            </w:r>
          </w:del>
          <w:r>
            <w:t>156</w:t>
          </w:r>
          <w:del w:id="87" w:author="cc" w:date="2026-05-23T12:56:49Z">
            <w:r>
              <w:rPr/>
              <w:delText xml:space="preserve"> </w:delText>
            </w:r>
          </w:del>
          <w:r>
            <w:t>-</w:t>
          </w:r>
          <w:r>
            <w:fldChar w:fldCharType="end"/>
          </w:r>
          <w:r>
            <w:fldChar w:fldCharType="end"/>
          </w:r>
        </w:p>
        <w:p w14:paraId="59CC2350">
          <w:pPr>
            <w:pStyle w:val="16"/>
            <w:tabs>
              <w:tab w:val="right" w:leader="dot" w:pos="8306"/>
            </w:tabs>
          </w:pPr>
          <w:r>
            <w:fldChar w:fldCharType="begin"/>
          </w:r>
          <w:r>
            <w:instrText xml:space="preserve"> HYPERLINK \l "_Toc4872" </w:instrText>
          </w:r>
          <w:r>
            <w:fldChar w:fldCharType="separate"/>
          </w:r>
          <w:r>
            <w:rPr>
              <w:rFonts w:hint="eastAsia"/>
            </w:rPr>
            <w:t>第八章投资估算与资金来源</w:t>
          </w:r>
          <w:r>
            <w:tab/>
          </w:r>
          <w:r>
            <w:fldChar w:fldCharType="begin"/>
          </w:r>
          <w:r>
            <w:instrText xml:space="preserve"> PAGEREF _Toc4872 \h </w:instrText>
          </w:r>
          <w:r>
            <w:fldChar w:fldCharType="separate"/>
          </w:r>
          <w:r>
            <w:t>-</w:t>
          </w:r>
          <w:del w:id="88" w:author="cc" w:date="2026-05-23T12:56:49Z">
            <w:r>
              <w:rPr/>
              <w:delText xml:space="preserve"> </w:delText>
            </w:r>
          </w:del>
          <w:r>
            <w:t>157</w:t>
          </w:r>
          <w:del w:id="89" w:author="cc" w:date="2026-05-23T12:56:49Z">
            <w:r>
              <w:rPr/>
              <w:delText xml:space="preserve"> </w:delText>
            </w:r>
          </w:del>
          <w:r>
            <w:t>-</w:t>
          </w:r>
          <w:r>
            <w:fldChar w:fldCharType="end"/>
          </w:r>
          <w:r>
            <w:fldChar w:fldCharType="end"/>
          </w:r>
        </w:p>
        <w:p w14:paraId="07739745">
          <w:pPr>
            <w:pStyle w:val="17"/>
            <w:tabs>
              <w:tab w:val="right" w:leader="dot" w:pos="8306"/>
            </w:tabs>
          </w:pPr>
          <w:r>
            <w:fldChar w:fldCharType="begin"/>
          </w:r>
          <w:r>
            <w:instrText xml:space="preserve"> HYPERLINK \l "_Toc8835" </w:instrText>
          </w:r>
          <w:r>
            <w:fldChar w:fldCharType="separate"/>
          </w:r>
          <w:r>
            <w:rPr>
              <w:rFonts w:hint="eastAsia"/>
            </w:rPr>
            <w:t>8.1建设投资估算依据</w:t>
          </w:r>
          <w:r>
            <w:tab/>
          </w:r>
          <w:r>
            <w:fldChar w:fldCharType="begin"/>
          </w:r>
          <w:r>
            <w:instrText xml:space="preserve"> PAGEREF _Toc8835 \h </w:instrText>
          </w:r>
          <w:r>
            <w:fldChar w:fldCharType="separate"/>
          </w:r>
          <w:r>
            <w:t>-</w:t>
          </w:r>
          <w:del w:id="90" w:author="cc" w:date="2026-05-23T12:56:49Z">
            <w:r>
              <w:rPr/>
              <w:delText xml:space="preserve"> </w:delText>
            </w:r>
          </w:del>
          <w:r>
            <w:t>157</w:t>
          </w:r>
          <w:del w:id="91" w:author="cc" w:date="2026-05-23T12:56:49Z">
            <w:r>
              <w:rPr/>
              <w:delText xml:space="preserve"> </w:delText>
            </w:r>
          </w:del>
          <w:r>
            <w:t>-</w:t>
          </w:r>
          <w:r>
            <w:fldChar w:fldCharType="end"/>
          </w:r>
          <w:r>
            <w:fldChar w:fldCharType="end"/>
          </w:r>
        </w:p>
        <w:p w14:paraId="787EF86C">
          <w:pPr>
            <w:pStyle w:val="17"/>
            <w:tabs>
              <w:tab w:val="right" w:leader="dot" w:pos="8306"/>
            </w:tabs>
          </w:pPr>
          <w:r>
            <w:fldChar w:fldCharType="begin"/>
          </w:r>
          <w:r>
            <w:instrText xml:space="preserve"> HYPERLINK \l "_Toc31233" </w:instrText>
          </w:r>
          <w:r>
            <w:fldChar w:fldCharType="separate"/>
          </w:r>
          <w:r>
            <w:rPr>
              <w:rFonts w:hint="eastAsia"/>
            </w:rPr>
            <w:t>8.2建设投资估算</w:t>
          </w:r>
          <w:r>
            <w:tab/>
          </w:r>
          <w:r>
            <w:fldChar w:fldCharType="begin"/>
          </w:r>
          <w:r>
            <w:instrText xml:space="preserve"> PAGEREF _Toc31233 \h </w:instrText>
          </w:r>
          <w:r>
            <w:fldChar w:fldCharType="separate"/>
          </w:r>
          <w:r>
            <w:t>-</w:t>
          </w:r>
          <w:del w:id="92" w:author="cc" w:date="2026-05-23T12:56:49Z">
            <w:r>
              <w:rPr/>
              <w:delText xml:space="preserve"> </w:delText>
            </w:r>
          </w:del>
          <w:r>
            <w:t>157</w:t>
          </w:r>
          <w:del w:id="93" w:author="cc" w:date="2026-05-23T12:56:49Z">
            <w:r>
              <w:rPr/>
              <w:delText xml:space="preserve"> </w:delText>
            </w:r>
          </w:del>
          <w:r>
            <w:t>-</w:t>
          </w:r>
          <w:r>
            <w:fldChar w:fldCharType="end"/>
          </w:r>
          <w:r>
            <w:fldChar w:fldCharType="end"/>
          </w:r>
        </w:p>
        <w:p w14:paraId="3A0D3694">
          <w:pPr>
            <w:pStyle w:val="17"/>
            <w:tabs>
              <w:tab w:val="right" w:leader="dot" w:pos="8306"/>
            </w:tabs>
          </w:pPr>
          <w:r>
            <w:fldChar w:fldCharType="begin"/>
          </w:r>
          <w:r>
            <w:instrText xml:space="preserve"> HYPERLINK \l "_Toc13989" </w:instrText>
          </w:r>
          <w:r>
            <w:fldChar w:fldCharType="separate"/>
          </w:r>
          <w:r>
            <w:rPr>
              <w:rFonts w:hint="eastAsia"/>
            </w:rPr>
            <w:t>8.3项目运营成本估算</w:t>
          </w:r>
          <w:r>
            <w:tab/>
          </w:r>
          <w:r>
            <w:fldChar w:fldCharType="begin"/>
          </w:r>
          <w:r>
            <w:instrText xml:space="preserve"> PAGEREF _Toc13989 \h </w:instrText>
          </w:r>
          <w:r>
            <w:fldChar w:fldCharType="separate"/>
          </w:r>
          <w:r>
            <w:t>-</w:t>
          </w:r>
          <w:del w:id="94" w:author="cc" w:date="2026-05-23T12:56:49Z">
            <w:r>
              <w:rPr/>
              <w:delText xml:space="preserve"> </w:delText>
            </w:r>
          </w:del>
          <w:r>
            <w:t>160</w:t>
          </w:r>
          <w:del w:id="95" w:author="cc" w:date="2026-05-23T12:56:49Z">
            <w:r>
              <w:rPr/>
              <w:delText xml:space="preserve"> </w:delText>
            </w:r>
          </w:del>
          <w:r>
            <w:t>-</w:t>
          </w:r>
          <w:r>
            <w:fldChar w:fldCharType="end"/>
          </w:r>
          <w:r>
            <w:fldChar w:fldCharType="end"/>
          </w:r>
        </w:p>
        <w:p w14:paraId="27F3A29C">
          <w:pPr>
            <w:pStyle w:val="17"/>
            <w:tabs>
              <w:tab w:val="right" w:leader="dot" w:pos="8306"/>
            </w:tabs>
          </w:pPr>
          <w:r>
            <w:fldChar w:fldCharType="begin"/>
          </w:r>
          <w:r>
            <w:instrText xml:space="preserve"> HYPERLINK \l "_Toc30862" </w:instrText>
          </w:r>
          <w:r>
            <w:fldChar w:fldCharType="separate"/>
          </w:r>
          <w:r>
            <w:rPr>
              <w:rFonts w:hint="eastAsia"/>
            </w:rPr>
            <w:t>8.4项目营业收入测算</w:t>
          </w:r>
          <w:r>
            <w:tab/>
          </w:r>
          <w:r>
            <w:fldChar w:fldCharType="begin"/>
          </w:r>
          <w:r>
            <w:instrText xml:space="preserve"> PAGEREF _Toc30862 \h </w:instrText>
          </w:r>
          <w:r>
            <w:fldChar w:fldCharType="separate"/>
          </w:r>
          <w:r>
            <w:t>-</w:t>
          </w:r>
          <w:del w:id="96" w:author="cc" w:date="2026-05-23T12:56:49Z">
            <w:r>
              <w:rPr/>
              <w:delText xml:space="preserve"> </w:delText>
            </w:r>
          </w:del>
          <w:r>
            <w:t>162</w:t>
          </w:r>
          <w:del w:id="97" w:author="cc" w:date="2026-05-23T12:56:49Z">
            <w:r>
              <w:rPr/>
              <w:delText xml:space="preserve"> </w:delText>
            </w:r>
          </w:del>
          <w:r>
            <w:t>-</w:t>
          </w:r>
          <w:r>
            <w:fldChar w:fldCharType="end"/>
          </w:r>
          <w:r>
            <w:fldChar w:fldCharType="end"/>
          </w:r>
        </w:p>
        <w:p w14:paraId="48B20227">
          <w:pPr>
            <w:pStyle w:val="17"/>
            <w:tabs>
              <w:tab w:val="right" w:leader="dot" w:pos="8306"/>
            </w:tabs>
          </w:pPr>
          <w:r>
            <w:fldChar w:fldCharType="begin"/>
          </w:r>
          <w:r>
            <w:instrText xml:space="preserve"> HYPERLINK \l "_Toc18374" </w:instrText>
          </w:r>
          <w:r>
            <w:fldChar w:fldCharType="separate"/>
          </w:r>
          <w:r>
            <w:rPr>
              <w:rFonts w:hint="eastAsia"/>
            </w:rPr>
            <w:t>8.5项目利润测算</w:t>
          </w:r>
          <w:r>
            <w:tab/>
          </w:r>
          <w:r>
            <w:fldChar w:fldCharType="begin"/>
          </w:r>
          <w:r>
            <w:instrText xml:space="preserve"> PAGEREF _Toc18374 \h </w:instrText>
          </w:r>
          <w:r>
            <w:fldChar w:fldCharType="separate"/>
          </w:r>
          <w:r>
            <w:t>-</w:t>
          </w:r>
          <w:del w:id="98" w:author="cc" w:date="2026-05-23T12:56:49Z">
            <w:r>
              <w:rPr/>
              <w:delText xml:space="preserve"> </w:delText>
            </w:r>
          </w:del>
          <w:r>
            <w:t>162</w:t>
          </w:r>
          <w:del w:id="99" w:author="cc" w:date="2026-05-23T12:56:49Z">
            <w:r>
              <w:rPr/>
              <w:delText xml:space="preserve"> </w:delText>
            </w:r>
          </w:del>
          <w:r>
            <w:t>-</w:t>
          </w:r>
          <w:r>
            <w:fldChar w:fldCharType="end"/>
          </w:r>
          <w:r>
            <w:fldChar w:fldCharType="end"/>
          </w:r>
        </w:p>
        <w:p w14:paraId="700976F2">
          <w:pPr>
            <w:pStyle w:val="17"/>
            <w:tabs>
              <w:tab w:val="right" w:leader="dot" w:pos="8306"/>
            </w:tabs>
          </w:pPr>
          <w:r>
            <w:fldChar w:fldCharType="begin"/>
          </w:r>
          <w:r>
            <w:instrText xml:space="preserve"> HYPERLINK \l "_Toc26101" </w:instrText>
          </w:r>
          <w:r>
            <w:fldChar w:fldCharType="separate"/>
          </w:r>
          <w:r>
            <w:rPr>
              <w:rFonts w:hint="eastAsia"/>
            </w:rPr>
            <w:t>8.6资金来源</w:t>
          </w:r>
          <w:r>
            <w:tab/>
          </w:r>
          <w:r>
            <w:fldChar w:fldCharType="begin"/>
          </w:r>
          <w:r>
            <w:instrText xml:space="preserve"> PAGEREF _Toc26101 \h </w:instrText>
          </w:r>
          <w:r>
            <w:fldChar w:fldCharType="separate"/>
          </w:r>
          <w:r>
            <w:t>-</w:t>
          </w:r>
          <w:del w:id="100" w:author="cc" w:date="2026-05-23T12:56:49Z">
            <w:r>
              <w:rPr/>
              <w:delText xml:space="preserve"> </w:delText>
            </w:r>
          </w:del>
          <w:r>
            <w:t>164</w:t>
          </w:r>
          <w:del w:id="101" w:author="cc" w:date="2026-05-23T12:56:49Z">
            <w:r>
              <w:rPr/>
              <w:delText xml:space="preserve"> </w:delText>
            </w:r>
          </w:del>
          <w:r>
            <w:t>-</w:t>
          </w:r>
          <w:r>
            <w:fldChar w:fldCharType="end"/>
          </w:r>
          <w:r>
            <w:fldChar w:fldCharType="end"/>
          </w:r>
        </w:p>
        <w:p w14:paraId="36250785">
          <w:pPr>
            <w:pStyle w:val="16"/>
            <w:tabs>
              <w:tab w:val="right" w:leader="dot" w:pos="8306"/>
            </w:tabs>
          </w:pPr>
          <w:r>
            <w:fldChar w:fldCharType="begin"/>
          </w:r>
          <w:r>
            <w:instrText xml:space="preserve"> HYPERLINK \l "_Toc18387" </w:instrText>
          </w:r>
          <w:r>
            <w:fldChar w:fldCharType="separate"/>
          </w:r>
          <w:r>
            <w:rPr>
              <w:rFonts w:hint="eastAsia"/>
            </w:rPr>
            <w:t>第九章效益分析</w:t>
          </w:r>
          <w:r>
            <w:tab/>
          </w:r>
          <w:r>
            <w:fldChar w:fldCharType="begin"/>
          </w:r>
          <w:r>
            <w:instrText xml:space="preserve"> PAGEREF _Toc18387 \h </w:instrText>
          </w:r>
          <w:r>
            <w:fldChar w:fldCharType="separate"/>
          </w:r>
          <w:r>
            <w:t>-</w:t>
          </w:r>
          <w:del w:id="102" w:author="cc" w:date="2026-05-23T12:56:49Z">
            <w:r>
              <w:rPr/>
              <w:delText xml:space="preserve"> </w:delText>
            </w:r>
          </w:del>
          <w:r>
            <w:t>165</w:t>
          </w:r>
          <w:del w:id="103" w:author="cc" w:date="2026-05-23T12:56:49Z">
            <w:r>
              <w:rPr/>
              <w:delText xml:space="preserve"> </w:delText>
            </w:r>
          </w:del>
          <w:r>
            <w:t>-</w:t>
          </w:r>
          <w:r>
            <w:fldChar w:fldCharType="end"/>
          </w:r>
          <w:r>
            <w:fldChar w:fldCharType="end"/>
          </w:r>
        </w:p>
        <w:p w14:paraId="459E387B">
          <w:pPr>
            <w:pStyle w:val="17"/>
            <w:tabs>
              <w:tab w:val="right" w:leader="dot" w:pos="8306"/>
            </w:tabs>
          </w:pPr>
          <w:r>
            <w:fldChar w:fldCharType="begin"/>
          </w:r>
          <w:r>
            <w:instrText xml:space="preserve"> HYPERLINK \l "_Toc3369" </w:instrText>
          </w:r>
          <w:r>
            <w:fldChar w:fldCharType="separate"/>
          </w:r>
          <w:r>
            <w:rPr>
              <w:rFonts w:hint="eastAsia"/>
            </w:rPr>
            <w:t>9.1经济影响分析</w:t>
          </w:r>
          <w:r>
            <w:tab/>
          </w:r>
          <w:r>
            <w:fldChar w:fldCharType="begin"/>
          </w:r>
          <w:r>
            <w:instrText xml:space="preserve"> PAGEREF _Toc3369 \h </w:instrText>
          </w:r>
          <w:r>
            <w:fldChar w:fldCharType="separate"/>
          </w:r>
          <w:r>
            <w:t>-</w:t>
          </w:r>
          <w:del w:id="104" w:author="cc" w:date="2026-05-23T12:56:49Z">
            <w:r>
              <w:rPr/>
              <w:delText xml:space="preserve"> </w:delText>
            </w:r>
          </w:del>
          <w:r>
            <w:t>165</w:t>
          </w:r>
          <w:del w:id="105" w:author="cc" w:date="2026-05-23T12:56:49Z">
            <w:r>
              <w:rPr/>
              <w:delText xml:space="preserve"> </w:delText>
            </w:r>
          </w:del>
          <w:r>
            <w:t>-</w:t>
          </w:r>
          <w:r>
            <w:fldChar w:fldCharType="end"/>
          </w:r>
          <w:r>
            <w:fldChar w:fldCharType="end"/>
          </w:r>
        </w:p>
        <w:p w14:paraId="61E9A53E">
          <w:pPr>
            <w:pStyle w:val="17"/>
            <w:tabs>
              <w:tab w:val="right" w:leader="dot" w:pos="8306"/>
            </w:tabs>
          </w:pPr>
          <w:r>
            <w:fldChar w:fldCharType="begin"/>
          </w:r>
          <w:r>
            <w:instrText xml:space="preserve"> HYPERLINK \l "_Toc23492" </w:instrText>
          </w:r>
          <w:r>
            <w:fldChar w:fldCharType="separate"/>
          </w:r>
          <w:r>
            <w:rPr>
              <w:rFonts w:hint="eastAsia"/>
            </w:rPr>
            <w:t>9.2社会影响分析</w:t>
          </w:r>
          <w:r>
            <w:tab/>
          </w:r>
          <w:r>
            <w:fldChar w:fldCharType="begin"/>
          </w:r>
          <w:r>
            <w:instrText xml:space="preserve"> PAGEREF _Toc23492 \h </w:instrText>
          </w:r>
          <w:r>
            <w:fldChar w:fldCharType="separate"/>
          </w:r>
          <w:r>
            <w:t>-</w:t>
          </w:r>
          <w:del w:id="106" w:author="cc" w:date="2026-05-23T12:56:49Z">
            <w:r>
              <w:rPr/>
              <w:delText xml:space="preserve"> </w:delText>
            </w:r>
          </w:del>
          <w:r>
            <w:t>166</w:t>
          </w:r>
          <w:del w:id="107" w:author="cc" w:date="2026-05-23T12:56:49Z">
            <w:r>
              <w:rPr/>
              <w:delText xml:space="preserve"> </w:delText>
            </w:r>
          </w:del>
          <w:r>
            <w:t>-</w:t>
          </w:r>
          <w:r>
            <w:fldChar w:fldCharType="end"/>
          </w:r>
          <w:r>
            <w:fldChar w:fldCharType="end"/>
          </w:r>
        </w:p>
        <w:p w14:paraId="5B751E34">
          <w:pPr>
            <w:pStyle w:val="16"/>
            <w:tabs>
              <w:tab w:val="right" w:leader="dot" w:pos="8306"/>
            </w:tabs>
          </w:pPr>
          <w:r>
            <w:fldChar w:fldCharType="begin"/>
          </w:r>
          <w:r>
            <w:instrText xml:space="preserve"> HYPERLINK \l "_Toc13772" </w:instrText>
          </w:r>
          <w:r>
            <w:fldChar w:fldCharType="separate"/>
          </w:r>
          <w:r>
            <w:rPr>
              <w:rFonts w:hint="eastAsia"/>
            </w:rPr>
            <w:t>第十章风险分析与应对措施</w:t>
          </w:r>
          <w:r>
            <w:tab/>
          </w:r>
          <w:r>
            <w:fldChar w:fldCharType="begin"/>
          </w:r>
          <w:r>
            <w:instrText xml:space="preserve"> PAGEREF _Toc13772 \h </w:instrText>
          </w:r>
          <w:r>
            <w:fldChar w:fldCharType="separate"/>
          </w:r>
          <w:r>
            <w:t>-</w:t>
          </w:r>
          <w:del w:id="108" w:author="cc" w:date="2026-05-23T12:56:49Z">
            <w:r>
              <w:rPr/>
              <w:delText xml:space="preserve"> </w:delText>
            </w:r>
          </w:del>
          <w:r>
            <w:t>169</w:t>
          </w:r>
          <w:del w:id="109" w:author="cc" w:date="2026-05-23T12:56:49Z">
            <w:r>
              <w:rPr/>
              <w:delText xml:space="preserve"> </w:delText>
            </w:r>
          </w:del>
          <w:r>
            <w:t>-</w:t>
          </w:r>
          <w:r>
            <w:fldChar w:fldCharType="end"/>
          </w:r>
          <w:r>
            <w:fldChar w:fldCharType="end"/>
          </w:r>
        </w:p>
        <w:p w14:paraId="37149333">
          <w:pPr>
            <w:pStyle w:val="17"/>
            <w:tabs>
              <w:tab w:val="right" w:leader="dot" w:pos="8306"/>
            </w:tabs>
          </w:pPr>
          <w:r>
            <w:fldChar w:fldCharType="begin"/>
          </w:r>
          <w:r>
            <w:instrText xml:space="preserve"> HYPERLINK \l "_Toc12566" </w:instrText>
          </w:r>
          <w:r>
            <w:fldChar w:fldCharType="separate"/>
          </w:r>
          <w:r>
            <w:rPr>
              <w:rFonts w:hint="eastAsia"/>
            </w:rPr>
            <w:t>10.1风险识别与评价</w:t>
          </w:r>
          <w:r>
            <w:tab/>
          </w:r>
          <w:r>
            <w:fldChar w:fldCharType="begin"/>
          </w:r>
          <w:r>
            <w:instrText xml:space="preserve"> PAGEREF _Toc12566 \h </w:instrText>
          </w:r>
          <w:r>
            <w:fldChar w:fldCharType="separate"/>
          </w:r>
          <w:r>
            <w:t>-</w:t>
          </w:r>
          <w:del w:id="110" w:author="cc" w:date="2026-05-23T12:56:49Z">
            <w:r>
              <w:rPr/>
              <w:delText xml:space="preserve"> </w:delText>
            </w:r>
          </w:del>
          <w:r>
            <w:t>169</w:t>
          </w:r>
          <w:del w:id="111" w:author="cc" w:date="2026-05-23T12:56:49Z">
            <w:r>
              <w:rPr/>
              <w:delText xml:space="preserve"> </w:delText>
            </w:r>
          </w:del>
          <w:r>
            <w:t>-</w:t>
          </w:r>
          <w:r>
            <w:fldChar w:fldCharType="end"/>
          </w:r>
          <w:r>
            <w:fldChar w:fldCharType="end"/>
          </w:r>
        </w:p>
        <w:p w14:paraId="2B5FCAFE">
          <w:pPr>
            <w:pStyle w:val="17"/>
            <w:tabs>
              <w:tab w:val="right" w:leader="dot" w:pos="8306"/>
            </w:tabs>
          </w:pPr>
          <w:r>
            <w:fldChar w:fldCharType="begin"/>
          </w:r>
          <w:r>
            <w:instrText xml:space="preserve"> HYPERLINK \l "_Toc21058" </w:instrText>
          </w:r>
          <w:r>
            <w:fldChar w:fldCharType="separate"/>
          </w:r>
          <w:r>
            <w:rPr>
              <w:rFonts w:hint="eastAsia"/>
            </w:rPr>
            <w:t>10.2风险管控方案</w:t>
          </w:r>
          <w:r>
            <w:tab/>
          </w:r>
          <w:r>
            <w:fldChar w:fldCharType="begin"/>
          </w:r>
          <w:r>
            <w:instrText xml:space="preserve"> PAGEREF _Toc21058 \h </w:instrText>
          </w:r>
          <w:r>
            <w:fldChar w:fldCharType="separate"/>
          </w:r>
          <w:r>
            <w:t>-</w:t>
          </w:r>
          <w:del w:id="112" w:author="cc" w:date="2026-05-23T12:56:49Z">
            <w:r>
              <w:rPr/>
              <w:delText xml:space="preserve"> </w:delText>
            </w:r>
          </w:del>
          <w:r>
            <w:t>170</w:t>
          </w:r>
          <w:del w:id="113" w:author="cc" w:date="2026-05-23T12:56:49Z">
            <w:r>
              <w:rPr/>
              <w:delText xml:space="preserve"> </w:delText>
            </w:r>
          </w:del>
          <w:r>
            <w:t>-</w:t>
          </w:r>
          <w:r>
            <w:fldChar w:fldCharType="end"/>
          </w:r>
          <w:r>
            <w:fldChar w:fldCharType="end"/>
          </w:r>
        </w:p>
        <w:p w14:paraId="14FB4659">
          <w:pPr>
            <w:pStyle w:val="17"/>
            <w:tabs>
              <w:tab w:val="right" w:leader="dot" w:pos="8306"/>
            </w:tabs>
          </w:pPr>
          <w:r>
            <w:fldChar w:fldCharType="begin"/>
          </w:r>
          <w:r>
            <w:instrText xml:space="preserve"> HYPERLINK \l "_Toc26642" </w:instrText>
          </w:r>
          <w:r>
            <w:fldChar w:fldCharType="separate"/>
          </w:r>
          <w:r>
            <w:rPr>
              <w:rFonts w:hint="eastAsia"/>
            </w:rPr>
            <w:t>10.3风险应急预案</w:t>
          </w:r>
          <w:r>
            <w:tab/>
          </w:r>
          <w:r>
            <w:fldChar w:fldCharType="begin"/>
          </w:r>
          <w:r>
            <w:instrText xml:space="preserve"> PAGEREF _Toc26642 \h </w:instrText>
          </w:r>
          <w:r>
            <w:fldChar w:fldCharType="separate"/>
          </w:r>
          <w:r>
            <w:t>-</w:t>
          </w:r>
          <w:del w:id="114" w:author="cc" w:date="2026-05-23T12:56:49Z">
            <w:r>
              <w:rPr/>
              <w:delText xml:space="preserve"> </w:delText>
            </w:r>
          </w:del>
          <w:r>
            <w:t>172</w:t>
          </w:r>
          <w:del w:id="115" w:author="cc" w:date="2026-05-23T12:56:49Z">
            <w:r>
              <w:rPr/>
              <w:delText xml:space="preserve"> </w:delText>
            </w:r>
          </w:del>
          <w:r>
            <w:t>-</w:t>
          </w:r>
          <w:r>
            <w:fldChar w:fldCharType="end"/>
          </w:r>
          <w:r>
            <w:fldChar w:fldCharType="end"/>
          </w:r>
        </w:p>
        <w:p w14:paraId="06C6702B">
          <w:pPr>
            <w:pStyle w:val="16"/>
            <w:tabs>
              <w:tab w:val="right" w:leader="dot" w:pos="8306"/>
            </w:tabs>
          </w:pPr>
          <w:r>
            <w:fldChar w:fldCharType="begin"/>
          </w:r>
          <w:r>
            <w:instrText xml:space="preserve"> HYPERLINK \l "_Toc25435" </w:instrText>
          </w:r>
          <w:r>
            <w:fldChar w:fldCharType="separate"/>
          </w:r>
          <w:r>
            <w:rPr>
              <w:rFonts w:hint="eastAsia"/>
            </w:rPr>
            <w:t>第十一章结论与建议</w:t>
          </w:r>
          <w:r>
            <w:tab/>
          </w:r>
          <w:r>
            <w:fldChar w:fldCharType="begin"/>
          </w:r>
          <w:r>
            <w:instrText xml:space="preserve"> PAGEREF _Toc25435 \h </w:instrText>
          </w:r>
          <w:r>
            <w:fldChar w:fldCharType="separate"/>
          </w:r>
          <w:r>
            <w:t>-</w:t>
          </w:r>
          <w:del w:id="116" w:author="cc" w:date="2026-05-23T12:56:49Z">
            <w:r>
              <w:rPr/>
              <w:delText xml:space="preserve"> </w:delText>
            </w:r>
          </w:del>
          <w:r>
            <w:t>176</w:t>
          </w:r>
          <w:del w:id="117" w:author="cc" w:date="2026-05-23T12:56:49Z">
            <w:r>
              <w:rPr/>
              <w:delText xml:space="preserve"> </w:delText>
            </w:r>
          </w:del>
          <w:r>
            <w:t>-</w:t>
          </w:r>
          <w:r>
            <w:fldChar w:fldCharType="end"/>
          </w:r>
          <w:r>
            <w:fldChar w:fldCharType="end"/>
          </w:r>
        </w:p>
        <w:p w14:paraId="05C9DF11">
          <w:pPr>
            <w:pStyle w:val="17"/>
            <w:tabs>
              <w:tab w:val="right" w:leader="dot" w:pos="8306"/>
            </w:tabs>
          </w:pPr>
          <w:r>
            <w:fldChar w:fldCharType="begin"/>
          </w:r>
          <w:r>
            <w:instrText xml:space="preserve"> HYPERLINK \l "_Toc326" </w:instrText>
          </w:r>
          <w:r>
            <w:fldChar w:fldCharType="separate"/>
          </w:r>
          <w:r>
            <w:rPr>
              <w:rFonts w:hint="eastAsia"/>
            </w:rPr>
            <w:t>11.1主要研究结论</w:t>
          </w:r>
          <w:r>
            <w:tab/>
          </w:r>
          <w:r>
            <w:fldChar w:fldCharType="begin"/>
          </w:r>
          <w:r>
            <w:instrText xml:space="preserve"> PAGEREF _Toc326 \h </w:instrText>
          </w:r>
          <w:r>
            <w:fldChar w:fldCharType="separate"/>
          </w:r>
          <w:r>
            <w:t>-</w:t>
          </w:r>
          <w:del w:id="118" w:author="cc" w:date="2026-05-23T12:56:49Z">
            <w:r>
              <w:rPr/>
              <w:delText xml:space="preserve"> </w:delText>
            </w:r>
          </w:del>
          <w:r>
            <w:t>176</w:t>
          </w:r>
          <w:del w:id="119" w:author="cc" w:date="2026-05-23T12:56:49Z">
            <w:r>
              <w:rPr/>
              <w:delText xml:space="preserve"> </w:delText>
            </w:r>
          </w:del>
          <w:r>
            <w:t>-</w:t>
          </w:r>
          <w:r>
            <w:fldChar w:fldCharType="end"/>
          </w:r>
          <w:r>
            <w:fldChar w:fldCharType="end"/>
          </w:r>
        </w:p>
        <w:p w14:paraId="2C7F408E">
          <w:pPr>
            <w:pStyle w:val="17"/>
            <w:tabs>
              <w:tab w:val="right" w:leader="dot" w:pos="8306"/>
            </w:tabs>
          </w:pPr>
          <w:r>
            <w:fldChar w:fldCharType="begin"/>
          </w:r>
          <w:r>
            <w:instrText xml:space="preserve"> HYPERLINK \l "_Toc26210" </w:instrText>
          </w:r>
          <w:r>
            <w:fldChar w:fldCharType="separate"/>
          </w:r>
          <w:r>
            <w:rPr>
              <w:rFonts w:hint="eastAsia"/>
            </w:rPr>
            <w:t>11.2问题与建议</w:t>
          </w:r>
          <w:r>
            <w:tab/>
          </w:r>
          <w:r>
            <w:fldChar w:fldCharType="begin"/>
          </w:r>
          <w:r>
            <w:instrText xml:space="preserve"> PAGEREF _Toc26210 \h </w:instrText>
          </w:r>
          <w:r>
            <w:fldChar w:fldCharType="separate"/>
          </w:r>
          <w:r>
            <w:t>-</w:t>
          </w:r>
          <w:del w:id="120" w:author="cc" w:date="2026-05-23T12:56:49Z">
            <w:r>
              <w:rPr/>
              <w:delText xml:space="preserve"> </w:delText>
            </w:r>
          </w:del>
          <w:r>
            <w:t>177</w:t>
          </w:r>
          <w:del w:id="121" w:author="cc" w:date="2026-05-23T12:56:49Z">
            <w:r>
              <w:rPr/>
              <w:delText xml:space="preserve"> </w:delText>
            </w:r>
          </w:del>
          <w:r>
            <w:t>-</w:t>
          </w:r>
          <w:r>
            <w:fldChar w:fldCharType="end"/>
          </w:r>
          <w:r>
            <w:fldChar w:fldCharType="end"/>
          </w:r>
        </w:p>
        <w:p w14:paraId="28DC55F6">
          <w:pPr>
            <w:pStyle w:val="16"/>
            <w:tabs>
              <w:tab w:val="right" w:leader="dot" w:pos="8306"/>
            </w:tabs>
          </w:pPr>
          <w:r>
            <w:fldChar w:fldCharType="begin"/>
          </w:r>
          <w:r>
            <w:instrText xml:space="preserve"> HYPERLINK \l "_Toc28643" </w:instrText>
          </w:r>
          <w:r>
            <w:fldChar w:fldCharType="separate"/>
          </w:r>
          <w:r>
            <w:rPr>
              <w:rFonts w:hint="eastAsia"/>
            </w:rPr>
            <w:t>第十二章附表</w:t>
          </w:r>
          <w:r>
            <w:tab/>
          </w:r>
          <w:r>
            <w:fldChar w:fldCharType="begin"/>
          </w:r>
          <w:r>
            <w:instrText xml:space="preserve"> PAGEREF _Toc28643 \h </w:instrText>
          </w:r>
          <w:r>
            <w:fldChar w:fldCharType="separate"/>
          </w:r>
          <w:r>
            <w:t>-</w:t>
          </w:r>
          <w:del w:id="122" w:author="cc" w:date="2026-05-23T12:56:49Z">
            <w:r>
              <w:rPr/>
              <w:delText xml:space="preserve"> </w:delText>
            </w:r>
          </w:del>
          <w:r>
            <w:t>179</w:t>
          </w:r>
          <w:del w:id="123" w:author="cc" w:date="2026-05-23T12:56:49Z">
            <w:r>
              <w:rPr/>
              <w:delText xml:space="preserve"> </w:delText>
            </w:r>
          </w:del>
          <w:r>
            <w:t>-</w:t>
          </w:r>
          <w:r>
            <w:fldChar w:fldCharType="end"/>
          </w:r>
          <w:r>
            <w:fldChar w:fldCharType="end"/>
          </w:r>
        </w:p>
        <w:p w14:paraId="27DA980F">
          <w:pPr>
            <w:pStyle w:val="17"/>
            <w:tabs>
              <w:tab w:val="right" w:leader="dot" w:pos="8306"/>
            </w:tabs>
          </w:pPr>
          <w:r>
            <w:fldChar w:fldCharType="begin"/>
          </w:r>
          <w:r>
            <w:instrText xml:space="preserve"> HYPERLINK \l "_Toc2197" </w:instrText>
          </w:r>
          <w:r>
            <w:fldChar w:fldCharType="separate"/>
          </w:r>
          <w:r>
            <w:rPr>
              <w:rFonts w:hint="eastAsia"/>
            </w:rPr>
            <w:t>12.1政务操作系统0S</w:t>
          </w:r>
          <w:r>
            <w:tab/>
          </w:r>
          <w:r>
            <w:fldChar w:fldCharType="begin"/>
          </w:r>
          <w:r>
            <w:instrText xml:space="preserve"> PAGEREF _Toc2197 \h </w:instrText>
          </w:r>
          <w:r>
            <w:fldChar w:fldCharType="separate"/>
          </w:r>
          <w:r>
            <w:t>-</w:t>
          </w:r>
          <w:del w:id="124" w:author="cc" w:date="2026-05-23T12:56:49Z">
            <w:r>
              <w:rPr/>
              <w:delText xml:space="preserve"> </w:delText>
            </w:r>
          </w:del>
          <w:r>
            <w:t>179</w:t>
          </w:r>
          <w:del w:id="125" w:author="cc" w:date="2026-05-23T12:56:49Z">
            <w:r>
              <w:rPr/>
              <w:delText xml:space="preserve"> </w:delText>
            </w:r>
          </w:del>
          <w:r>
            <w:t>-</w:t>
          </w:r>
          <w:r>
            <w:fldChar w:fldCharType="end"/>
          </w:r>
          <w:r>
            <w:fldChar w:fldCharType="end"/>
          </w:r>
        </w:p>
        <w:p w14:paraId="08083B30">
          <w:pPr>
            <w:pStyle w:val="17"/>
            <w:tabs>
              <w:tab w:val="right" w:leader="dot" w:pos="8306"/>
            </w:tabs>
          </w:pPr>
          <w:r>
            <w:fldChar w:fldCharType="begin"/>
          </w:r>
          <w:r>
            <w:instrText xml:space="preserve"> HYPERLINK \l "_Toc16339" </w:instrText>
          </w:r>
          <w:r>
            <w:fldChar w:fldCharType="separate"/>
          </w:r>
          <w:r>
            <w:rPr>
              <w:rFonts w:hint="eastAsia"/>
            </w:rPr>
            <w:t>12.2AI能力平台</w:t>
          </w:r>
          <w:r>
            <w:tab/>
          </w:r>
          <w:r>
            <w:fldChar w:fldCharType="begin"/>
          </w:r>
          <w:r>
            <w:instrText xml:space="preserve"> PAGEREF _Toc16339 \h </w:instrText>
          </w:r>
          <w:r>
            <w:fldChar w:fldCharType="separate"/>
          </w:r>
          <w:r>
            <w:t>-</w:t>
          </w:r>
          <w:del w:id="126" w:author="cc" w:date="2026-05-23T12:56:49Z">
            <w:r>
              <w:rPr/>
              <w:delText xml:space="preserve"> </w:delText>
            </w:r>
          </w:del>
          <w:r>
            <w:t>181</w:t>
          </w:r>
          <w:del w:id="127" w:author="cc" w:date="2026-05-23T12:56:49Z">
            <w:r>
              <w:rPr/>
              <w:delText xml:space="preserve"> </w:delText>
            </w:r>
          </w:del>
          <w:r>
            <w:t>-</w:t>
          </w:r>
          <w:r>
            <w:fldChar w:fldCharType="end"/>
          </w:r>
          <w:r>
            <w:fldChar w:fldCharType="end"/>
          </w:r>
        </w:p>
        <w:p w14:paraId="3ED35BB5">
          <w:pPr>
            <w:pStyle w:val="17"/>
            <w:tabs>
              <w:tab w:val="right" w:leader="dot" w:pos="8306"/>
            </w:tabs>
          </w:pPr>
          <w:r>
            <w:fldChar w:fldCharType="begin"/>
          </w:r>
          <w:r>
            <w:instrText xml:space="preserve"> HYPERLINK \l "_Toc29511" </w:instrText>
          </w:r>
          <w:r>
            <w:fldChar w:fldCharType="separate"/>
          </w:r>
          <w:r>
            <w:rPr>
              <w:rFonts w:hint="eastAsia"/>
            </w:rPr>
            <w:t>12.3AI智能体应用</w:t>
          </w:r>
          <w:r>
            <w:tab/>
          </w:r>
          <w:r>
            <w:fldChar w:fldCharType="begin"/>
          </w:r>
          <w:r>
            <w:instrText xml:space="preserve"> PAGEREF _Toc29511 \h </w:instrText>
          </w:r>
          <w:r>
            <w:fldChar w:fldCharType="separate"/>
          </w:r>
          <w:r>
            <w:t>-</w:t>
          </w:r>
          <w:del w:id="128" w:author="cc" w:date="2026-05-23T12:56:49Z">
            <w:r>
              <w:rPr/>
              <w:delText xml:space="preserve"> </w:delText>
            </w:r>
          </w:del>
          <w:r>
            <w:t>184</w:t>
          </w:r>
          <w:del w:id="129" w:author="cc" w:date="2026-05-23T12:56:49Z">
            <w:r>
              <w:rPr/>
              <w:delText xml:space="preserve"> </w:delText>
            </w:r>
          </w:del>
          <w:r>
            <w:t>-</w:t>
          </w:r>
          <w:r>
            <w:fldChar w:fldCharType="end"/>
          </w:r>
          <w:r>
            <w:fldChar w:fldCharType="end"/>
          </w:r>
        </w:p>
        <w:p w14:paraId="4D71FC3B">
          <w:pPr>
            <w:pStyle w:val="17"/>
            <w:tabs>
              <w:tab w:val="right" w:leader="dot" w:pos="8306"/>
            </w:tabs>
          </w:pPr>
          <w:r>
            <w:fldChar w:fldCharType="begin"/>
          </w:r>
          <w:r>
            <w:instrText xml:space="preserve"> HYPERLINK \l "_Toc30157" </w:instrText>
          </w:r>
          <w:r>
            <w:fldChar w:fldCharType="separate"/>
          </w:r>
          <w:r>
            <w:rPr>
              <w:rFonts w:hint="eastAsia"/>
            </w:rPr>
            <w:t>12.4</w:t>
          </w:r>
          <w:r>
            <w:t>数据能力中心</w:t>
          </w:r>
          <w:r>
            <w:tab/>
          </w:r>
          <w:r>
            <w:fldChar w:fldCharType="begin"/>
          </w:r>
          <w:r>
            <w:instrText xml:space="preserve"> PAGEREF _Toc30157 \h </w:instrText>
          </w:r>
          <w:r>
            <w:fldChar w:fldCharType="separate"/>
          </w:r>
          <w:r>
            <w:t>-</w:t>
          </w:r>
          <w:del w:id="130" w:author="cc" w:date="2026-05-23T12:56:49Z">
            <w:r>
              <w:rPr/>
              <w:delText xml:space="preserve"> </w:delText>
            </w:r>
          </w:del>
          <w:r>
            <w:t>192</w:t>
          </w:r>
          <w:del w:id="131" w:author="cc" w:date="2026-05-23T12:56:49Z">
            <w:r>
              <w:rPr/>
              <w:delText xml:space="preserve"> </w:delText>
            </w:r>
          </w:del>
          <w:r>
            <w:t>-</w:t>
          </w:r>
          <w:r>
            <w:fldChar w:fldCharType="end"/>
          </w:r>
          <w:r>
            <w:fldChar w:fldCharType="end"/>
          </w:r>
        </w:p>
        <w:p w14:paraId="28E6363B">
          <w:pPr>
            <w:pStyle w:val="17"/>
            <w:tabs>
              <w:tab w:val="right" w:leader="dot" w:pos="8306"/>
            </w:tabs>
          </w:pPr>
          <w:r>
            <w:fldChar w:fldCharType="begin"/>
          </w:r>
          <w:r>
            <w:instrText xml:space="preserve"> HYPERLINK \l "_Toc24134" </w:instrText>
          </w:r>
          <w:r>
            <w:fldChar w:fldCharType="separate"/>
          </w:r>
          <w:r>
            <w:rPr>
              <w:rFonts w:hint="eastAsia"/>
            </w:rPr>
            <w:t>12.5安全合规</w:t>
          </w:r>
          <w:r>
            <w:tab/>
          </w:r>
          <w:r>
            <w:fldChar w:fldCharType="begin"/>
          </w:r>
          <w:r>
            <w:instrText xml:space="preserve"> PAGEREF _Toc24134 \h </w:instrText>
          </w:r>
          <w:r>
            <w:fldChar w:fldCharType="separate"/>
          </w:r>
          <w:r>
            <w:t>-</w:t>
          </w:r>
          <w:del w:id="132" w:author="cc" w:date="2026-05-23T12:56:49Z">
            <w:r>
              <w:rPr/>
              <w:delText xml:space="preserve"> </w:delText>
            </w:r>
          </w:del>
          <w:r>
            <w:t>195</w:t>
          </w:r>
          <w:del w:id="133" w:author="cc" w:date="2026-05-23T12:56:49Z">
            <w:r>
              <w:rPr/>
              <w:delText xml:space="preserve"> </w:delText>
            </w:r>
          </w:del>
          <w:r>
            <w:t>-</w:t>
          </w:r>
          <w:r>
            <w:fldChar w:fldCharType="end"/>
          </w:r>
          <w:r>
            <w:fldChar w:fldCharType="end"/>
          </w:r>
        </w:p>
        <w:p w14:paraId="22BB4443">
          <w:pPr>
            <w:pStyle w:val="17"/>
            <w:tabs>
              <w:tab w:val="right" w:leader="dot" w:pos="8306"/>
            </w:tabs>
          </w:pPr>
          <w:r>
            <w:fldChar w:fldCharType="begin"/>
          </w:r>
          <w:r>
            <w:instrText xml:space="preserve"> HYPERLINK \l "_Toc16556" </w:instrText>
          </w:r>
          <w:r>
            <w:fldChar w:fldCharType="separate"/>
          </w:r>
          <w:r>
            <w:rPr>
              <w:rFonts w:hint="eastAsia"/>
            </w:rPr>
            <w:t>12.6大模型能力接入</w:t>
          </w:r>
          <w:r>
            <w:tab/>
          </w:r>
          <w:r>
            <w:fldChar w:fldCharType="begin"/>
          </w:r>
          <w:r>
            <w:instrText xml:space="preserve"> PAGEREF _Toc16556 \h </w:instrText>
          </w:r>
          <w:r>
            <w:fldChar w:fldCharType="separate"/>
          </w:r>
          <w:r>
            <w:t>-</w:t>
          </w:r>
          <w:del w:id="134" w:author="cc" w:date="2026-05-23T12:56:49Z">
            <w:r>
              <w:rPr/>
              <w:delText xml:space="preserve"> </w:delText>
            </w:r>
          </w:del>
          <w:r>
            <w:t>204</w:t>
          </w:r>
          <w:del w:id="135" w:author="cc" w:date="2026-05-23T12:56:49Z">
            <w:r>
              <w:rPr/>
              <w:delText xml:space="preserve"> </w:delText>
            </w:r>
          </w:del>
          <w:r>
            <w:t>-</w:t>
          </w:r>
          <w:r>
            <w:fldChar w:fldCharType="end"/>
          </w:r>
          <w:r>
            <w:fldChar w:fldCharType="end"/>
          </w:r>
        </w:p>
        <w:p w14:paraId="0536751E">
          <w:pPr>
            <w:pStyle w:val="17"/>
            <w:tabs>
              <w:tab w:val="right" w:leader="dot" w:pos="8306"/>
            </w:tabs>
          </w:pPr>
          <w:r>
            <w:fldChar w:fldCharType="begin"/>
          </w:r>
          <w:r>
            <w:instrText xml:space="preserve"> HYPERLINK \l "_Toc16952" </w:instrText>
          </w:r>
          <w:r>
            <w:fldChar w:fldCharType="separate"/>
          </w:r>
          <w:r>
            <w:rPr>
              <w:rFonts w:hint="eastAsia"/>
            </w:rPr>
            <w:t>12.7云资源需求清单</w:t>
          </w:r>
          <w:r>
            <w:tab/>
          </w:r>
          <w:r>
            <w:fldChar w:fldCharType="begin"/>
          </w:r>
          <w:r>
            <w:instrText xml:space="preserve"> PAGEREF _Toc16952 \h </w:instrText>
          </w:r>
          <w:r>
            <w:fldChar w:fldCharType="separate"/>
          </w:r>
          <w:r>
            <w:t>-</w:t>
          </w:r>
          <w:del w:id="136" w:author="cc" w:date="2026-05-23T12:56:49Z">
            <w:r>
              <w:rPr/>
              <w:delText xml:space="preserve"> </w:delText>
            </w:r>
          </w:del>
          <w:r>
            <w:t>207</w:t>
          </w:r>
          <w:del w:id="137" w:author="cc" w:date="2026-05-23T12:56:49Z">
            <w:r>
              <w:rPr/>
              <w:delText xml:space="preserve"> </w:delText>
            </w:r>
          </w:del>
          <w:r>
            <w:t>-</w:t>
          </w:r>
          <w:r>
            <w:fldChar w:fldCharType="end"/>
          </w:r>
          <w:r>
            <w:fldChar w:fldCharType="end"/>
          </w:r>
        </w:p>
        <w:p w14:paraId="1537AAE9">
          <w:pPr>
            <w:pStyle w:val="26"/>
            <w:spacing w:before="156" w:after="156" w:line="560" w:lineRule="exact"/>
            <w:ind w:firstLine="480"/>
          </w:pPr>
          <w:r>
            <w:rPr>
              <w:rFonts w:hint="eastAsia" w:asciiTheme="minorEastAsia" w:hAnsiTheme="minorEastAsia" w:eastAsiaTheme="minorEastAsia" w:cstheme="minorEastAsia"/>
              <w:szCs w:val="28"/>
            </w:rPr>
            <w:fldChar w:fldCharType="end"/>
          </w:r>
        </w:p>
      </w:sdtContent>
    </w:sdt>
    <w:p w14:paraId="13A46A2A">
      <w:pPr>
        <w:pStyle w:val="26"/>
        <w:spacing w:before="156" w:after="156"/>
        <w:ind w:firstLine="480"/>
      </w:pPr>
    </w:p>
    <w:p w14:paraId="2589859B">
      <w:pPr>
        <w:pStyle w:val="2"/>
        <w:spacing w:line="480" w:lineRule="exact"/>
        <w:ind w:left="0" w:firstLine="0"/>
        <w:sectPr>
          <w:footerReference r:id="rId7" w:type="default"/>
          <w:pgSz w:w="11906" w:h="16838"/>
          <w:pgMar w:top="1440" w:right="1800" w:bottom="1440" w:left="1800" w:header="851" w:footer="992" w:gutter="0"/>
          <w:pgNumType w:fmt="upperRoman" w:start="1"/>
          <w:cols w:space="425" w:num="1"/>
          <w:docGrid w:type="lines" w:linePitch="312" w:charSpace="0"/>
        </w:sectPr>
      </w:pPr>
      <w:bookmarkStart w:id="2" w:name="_Toc28727"/>
    </w:p>
    <w:p w14:paraId="27D75590">
      <w:pPr>
        <w:pStyle w:val="2"/>
        <w:numPr>
          <w:ilvl w:val="0"/>
          <w:numId w:val="0"/>
        </w:numPr>
        <w:spacing w:line="480" w:lineRule="exact"/>
      </w:pPr>
      <w:bookmarkStart w:id="3" w:name="_Toc20190"/>
      <w:bookmarkStart w:id="4" w:name="_Toc229492026"/>
      <w:bookmarkStart w:id="5" w:name="_Toc1675"/>
      <w:bookmarkStart w:id="6" w:name="_Toc23216"/>
      <w:r>
        <w:rPr>
          <w:rFonts w:hint="eastAsia"/>
        </w:rPr>
        <w:t>第一章项目概述</w:t>
      </w:r>
      <w:bookmarkEnd w:id="0"/>
      <w:bookmarkEnd w:id="1"/>
      <w:bookmarkEnd w:id="2"/>
      <w:bookmarkEnd w:id="3"/>
      <w:bookmarkEnd w:id="4"/>
      <w:bookmarkEnd w:id="5"/>
      <w:bookmarkEnd w:id="6"/>
    </w:p>
    <w:p w14:paraId="0AFA4F61">
      <w:pPr>
        <w:pStyle w:val="3"/>
        <w:numPr>
          <w:ilvl w:val="1"/>
          <w:numId w:val="0"/>
        </w:numPr>
        <w:ind w:left="576" w:hanging="576"/>
      </w:pPr>
      <w:bookmarkStart w:id="7" w:name="_Toc229492027"/>
      <w:bookmarkStart w:id="8" w:name="_Toc1959"/>
      <w:r>
        <w:rPr>
          <w:rFonts w:hint="eastAsia"/>
        </w:rPr>
        <w:t>1.1项目概况</w:t>
      </w:r>
      <w:bookmarkEnd w:id="7"/>
      <w:bookmarkEnd w:id="8"/>
    </w:p>
    <w:p w14:paraId="3FC3FC74">
      <w:pPr>
        <w:pStyle w:val="4"/>
        <w:numPr>
          <w:ilvl w:val="2"/>
          <w:numId w:val="0"/>
        </w:numPr>
        <w:ind w:left="720" w:hanging="720"/>
      </w:pPr>
      <w:bookmarkStart w:id="9" w:name="_Toc5946"/>
      <w:bookmarkStart w:id="10" w:name="_Toc10219"/>
      <w:bookmarkStart w:id="11" w:name="_Toc2827"/>
      <w:r>
        <w:rPr>
          <w:rFonts w:hint="eastAsia"/>
        </w:rPr>
        <w:t>1.1.1项目名称</w:t>
      </w:r>
      <w:bookmarkEnd w:id="9"/>
      <w:bookmarkEnd w:id="10"/>
      <w:bookmarkEnd w:id="11"/>
    </w:p>
    <w:p w14:paraId="5CB8BB2A">
      <w:pPr>
        <w:ind w:firstLine="560" w:firstLineChars="200"/>
        <w:rPr>
          <w:rFonts w:hint="eastAsia" w:eastAsia="宋体"/>
          <w:lang w:eastAsia="zh-CN"/>
        </w:rPr>
      </w:pPr>
      <w:r>
        <w:rPr>
          <w:rFonts w:hint="eastAsia"/>
        </w:rPr>
        <w:t>项目名称：</w:t>
      </w:r>
      <w:bookmarkStart w:id="12" w:name="OLE_LINK5"/>
      <w:bookmarkStart w:id="13" w:name="OLE_LINK2"/>
      <w:r>
        <w:rPr>
          <w:rFonts w:hint="eastAsia"/>
        </w:rPr>
        <w:t>“AI光谷”智能体平台建设项目</w:t>
      </w:r>
      <w:bookmarkEnd w:id="12"/>
      <w:del w:id="138" w:author="cc" w:date="2026-05-23T12:56:49Z">
        <w:r>
          <w:rPr>
            <w:rFonts w:hint="eastAsia"/>
          </w:rPr>
          <w:delText xml:space="preserve"> </w:delText>
        </w:r>
      </w:del>
    </w:p>
    <w:bookmarkEnd w:id="13"/>
    <w:p w14:paraId="35F12FF9">
      <w:pPr>
        <w:pStyle w:val="4"/>
        <w:numPr>
          <w:ilvl w:val="2"/>
          <w:numId w:val="0"/>
        </w:numPr>
        <w:ind w:left="720" w:hanging="720"/>
      </w:pPr>
      <w:r>
        <w:rPr>
          <w:rFonts w:hint="eastAsia"/>
        </w:rPr>
        <w:t>1.1.2建设目标</w:t>
      </w:r>
    </w:p>
    <w:p w14:paraId="00CA24A6">
      <w:pPr>
        <w:ind w:firstLine="560" w:firstLineChars="200"/>
      </w:pPr>
      <w:bookmarkStart w:id="14" w:name="OLE_LINK4"/>
      <w:r>
        <w:rPr>
          <w:rFonts w:hint="eastAsia"/>
        </w:rPr>
        <w:t>“AI光谷”智能体平台建设项目依托东湖高新区雄厚的科技创新资源和产业基础，构建以本地部署算力环境与大模型Tokens算力服务为算力支撑、以产业数据集为数据能力中心、以</w:t>
      </w:r>
      <w:r>
        <w:t>政务操作系统OS</w:t>
      </w:r>
      <w:r>
        <w:rPr>
          <w:rFonts w:hint="eastAsia"/>
        </w:rPr>
        <w:t>（含IAM多级权限管控、技能仓库、多智能体编排、业务规则与流程库、知识工程）为AI能力核心、以大模型应用防火墙（AIFW）、智能体安全管理平台、智能体身份与权限管理平台及机密计算为安全能力中心的四位一体技术底座。在此基础上，打造Agent智能体开发与编排平台（提供低代码/无代码开发、多智能体协同、全生命周期管理）与多场景政务/产业智能体集群（包括公文写作智能体、智能咨询智能体、产业洞察智能体及智能分析工具、</w:t>
      </w:r>
      <w:r>
        <w:rPr>
          <w:rFonts w:ascii="宋体" w:hAnsi="宋体"/>
          <w:szCs w:val="28"/>
        </w:rPr>
        <w:t>政策匹配智能体</w:t>
      </w:r>
      <w:r>
        <w:rPr>
          <w:rFonts w:hint="eastAsia" w:ascii="宋体" w:hAnsi="宋体"/>
          <w:szCs w:val="28"/>
        </w:rPr>
        <w:t>AI创作智能体</w:t>
      </w:r>
      <w:r>
        <w:rPr>
          <w:rFonts w:ascii="宋体" w:hAnsi="宋体"/>
          <w:szCs w:val="28"/>
        </w:rPr>
        <w:t>、</w:t>
      </w:r>
      <w:r>
        <w:rPr>
          <w:rFonts w:hint="eastAsia" w:ascii="宋体" w:hAnsi="宋体"/>
          <w:szCs w:val="28"/>
        </w:rPr>
        <w:t>内容编辑智能体</w:t>
      </w:r>
      <w:r>
        <w:rPr>
          <w:rFonts w:ascii="宋体" w:hAnsi="宋体"/>
          <w:szCs w:val="28"/>
        </w:rPr>
        <w:t>、智能</w:t>
      </w:r>
      <w:ins w:id="139" w:author="cc" w:date="2026-05-23T12:18:23Z">
        <w:r>
          <w:rPr>
            <w:rFonts w:hint="eastAsia" w:ascii="宋体" w:hAnsi="宋体"/>
            <w:szCs w:val="28"/>
            <w:lang w:val="en-US" w:eastAsia="zh-CN"/>
          </w:rPr>
          <w:t>编程</w:t>
        </w:r>
      </w:ins>
      <w:del w:id="140" w:author="cc" w:date="2026-05-23T12:18:21Z">
        <w:r>
          <w:rPr>
            <w:rFonts w:ascii="宋体" w:hAnsi="宋体"/>
            <w:szCs w:val="28"/>
          </w:rPr>
          <w:delText>编码</w:delText>
        </w:r>
      </w:del>
      <w:r>
        <w:rPr>
          <w:rFonts w:ascii="宋体" w:hAnsi="宋体"/>
          <w:szCs w:val="28"/>
        </w:rPr>
        <w:t>智能体</w:t>
      </w:r>
      <w:r>
        <w:rPr>
          <w:rFonts w:hint="eastAsia" w:ascii="宋体" w:hAnsi="宋体"/>
          <w:szCs w:val="28"/>
        </w:rPr>
        <w:t>等</w:t>
      </w:r>
      <w:r>
        <w:rPr>
          <w:rFonts w:hint="eastAsia"/>
        </w:rPr>
        <w:t>），重点推进AI+政务服务与AI+产业经济两大领域的深度应用。通过构建全栈式人工智能公共服务平台，推动高质量数据要素合规流通与低代码AI工具的普及，为行业垂类模型研发与规模化应用提供强大支撑，加速人工智能与政务办公、企业服务、产业研判的深度融合，全面提升治理效能、服务品质与产业竞争力，助力东湖高新区打造全国领先的人工智能创新高地。</w:t>
      </w:r>
    </w:p>
    <w:p w14:paraId="65ECA8D4">
      <w:pPr>
        <w:ind w:firstLine="560" w:firstLineChars="200"/>
      </w:pPr>
      <w:r>
        <w:rPr>
          <w:rFonts w:hint="eastAsia"/>
        </w:rPr>
        <w:t>（一）构建智能技术底座，夯实创新发展基础</w:t>
      </w:r>
    </w:p>
    <w:p w14:paraId="4315B385">
      <w:pPr>
        <w:ind w:firstLine="560" w:firstLineChars="200"/>
      </w:pPr>
      <w:r>
        <w:rPr>
          <w:rFonts w:hint="eastAsia"/>
        </w:rPr>
        <w:t>聚焦算力、数据、模型、安全四大核心要素，打造集约化、一体化技术支撑体系。依托本地部署算力环境及大模型Tokens算力调用服务，实现弹性、高效的多元算力供给，满足不同场景的推理与微调需求；建设产业数据集（企业多维数据库、产业链专题库、政策文件库），建立标准化数据治理与开放共享机制，推动政务数据与产业数据的合规流通与深度挖掘；以政务操作系统OS为统一底座，提供IAM多级权限管控、政务/产业技能仓库（SkillsHub）、多智能体编排、业务规则与流程库及知识工程等核心能力，形成模型即服务的AI能力中心；构建全方位安全能力中心，集成大模型应用防火墙（AIFW）、智能体安全管理平台、智能体身份与权限管理平台及机密计算等模块，实现数据安全、模型安全、应用安全与身份权限的全生命周期保障。通过技术底座的集约化建设，为各领域智能化应用提供稳定、高效、安全的基础支撑，大幅降低AI技术应用门槛。</w:t>
      </w:r>
    </w:p>
    <w:p w14:paraId="3294C6D7">
      <w:pPr>
        <w:ind w:firstLine="560" w:firstLineChars="200"/>
      </w:pPr>
      <w:r>
        <w:rPr>
          <w:rFonts w:hint="eastAsia"/>
        </w:rPr>
        <w:t>（二）打造应用赋能平台，激发产业创新活力</w:t>
      </w:r>
    </w:p>
    <w:p w14:paraId="109CF190">
      <w:pPr>
        <w:ind w:firstLine="560" w:firstLineChars="200"/>
      </w:pPr>
      <w:r>
        <w:rPr>
          <w:rFonts w:hint="eastAsia"/>
        </w:rPr>
        <w:t>以Agent智能体开发与编排平台为核心，构建“低代码/无代码+多智能体协同”的应用创新生态。平台提供可视化开发界面、预置智能体模板、插件管理、工作流编排及多渠道发布能力，支持政务部门与企业快速构建、调试与上线专属智能体；基于政务操作系统OS的技能仓库与多智能体编排框架，实现跨场景智能体的统一调度与能力复用；高质量数据集为智能体提供精准的知识供给，机密计算及安全平台保障敏感数据在开发与运行时的可信安全。通过平台化赋能，推动AI技术从“实验室”走向“政务一线”与“产业前线”，培育一批具有核心竞争力的AI应用与服务，形成“技术研发—应用孵化—产业升级”的良性循环。</w:t>
      </w:r>
    </w:p>
    <w:p w14:paraId="6FEBD16A">
      <w:pPr>
        <w:ind w:firstLine="560" w:firstLineChars="200"/>
      </w:pPr>
      <w:r>
        <w:rPr>
          <w:rFonts w:hint="eastAsia"/>
        </w:rPr>
        <w:t>（三）深化多领域智能应用，全面提升区域发展效能</w:t>
      </w:r>
    </w:p>
    <w:p w14:paraId="44CDC0E0">
      <w:pPr>
        <w:ind w:firstLine="560" w:firstLineChars="200"/>
      </w:pPr>
      <w:r>
        <w:t>聚焦政务服务与产业经济两大核心领域，通过多场景智能体推动业务流程智能化升级与治理模式创新。在政务服务领域，部署公文写作智能体（实现规范生成、智能校对与风格仿写）、智能咨询智能体（支持多模态交互、精准解答、权威溯源及人工无缝转接），以及</w:t>
      </w:r>
      <w:r>
        <w:rPr>
          <w:rFonts w:hint="eastAsia"/>
        </w:rPr>
        <w:t>AI创作智能体</w:t>
      </w:r>
      <w:r>
        <w:t>（实现剧本创意生成、角色设定、情节构建、对白撰写等功能，支持多风格模板与用户自定义参数，快速生成高质量短剧脚本，降低内容创作门槛，提升文化宣传与政务新媒体生产效率），大幅提升政务办公效率与公众满意度；在产业经济领域，建设产业洞察智能体（涵盖产业洞察、招商研判、企业服务与政策响应）、数据智能分析工具（集成多源数据关键指标，以可视化仪表盘辅助决策），同时新增</w:t>
      </w:r>
      <w:r>
        <w:rPr>
          <w:rFonts w:hint="eastAsia"/>
        </w:rPr>
        <w:t>内容编辑智能体</w:t>
      </w:r>
      <w:r>
        <w:t>（提供文本润色、段落重组、语法校对、风格统一、多媒体素材匹配等功能，辅助创作者完善内容，提升作品质量与生产效率）以及智能编码智能体（实现代码自动生成、代码补全、Bug检测与修复、代码注释生成、多语言转换等功能，提升软件开发效率与代码质量，赋能区域数字产业创新发展），为区域产业研判、精准招商、运行监测及数字内容生产提供可解释、可落地的智能支撑。通过深化AI+政务、AI+产业经济的融合应用，强化精准服务能力与科学决策水平，实现政务高效化与产业发展高端化的协同推进</w:t>
      </w:r>
      <w:r>
        <w:rPr>
          <w:rFonts w:hint="eastAsia"/>
        </w:rPr>
        <w:t>。</w:t>
      </w:r>
    </w:p>
    <w:p w14:paraId="246D2479">
      <w:pPr>
        <w:ind w:firstLine="560" w:firstLineChars="200"/>
      </w:pPr>
      <w:r>
        <w:rPr>
          <w:rFonts w:hint="eastAsia"/>
        </w:rPr>
        <w:t>（四）构建协同发展生态，引领区域智能升级</w:t>
      </w:r>
    </w:p>
    <w:p w14:paraId="0A1CFA4C">
      <w:pPr>
        <w:ind w:firstLine="560" w:firstLineChars="200"/>
      </w:pPr>
      <w:r>
        <w:rPr>
          <w:rFonts w:hint="eastAsia"/>
        </w:rPr>
        <w:t>通过“统一底座+统一安全+统一编排+多场景智能体”的建设范式，形成“技术底座—赋能平台—应用场景”三位一体的人工智能发展格局。平台将作为连接政府、企业、科研机构的核心枢纽，推动数据共享、模型交易、智能体协作与安全合规治理，培育开放、包容、共赢的产业生态。最终实现两大战略价值：一方面，以智能化手段提升政府治理能力与公共服务水平，增强企业与群众的获得感；另一方面，加速AI技术产业化应用，催生新业态、新模式，为东湖高新区经济高质量发展注入“智能动力”，打造全国人工智能与实体经济融合发展的示范标杆，为全国政务智能化提供可复制、可推广的“光谷样板</w:t>
      </w:r>
      <w:bookmarkEnd w:id="14"/>
      <w:r>
        <w:rPr>
          <w:rFonts w:hint="eastAsia"/>
        </w:rPr>
        <w:t>。</w:t>
      </w:r>
    </w:p>
    <w:p w14:paraId="14BADBE7">
      <w:pPr>
        <w:pStyle w:val="4"/>
        <w:numPr>
          <w:ilvl w:val="2"/>
          <w:numId w:val="0"/>
        </w:numPr>
        <w:ind w:left="720" w:hanging="720"/>
      </w:pPr>
      <w:r>
        <w:rPr>
          <w:rFonts w:hint="eastAsia"/>
        </w:rPr>
        <w:t>1.1.3建设地点</w:t>
      </w:r>
    </w:p>
    <w:p w14:paraId="5F92D96C">
      <w:pPr>
        <w:ind w:firstLine="560" w:firstLineChars="200"/>
      </w:pPr>
      <w:r>
        <w:rPr>
          <w:rFonts w:hint="eastAsia"/>
        </w:rPr>
        <w:t>项目建设地点为武汉市东湖高新区。</w:t>
      </w:r>
    </w:p>
    <w:p w14:paraId="1FAC0065">
      <w:pPr>
        <w:pStyle w:val="4"/>
        <w:numPr>
          <w:ilvl w:val="2"/>
          <w:numId w:val="0"/>
        </w:numPr>
        <w:ind w:left="720" w:hanging="720"/>
      </w:pPr>
      <w:bookmarkStart w:id="15" w:name="_Toc18092"/>
      <w:bookmarkStart w:id="16" w:name="_Toc11156"/>
      <w:bookmarkStart w:id="17" w:name="_Toc7462"/>
      <w:bookmarkStart w:id="18" w:name="_Toc20809"/>
      <w:bookmarkStart w:id="19" w:name="_Toc31053"/>
      <w:bookmarkStart w:id="20" w:name="_Toc19202"/>
      <w:r>
        <w:rPr>
          <w:rFonts w:hint="eastAsia"/>
        </w:rPr>
        <w:t>1.1.4项目建设内容</w:t>
      </w:r>
      <w:bookmarkEnd w:id="15"/>
      <w:bookmarkEnd w:id="16"/>
      <w:bookmarkEnd w:id="17"/>
    </w:p>
    <w:p w14:paraId="2497D558">
      <w:pPr>
        <w:rPr>
          <w:rFonts w:hint="eastAsia" w:ascii="宋体" w:hAnsi="宋体"/>
          <w:szCs w:val="28"/>
        </w:rPr>
      </w:pPr>
      <w:r>
        <w:rPr>
          <w:rFonts w:hint="eastAsia" w:ascii="宋体" w:hAnsi="宋体"/>
          <w:szCs w:val="28"/>
        </w:rPr>
        <w:t>（一）政务操作系统OS</w:t>
      </w:r>
    </w:p>
    <w:p w14:paraId="6FE062B7">
      <w:pPr>
        <w:ind w:firstLine="560" w:firstLineChars="200"/>
        <w:rPr>
          <w:rFonts w:hint="eastAsia" w:ascii="宋体" w:hAnsi="宋体"/>
          <w:szCs w:val="28"/>
        </w:rPr>
      </w:pPr>
      <w:r>
        <w:rPr>
          <w:rFonts w:hint="eastAsia" w:ascii="宋体" w:hAnsi="宋体"/>
          <w:szCs w:val="28"/>
        </w:rPr>
        <w:t>建设一套面向政务领域的智能体与大模型应用平台，重点服务办公与公共服务两大场景。通过引入对话式智能体，将“办文、办会、办事”、12345诉求受理、行政服务边聊边办等高频业务流程封装为一系列可复用的智能应用。</w:t>
      </w:r>
    </w:p>
    <w:p w14:paraId="0E37E6D7">
      <w:pPr>
        <w:rPr>
          <w:rFonts w:hint="eastAsia" w:ascii="宋体" w:hAnsi="宋体"/>
          <w:szCs w:val="28"/>
        </w:rPr>
      </w:pPr>
      <w:r>
        <w:rPr>
          <w:rFonts w:hint="eastAsia" w:ascii="宋体" w:hAnsi="宋体"/>
          <w:szCs w:val="28"/>
        </w:rPr>
        <w:t>（二）AI智能体</w:t>
      </w:r>
    </w:p>
    <w:p w14:paraId="119F905D">
      <w:pPr>
        <w:ind w:firstLine="560" w:firstLineChars="200"/>
        <w:rPr>
          <w:rFonts w:hint="eastAsia" w:ascii="宋体" w:hAnsi="宋体"/>
          <w:szCs w:val="28"/>
        </w:rPr>
      </w:pPr>
      <w:r>
        <w:rPr>
          <w:rFonts w:hint="eastAsia" w:ascii="宋体" w:hAnsi="宋体"/>
          <w:szCs w:val="28"/>
        </w:rPr>
        <w:t>建设</w:t>
      </w:r>
      <w:bookmarkStart w:id="21" w:name="OLE_LINK6"/>
      <w:r>
        <w:rPr>
          <w:rFonts w:hint="eastAsia" w:ascii="宋体" w:hAnsi="宋体"/>
          <w:szCs w:val="28"/>
        </w:rPr>
        <w:t>公文写作智能体、智能咨询智能体、产业洞察智能体</w:t>
      </w:r>
      <w:bookmarkEnd w:id="21"/>
      <w:r>
        <w:rPr>
          <w:rFonts w:hint="eastAsia" w:ascii="宋体" w:hAnsi="宋体"/>
          <w:szCs w:val="28"/>
        </w:rPr>
        <w:t>、</w:t>
      </w:r>
      <w:bookmarkStart w:id="22" w:name="OLE_LINK9"/>
      <w:r>
        <w:rPr>
          <w:rFonts w:hint="eastAsia" w:ascii="宋体" w:hAnsi="宋体"/>
          <w:szCs w:val="28"/>
        </w:rPr>
        <w:t>AI创作智能体、</w:t>
      </w:r>
      <w:del w:id="141" w:author="cc" w:date="2026-05-23T12:56:49Z">
        <w:r>
          <w:rPr>
            <w:rFonts w:hint="eastAsia" w:ascii="宋体" w:hAnsi="宋体"/>
            <w:szCs w:val="28"/>
          </w:rPr>
          <w:delText xml:space="preserve"> </w:delText>
        </w:r>
      </w:del>
      <w:r>
        <w:rPr>
          <w:rFonts w:hint="eastAsia" w:ascii="宋体" w:hAnsi="宋体"/>
          <w:szCs w:val="28"/>
        </w:rPr>
        <w:t>内容编辑智能体、</w:t>
      </w:r>
      <w:bookmarkEnd w:id="22"/>
      <w:r>
        <w:rPr>
          <w:rFonts w:hint="eastAsia" w:ascii="宋体" w:hAnsi="宋体"/>
          <w:szCs w:val="28"/>
        </w:rPr>
        <w:t>智能编程智能体。</w:t>
      </w:r>
    </w:p>
    <w:p w14:paraId="3171F37D">
      <w:pPr>
        <w:rPr>
          <w:rFonts w:hint="eastAsia" w:ascii="宋体" w:hAnsi="宋体"/>
          <w:szCs w:val="28"/>
        </w:rPr>
      </w:pPr>
      <w:r>
        <w:rPr>
          <w:rFonts w:hint="eastAsia" w:ascii="宋体" w:hAnsi="宋体"/>
          <w:szCs w:val="28"/>
        </w:rPr>
        <w:t>（三）AI能力中台</w:t>
      </w:r>
    </w:p>
    <w:p w14:paraId="7B96C29F">
      <w:pPr>
        <w:ind w:firstLine="560" w:firstLineChars="200"/>
        <w:rPr>
          <w:rFonts w:hint="eastAsia" w:ascii="宋体" w:hAnsi="宋体"/>
          <w:szCs w:val="28"/>
        </w:rPr>
      </w:pPr>
      <w:r>
        <w:rPr>
          <w:rFonts w:hint="eastAsia" w:ascii="宋体" w:hAnsi="宋体"/>
          <w:szCs w:val="28"/>
        </w:rPr>
        <w:t>打造智能体开发与编排平台，提供智能体的开发、调试、发布与全生命周期管理能力。</w:t>
      </w:r>
    </w:p>
    <w:p w14:paraId="61B54126">
      <w:pPr>
        <w:rPr>
          <w:rFonts w:hint="eastAsia" w:ascii="宋体" w:hAnsi="宋体"/>
          <w:szCs w:val="28"/>
        </w:rPr>
      </w:pPr>
      <w:r>
        <w:rPr>
          <w:rFonts w:hint="eastAsia" w:ascii="宋体" w:hAnsi="宋体"/>
          <w:szCs w:val="28"/>
        </w:rPr>
        <w:t>（四）安全合规系统</w:t>
      </w:r>
    </w:p>
    <w:p w14:paraId="01914485">
      <w:pPr>
        <w:ind w:firstLine="560" w:firstLineChars="200"/>
        <w:rPr>
          <w:rFonts w:hint="eastAsia" w:ascii="宋体" w:hAnsi="宋体"/>
          <w:szCs w:val="28"/>
        </w:rPr>
      </w:pPr>
      <w:r>
        <w:rPr>
          <w:rFonts w:hint="eastAsia" w:ascii="宋体" w:hAnsi="宋体"/>
          <w:szCs w:val="28"/>
        </w:rPr>
        <w:t>建设包括智能体安全管理平台、大模型应用防火墙、智能体身份与权限管理平台及机密计算四个部分。</w:t>
      </w:r>
    </w:p>
    <w:p w14:paraId="3CFE6381">
      <w:pPr>
        <w:rPr>
          <w:rFonts w:hint="eastAsia" w:ascii="宋体" w:hAnsi="宋体"/>
          <w:szCs w:val="28"/>
        </w:rPr>
      </w:pPr>
      <w:r>
        <w:rPr>
          <w:rFonts w:hint="eastAsia" w:ascii="宋体" w:hAnsi="宋体"/>
          <w:szCs w:val="28"/>
        </w:rPr>
        <w:t>（五）大模型能力接入、云资源需求</w:t>
      </w:r>
    </w:p>
    <w:p w14:paraId="063C26C2">
      <w:pPr>
        <w:ind w:firstLine="560" w:firstLineChars="200"/>
        <w:rPr>
          <w:rFonts w:hint="eastAsia" w:ascii="宋体" w:hAnsi="宋体"/>
          <w:szCs w:val="28"/>
        </w:rPr>
      </w:pPr>
      <w:r>
        <w:rPr>
          <w:rFonts w:hint="eastAsia" w:ascii="宋体" w:hAnsi="宋体"/>
          <w:szCs w:val="28"/>
        </w:rPr>
        <w:t>本部分主要涉及调用基础大模型算力，提供对话类大语言模型、语音模型、联网搜索的公有云模型等服务。另外，还将租用本地政务云的服务器/虚拟机等资源，构建本地资源池。</w:t>
      </w:r>
    </w:p>
    <w:p w14:paraId="4CA785B7">
      <w:pPr>
        <w:pStyle w:val="4"/>
        <w:numPr>
          <w:ilvl w:val="2"/>
          <w:numId w:val="0"/>
        </w:numPr>
        <w:ind w:left="720" w:hanging="720"/>
      </w:pPr>
      <w:bookmarkStart w:id="23" w:name="_Toc358"/>
      <w:bookmarkStart w:id="24" w:name="_Toc3844"/>
      <w:bookmarkStart w:id="25" w:name="_Toc675"/>
      <w:r>
        <w:rPr>
          <w:rFonts w:hint="eastAsia"/>
        </w:rPr>
        <w:t>1.1.5项目建设</w:t>
      </w:r>
      <w:bookmarkEnd w:id="23"/>
      <w:bookmarkEnd w:id="24"/>
      <w:bookmarkEnd w:id="25"/>
      <w:r>
        <w:rPr>
          <w:rFonts w:hint="eastAsia"/>
        </w:rPr>
        <w:t>工期</w:t>
      </w:r>
    </w:p>
    <w:p w14:paraId="51C1A1E2">
      <w:pPr>
        <w:ind w:firstLine="560"/>
        <w:rPr>
          <w:rFonts w:hint="eastAsia" w:ascii="宋体" w:hAnsi="宋体"/>
          <w:szCs w:val="28"/>
        </w:rPr>
      </w:pPr>
      <w:r>
        <w:rPr>
          <w:rFonts w:hint="eastAsia" w:ascii="宋体" w:hAnsi="宋体"/>
          <w:szCs w:val="28"/>
        </w:rPr>
        <w:t>本项目建设期为5个月。</w:t>
      </w:r>
    </w:p>
    <w:p w14:paraId="0C6C443B">
      <w:pPr>
        <w:pStyle w:val="4"/>
        <w:numPr>
          <w:ilvl w:val="2"/>
          <w:numId w:val="0"/>
        </w:numPr>
        <w:ind w:left="720" w:hanging="720"/>
      </w:pPr>
      <w:r>
        <w:rPr>
          <w:rFonts w:hint="eastAsia"/>
        </w:rPr>
        <w:t>1.1.6项目</w:t>
      </w:r>
      <w:bookmarkEnd w:id="18"/>
      <w:bookmarkEnd w:id="19"/>
      <w:bookmarkEnd w:id="20"/>
      <w:r>
        <w:rPr>
          <w:rFonts w:hint="eastAsia"/>
        </w:rPr>
        <w:t>投资规模及资金来源</w:t>
      </w:r>
    </w:p>
    <w:p w14:paraId="308238D7">
      <w:pPr>
        <w:widowControl/>
        <w:spacing w:line="240" w:lineRule="auto"/>
        <w:ind w:firstLine="560"/>
        <w:rPr>
          <w:rFonts w:hint="eastAsia" w:ascii="宋体" w:hAnsi="宋体"/>
          <w:szCs w:val="28"/>
        </w:rPr>
      </w:pPr>
      <w:r>
        <w:rPr>
          <w:rFonts w:ascii="宋体" w:hAnsi="宋体"/>
          <w:szCs w:val="28"/>
        </w:rPr>
        <w:t>本项目建设投资约</w:t>
      </w:r>
      <w:r>
        <w:rPr>
          <w:rFonts w:hint="eastAsia" w:ascii="宋体" w:hAnsi="宋体"/>
          <w:szCs w:val="28"/>
        </w:rPr>
        <w:t>2999.02</w:t>
      </w:r>
      <w:r>
        <w:rPr>
          <w:rFonts w:ascii="宋体" w:hAnsi="宋体"/>
          <w:szCs w:val="28"/>
        </w:rPr>
        <w:t>万元，其中项目建设费用</w:t>
      </w:r>
      <w:r>
        <w:rPr>
          <w:rFonts w:hint="eastAsia" w:ascii="宋体" w:hAnsi="宋体"/>
          <w:szCs w:val="28"/>
        </w:rPr>
        <w:t>2898.73</w:t>
      </w:r>
      <w:r>
        <w:rPr>
          <w:rFonts w:ascii="宋体" w:hAnsi="宋体"/>
          <w:szCs w:val="28"/>
        </w:rPr>
        <w:t>万元、项目建设其他费用</w:t>
      </w:r>
      <w:r>
        <w:rPr>
          <w:rFonts w:hint="eastAsia" w:ascii="宋体" w:hAnsi="宋体"/>
          <w:szCs w:val="28"/>
        </w:rPr>
        <w:t>100.29</w:t>
      </w:r>
      <w:r>
        <w:rPr>
          <w:rFonts w:ascii="宋体" w:hAnsi="宋体"/>
          <w:szCs w:val="28"/>
        </w:rPr>
        <w:t>万元。项目单位拟自筹资金</w:t>
      </w:r>
      <w:r>
        <w:rPr>
          <w:rFonts w:hint="eastAsia" w:ascii="宋体" w:hAnsi="宋体"/>
          <w:szCs w:val="28"/>
        </w:rPr>
        <w:t>2999.02</w:t>
      </w:r>
      <w:r>
        <w:rPr>
          <w:rFonts w:ascii="宋体" w:hAnsi="宋体"/>
          <w:szCs w:val="28"/>
        </w:rPr>
        <w:t>万元</w:t>
      </w:r>
      <w:r>
        <w:rPr>
          <w:rFonts w:hint="eastAsia"/>
        </w:rPr>
        <w:t>。</w:t>
      </w:r>
    </w:p>
    <w:p w14:paraId="0ECB6CCC">
      <w:pPr>
        <w:pStyle w:val="4"/>
        <w:numPr>
          <w:ilvl w:val="2"/>
          <w:numId w:val="0"/>
        </w:numPr>
        <w:ind w:left="720" w:hanging="720"/>
      </w:pPr>
      <w:bookmarkStart w:id="26" w:name="_Toc16237"/>
      <w:bookmarkStart w:id="27" w:name="_Toc28096"/>
      <w:bookmarkStart w:id="28" w:name="_Toc29134"/>
      <w:r>
        <w:rPr>
          <w:rFonts w:hint="eastAsia"/>
        </w:rPr>
        <w:t>1.1.7主要技术经济指标</w:t>
      </w:r>
      <w:bookmarkEnd w:id="26"/>
      <w:bookmarkEnd w:id="27"/>
      <w:bookmarkEnd w:id="28"/>
    </w:p>
    <w:p w14:paraId="2D1975AC">
      <w:pPr>
        <w:ind w:firstLine="560" w:firstLineChars="200"/>
      </w:pPr>
      <w:r>
        <w:rPr>
          <w:rFonts w:hint="eastAsia"/>
        </w:rPr>
        <w:t>本项目主要技术经济指标详见下表。</w:t>
      </w:r>
    </w:p>
    <w:p w14:paraId="44C41DBA">
      <w:pPr>
        <w:widowControl/>
        <w:ind w:firstLine="560" w:firstLineChars="200"/>
      </w:pPr>
      <w:r>
        <w:t>技术指标：建设规模、系统数量、接入能力、数据量、覆盖范围、性能指标等</w:t>
      </w:r>
    </w:p>
    <w:p w14:paraId="32B54508">
      <w:pPr>
        <w:widowControl/>
        <w:ind w:firstLine="560" w:firstLineChars="200"/>
      </w:pPr>
      <w:r>
        <w:t>经济指标：总投资、运营成本、营业收入、利润率、建设周期、劳动定员等</w:t>
      </w:r>
      <w:r>
        <w:rPr>
          <w:rFonts w:hint="eastAsia"/>
        </w:rPr>
        <w:t>。</w:t>
      </w:r>
    </w:p>
    <w:p w14:paraId="6F26234A">
      <w:pPr>
        <w:pStyle w:val="10"/>
        <w:jc w:val="center"/>
      </w:pPr>
      <w:r>
        <w:rPr>
          <w:rFonts w:hint="eastAsia"/>
        </w:rPr>
        <w:t>表主要技术经济指标表</w:t>
      </w:r>
    </w:p>
    <w:tbl>
      <w:tblPr>
        <w:tblStyle w:val="20"/>
        <w:tblW w:w="0" w:type="auto"/>
        <w:tblInd w:w="113" w:type="dxa"/>
        <w:tblLayout w:type="autofit"/>
        <w:tblCellMar>
          <w:top w:w="0" w:type="dxa"/>
          <w:left w:w="108" w:type="dxa"/>
          <w:bottom w:w="0" w:type="dxa"/>
          <w:right w:w="108" w:type="dxa"/>
        </w:tblCellMar>
      </w:tblPr>
      <w:tblGrid>
        <w:gridCol w:w="437"/>
        <w:gridCol w:w="1358"/>
        <w:gridCol w:w="1358"/>
        <w:gridCol w:w="1233"/>
        <w:gridCol w:w="956"/>
        <w:gridCol w:w="3067"/>
      </w:tblGrid>
      <w:tr w14:paraId="35A53756">
        <w:trPr>
          <w:trHeight w:val="288"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2524B07E">
            <w:pPr>
              <w:widowControl/>
              <w:spacing w:line="240" w:lineRule="auto"/>
              <w:jc w:val="center"/>
              <w:rPr>
                <w:rFonts w:hint="eastAsia" w:ascii="宋体" w:hAnsi="宋体" w:cs="宋体"/>
                <w:b/>
                <w:bCs/>
                <w:color w:val="000000"/>
                <w:kern w:val="0"/>
                <w:sz w:val="22"/>
                <w:szCs w:val="22"/>
              </w:rPr>
            </w:pPr>
            <w:r>
              <w:rPr>
                <w:rFonts w:ascii="宋体" w:hAnsi="宋体" w:cs="宋体"/>
                <w:b/>
                <w:bCs/>
                <w:color w:val="000000"/>
                <w:kern w:val="0"/>
                <w:sz w:val="22"/>
                <w:szCs w:val="22"/>
              </w:rPr>
              <w:t>一</w:t>
            </w:r>
          </w:p>
        </w:tc>
        <w:tc>
          <w:tcPr>
            <w:tcW w:w="0" w:type="auto"/>
            <w:gridSpan w:val="5"/>
            <w:tcBorders>
              <w:top w:val="single" w:color="000000" w:sz="4" w:space="0"/>
              <w:left w:val="single" w:color="000000" w:sz="4" w:space="0"/>
              <w:bottom w:val="single" w:color="000000" w:sz="4" w:space="0"/>
              <w:right w:val="single" w:color="000000" w:sz="4" w:space="0"/>
            </w:tcBorders>
            <w:vAlign w:val="center"/>
          </w:tcPr>
          <w:p w14:paraId="0B9386C0">
            <w:pPr>
              <w:widowControl/>
              <w:spacing w:line="240" w:lineRule="auto"/>
              <w:jc w:val="center"/>
              <w:rPr>
                <w:rFonts w:hint="eastAsia" w:ascii="宋体" w:hAnsi="宋体" w:cs="宋体"/>
                <w:b/>
                <w:bCs/>
                <w:color w:val="000000"/>
                <w:kern w:val="0"/>
                <w:sz w:val="22"/>
                <w:szCs w:val="22"/>
              </w:rPr>
            </w:pPr>
            <w:r>
              <w:rPr>
                <w:rFonts w:ascii="宋体" w:hAnsi="宋体" w:cs="宋体"/>
                <w:b/>
                <w:bCs/>
                <w:color w:val="000000"/>
                <w:kern w:val="0"/>
                <w:sz w:val="22"/>
                <w:szCs w:val="22"/>
              </w:rPr>
              <w:t>技术指标</w:t>
            </w:r>
          </w:p>
        </w:tc>
      </w:tr>
      <w:tr w14:paraId="10625E1F">
        <w:trPr>
          <w:trHeight w:val="288"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1E48B1F1">
            <w:pPr>
              <w:widowControl/>
              <w:spacing w:line="240" w:lineRule="auto"/>
              <w:jc w:val="center"/>
              <w:rPr>
                <w:rFonts w:hint="eastAsia" w:ascii="宋体" w:hAnsi="宋体" w:cs="宋体"/>
                <w:b/>
                <w:bCs/>
                <w:color w:val="000000"/>
                <w:kern w:val="0"/>
                <w:sz w:val="22"/>
                <w:szCs w:val="22"/>
              </w:rPr>
            </w:pPr>
          </w:p>
        </w:tc>
        <w:tc>
          <w:tcPr>
            <w:tcW w:w="0" w:type="auto"/>
            <w:gridSpan w:val="2"/>
            <w:tcBorders>
              <w:top w:val="single" w:color="000000" w:sz="4" w:space="0"/>
              <w:left w:val="single" w:color="000000" w:sz="4" w:space="0"/>
              <w:bottom w:val="single" w:color="000000" w:sz="4" w:space="0"/>
              <w:right w:val="single" w:color="000000" w:sz="4" w:space="0"/>
            </w:tcBorders>
            <w:vAlign w:val="center"/>
          </w:tcPr>
          <w:p w14:paraId="65DF19E7">
            <w:pPr>
              <w:widowControl/>
              <w:spacing w:line="240" w:lineRule="auto"/>
              <w:jc w:val="center"/>
              <w:rPr>
                <w:rFonts w:hint="eastAsia" w:ascii="宋体" w:hAnsi="宋体" w:cs="宋体"/>
                <w:b/>
                <w:bCs/>
                <w:color w:val="000000"/>
                <w:kern w:val="0"/>
                <w:sz w:val="22"/>
                <w:szCs w:val="22"/>
              </w:rPr>
            </w:pPr>
            <w:r>
              <w:rPr>
                <w:rFonts w:ascii="宋体" w:hAnsi="宋体" w:cs="宋体"/>
                <w:b/>
                <w:bCs/>
                <w:color w:val="000000"/>
                <w:kern w:val="0"/>
                <w:sz w:val="22"/>
                <w:szCs w:val="22"/>
              </w:rPr>
              <w:t>项目组成</w:t>
            </w:r>
          </w:p>
        </w:tc>
        <w:tc>
          <w:tcPr>
            <w:tcW w:w="0" w:type="auto"/>
            <w:tcBorders>
              <w:top w:val="single" w:color="000000" w:sz="4" w:space="0"/>
              <w:left w:val="single" w:color="000000" w:sz="4" w:space="0"/>
              <w:bottom w:val="single" w:color="000000" w:sz="4" w:space="0"/>
              <w:right w:val="single" w:color="000000" w:sz="4" w:space="0"/>
            </w:tcBorders>
            <w:vAlign w:val="center"/>
          </w:tcPr>
          <w:p w14:paraId="3AF1AB54">
            <w:pPr>
              <w:widowControl/>
              <w:spacing w:line="240" w:lineRule="auto"/>
              <w:jc w:val="center"/>
              <w:rPr>
                <w:rFonts w:hint="eastAsia" w:ascii="宋体" w:hAnsi="宋体" w:cs="宋体"/>
                <w:b/>
                <w:bCs/>
                <w:color w:val="000000"/>
                <w:kern w:val="0"/>
                <w:sz w:val="22"/>
                <w:szCs w:val="22"/>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64468B62">
            <w:pPr>
              <w:widowControl/>
              <w:spacing w:line="240" w:lineRule="auto"/>
              <w:jc w:val="center"/>
              <w:rPr>
                <w:rFonts w:eastAsia="Times New Roman"/>
                <w:kern w:val="0"/>
                <w:sz w:val="20"/>
                <w:szCs w:val="20"/>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015E0E97">
            <w:pPr>
              <w:widowControl/>
              <w:spacing w:line="240" w:lineRule="auto"/>
              <w:jc w:val="center"/>
              <w:rPr>
                <w:rFonts w:eastAsia="Times New Roman"/>
                <w:kern w:val="0"/>
                <w:sz w:val="20"/>
                <w:szCs w:val="20"/>
              </w:rPr>
            </w:pPr>
          </w:p>
        </w:tc>
      </w:tr>
      <w:tr w14:paraId="76AD74DB">
        <w:trPr>
          <w:trHeight w:val="576"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28C185A2">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1</w:t>
            </w:r>
          </w:p>
        </w:tc>
        <w:tc>
          <w:tcPr>
            <w:tcW w:w="0" w:type="auto"/>
            <w:tcBorders>
              <w:top w:val="single" w:color="000000" w:sz="4" w:space="0"/>
              <w:left w:val="single" w:color="000000" w:sz="4" w:space="0"/>
              <w:bottom w:val="single" w:color="000000" w:sz="4" w:space="0"/>
              <w:right w:val="single" w:color="000000" w:sz="4" w:space="0"/>
            </w:tcBorders>
            <w:vAlign w:val="center"/>
          </w:tcPr>
          <w:p w14:paraId="233069F0">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政务操作系统OS</w:t>
            </w:r>
          </w:p>
        </w:tc>
        <w:tc>
          <w:tcPr>
            <w:tcW w:w="0" w:type="auto"/>
            <w:tcBorders>
              <w:top w:val="single" w:color="000000" w:sz="4" w:space="0"/>
              <w:left w:val="single" w:color="000000" w:sz="4" w:space="0"/>
              <w:bottom w:val="single" w:color="000000" w:sz="4" w:space="0"/>
              <w:right w:val="single" w:color="000000" w:sz="4" w:space="0"/>
            </w:tcBorders>
            <w:vAlign w:val="center"/>
          </w:tcPr>
          <w:p w14:paraId="135CE25C">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政务操作系统OS</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64AE29">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个</w:t>
            </w:r>
          </w:p>
        </w:tc>
        <w:tc>
          <w:tcPr>
            <w:tcW w:w="0" w:type="auto"/>
            <w:tcBorders>
              <w:top w:val="single" w:color="000000" w:sz="4" w:space="0"/>
              <w:left w:val="single" w:color="000000" w:sz="4" w:space="0"/>
              <w:bottom w:val="single" w:color="000000" w:sz="4" w:space="0"/>
              <w:right w:val="single" w:color="000000" w:sz="4" w:space="0"/>
            </w:tcBorders>
            <w:vAlign w:val="center"/>
          </w:tcPr>
          <w:p w14:paraId="4A7A4F12">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38449F">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建设</w:t>
            </w:r>
          </w:p>
        </w:tc>
      </w:tr>
      <w:tr w14:paraId="380B688D">
        <w:trPr>
          <w:trHeight w:val="864"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7768E161">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2</w:t>
            </w:r>
          </w:p>
        </w:tc>
        <w:tc>
          <w:tcPr>
            <w:tcW w:w="0" w:type="auto"/>
            <w:tcBorders>
              <w:top w:val="single" w:color="000000" w:sz="4" w:space="0"/>
              <w:left w:val="single" w:color="000000" w:sz="4" w:space="0"/>
              <w:bottom w:val="single" w:color="000000" w:sz="4" w:space="0"/>
              <w:right w:val="single" w:color="000000" w:sz="4" w:space="0"/>
            </w:tcBorders>
            <w:vAlign w:val="center"/>
          </w:tcPr>
          <w:p w14:paraId="0D9B2EC4">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智能体开发与编排平台</w:t>
            </w:r>
          </w:p>
        </w:tc>
        <w:tc>
          <w:tcPr>
            <w:tcW w:w="0" w:type="auto"/>
            <w:tcBorders>
              <w:top w:val="single" w:color="000000" w:sz="4" w:space="0"/>
              <w:left w:val="single" w:color="000000" w:sz="4" w:space="0"/>
              <w:bottom w:val="single" w:color="000000" w:sz="4" w:space="0"/>
              <w:right w:val="single" w:color="000000" w:sz="4" w:space="0"/>
            </w:tcBorders>
            <w:vAlign w:val="center"/>
          </w:tcPr>
          <w:p w14:paraId="155DD7AB">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智能体开发与编排平台</w:t>
            </w:r>
          </w:p>
        </w:tc>
        <w:tc>
          <w:tcPr>
            <w:tcW w:w="0" w:type="auto"/>
            <w:tcBorders>
              <w:top w:val="single" w:color="000000" w:sz="4" w:space="0"/>
              <w:left w:val="single" w:color="000000" w:sz="4" w:space="0"/>
              <w:bottom w:val="single" w:color="000000" w:sz="4" w:space="0"/>
              <w:right w:val="single" w:color="000000" w:sz="4" w:space="0"/>
            </w:tcBorders>
            <w:vAlign w:val="center"/>
          </w:tcPr>
          <w:p w14:paraId="4C277304">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个</w:t>
            </w:r>
          </w:p>
        </w:tc>
        <w:tc>
          <w:tcPr>
            <w:tcW w:w="0" w:type="auto"/>
            <w:tcBorders>
              <w:top w:val="single" w:color="000000" w:sz="4" w:space="0"/>
              <w:left w:val="single" w:color="000000" w:sz="4" w:space="0"/>
              <w:bottom w:val="single" w:color="000000" w:sz="4" w:space="0"/>
              <w:right w:val="single" w:color="000000" w:sz="4" w:space="0"/>
            </w:tcBorders>
            <w:vAlign w:val="center"/>
          </w:tcPr>
          <w:p w14:paraId="20744DA0">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D2BF8E">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建设</w:t>
            </w:r>
          </w:p>
        </w:tc>
      </w:tr>
      <w:tr w14:paraId="197865F5">
        <w:trPr>
          <w:trHeight w:val="576"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28B6CB61">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3</w:t>
            </w:r>
          </w:p>
        </w:tc>
        <w:tc>
          <w:tcPr>
            <w:tcW w:w="0" w:type="auto"/>
            <w:tcBorders>
              <w:top w:val="single" w:color="000000" w:sz="4" w:space="0"/>
              <w:left w:val="single" w:color="000000" w:sz="4" w:space="0"/>
              <w:bottom w:val="single" w:color="000000" w:sz="4" w:space="0"/>
              <w:right w:val="single" w:color="000000" w:sz="4" w:space="0"/>
            </w:tcBorders>
            <w:vAlign w:val="center"/>
          </w:tcPr>
          <w:p w14:paraId="07A52022">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公文写作智能体</w:t>
            </w:r>
          </w:p>
        </w:tc>
        <w:tc>
          <w:tcPr>
            <w:tcW w:w="0" w:type="auto"/>
            <w:tcBorders>
              <w:top w:val="single" w:color="000000" w:sz="4" w:space="0"/>
              <w:left w:val="single" w:color="000000" w:sz="4" w:space="0"/>
              <w:bottom w:val="single" w:color="000000" w:sz="4" w:space="0"/>
              <w:right w:val="single" w:color="000000" w:sz="4" w:space="0"/>
            </w:tcBorders>
            <w:vAlign w:val="center"/>
          </w:tcPr>
          <w:p w14:paraId="64CE6E4C">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公文写作智能体</w:t>
            </w:r>
          </w:p>
        </w:tc>
        <w:tc>
          <w:tcPr>
            <w:tcW w:w="0" w:type="auto"/>
            <w:tcBorders>
              <w:top w:val="single" w:color="000000" w:sz="4" w:space="0"/>
              <w:left w:val="single" w:color="000000" w:sz="4" w:space="0"/>
              <w:bottom w:val="single" w:color="000000" w:sz="4" w:space="0"/>
              <w:right w:val="single" w:color="000000" w:sz="4" w:space="0"/>
            </w:tcBorders>
            <w:vAlign w:val="center"/>
          </w:tcPr>
          <w:p w14:paraId="5E6A516B">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个</w:t>
            </w:r>
          </w:p>
        </w:tc>
        <w:tc>
          <w:tcPr>
            <w:tcW w:w="0" w:type="auto"/>
            <w:tcBorders>
              <w:top w:val="single" w:color="000000" w:sz="4" w:space="0"/>
              <w:left w:val="single" w:color="000000" w:sz="4" w:space="0"/>
              <w:bottom w:val="single" w:color="000000" w:sz="4" w:space="0"/>
              <w:right w:val="single" w:color="000000" w:sz="4" w:space="0"/>
            </w:tcBorders>
            <w:vAlign w:val="center"/>
          </w:tcPr>
          <w:p w14:paraId="2FC260B8">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054D6E">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建设</w:t>
            </w:r>
          </w:p>
        </w:tc>
      </w:tr>
      <w:tr w14:paraId="668BA076">
        <w:trPr>
          <w:trHeight w:val="576"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3AEC182F">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4</w:t>
            </w:r>
          </w:p>
        </w:tc>
        <w:tc>
          <w:tcPr>
            <w:tcW w:w="0" w:type="auto"/>
            <w:tcBorders>
              <w:top w:val="single" w:color="000000" w:sz="4" w:space="0"/>
              <w:left w:val="single" w:color="000000" w:sz="4" w:space="0"/>
              <w:bottom w:val="single" w:color="000000" w:sz="4" w:space="0"/>
              <w:right w:val="single" w:color="000000" w:sz="4" w:space="0"/>
            </w:tcBorders>
            <w:vAlign w:val="center"/>
          </w:tcPr>
          <w:p w14:paraId="0E68950D">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智能咨询智能体</w:t>
            </w:r>
          </w:p>
        </w:tc>
        <w:tc>
          <w:tcPr>
            <w:tcW w:w="0" w:type="auto"/>
            <w:tcBorders>
              <w:top w:val="single" w:color="000000" w:sz="4" w:space="0"/>
              <w:left w:val="single" w:color="000000" w:sz="4" w:space="0"/>
              <w:bottom w:val="single" w:color="000000" w:sz="4" w:space="0"/>
              <w:right w:val="single" w:color="000000" w:sz="4" w:space="0"/>
            </w:tcBorders>
            <w:vAlign w:val="center"/>
          </w:tcPr>
          <w:p w14:paraId="5D2ABC42">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智能咨询智能体</w:t>
            </w:r>
          </w:p>
        </w:tc>
        <w:tc>
          <w:tcPr>
            <w:tcW w:w="0" w:type="auto"/>
            <w:tcBorders>
              <w:top w:val="single" w:color="000000" w:sz="4" w:space="0"/>
              <w:left w:val="single" w:color="000000" w:sz="4" w:space="0"/>
              <w:bottom w:val="single" w:color="000000" w:sz="4" w:space="0"/>
              <w:right w:val="single" w:color="000000" w:sz="4" w:space="0"/>
            </w:tcBorders>
            <w:vAlign w:val="center"/>
          </w:tcPr>
          <w:p w14:paraId="4B851415">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个</w:t>
            </w:r>
          </w:p>
        </w:tc>
        <w:tc>
          <w:tcPr>
            <w:tcW w:w="0" w:type="auto"/>
            <w:tcBorders>
              <w:top w:val="single" w:color="000000" w:sz="4" w:space="0"/>
              <w:left w:val="single" w:color="000000" w:sz="4" w:space="0"/>
              <w:bottom w:val="single" w:color="000000" w:sz="4" w:space="0"/>
              <w:right w:val="single" w:color="000000" w:sz="4" w:space="0"/>
            </w:tcBorders>
            <w:vAlign w:val="center"/>
          </w:tcPr>
          <w:p w14:paraId="4B6036E1">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2639FE">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建设</w:t>
            </w:r>
          </w:p>
        </w:tc>
      </w:tr>
      <w:tr w14:paraId="5AB0F6E1">
        <w:trPr>
          <w:trHeight w:val="576"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1597AAE2">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5</w:t>
            </w:r>
          </w:p>
        </w:tc>
        <w:tc>
          <w:tcPr>
            <w:tcW w:w="0" w:type="auto"/>
            <w:tcBorders>
              <w:top w:val="single" w:color="000000" w:sz="4" w:space="0"/>
              <w:left w:val="single" w:color="000000" w:sz="4" w:space="0"/>
              <w:bottom w:val="single" w:color="000000" w:sz="4" w:space="0"/>
              <w:right w:val="single" w:color="000000" w:sz="4" w:space="0"/>
            </w:tcBorders>
            <w:vAlign w:val="center"/>
          </w:tcPr>
          <w:p w14:paraId="768355AC">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产业洞察智能体</w:t>
            </w:r>
          </w:p>
        </w:tc>
        <w:tc>
          <w:tcPr>
            <w:tcW w:w="0" w:type="auto"/>
            <w:tcBorders>
              <w:top w:val="single" w:color="000000" w:sz="4" w:space="0"/>
              <w:left w:val="single" w:color="000000" w:sz="4" w:space="0"/>
              <w:bottom w:val="single" w:color="000000" w:sz="4" w:space="0"/>
              <w:right w:val="single" w:color="000000" w:sz="4" w:space="0"/>
            </w:tcBorders>
            <w:vAlign w:val="center"/>
          </w:tcPr>
          <w:p w14:paraId="277AA2D1">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产业洞察智能体</w:t>
            </w:r>
          </w:p>
        </w:tc>
        <w:tc>
          <w:tcPr>
            <w:tcW w:w="0" w:type="auto"/>
            <w:tcBorders>
              <w:top w:val="single" w:color="000000" w:sz="4" w:space="0"/>
              <w:left w:val="single" w:color="000000" w:sz="4" w:space="0"/>
              <w:bottom w:val="single" w:color="000000" w:sz="4" w:space="0"/>
              <w:right w:val="single" w:color="000000" w:sz="4" w:space="0"/>
            </w:tcBorders>
            <w:vAlign w:val="center"/>
          </w:tcPr>
          <w:p w14:paraId="26C5052B">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个</w:t>
            </w:r>
          </w:p>
        </w:tc>
        <w:tc>
          <w:tcPr>
            <w:tcW w:w="0" w:type="auto"/>
            <w:tcBorders>
              <w:top w:val="single" w:color="000000" w:sz="4" w:space="0"/>
              <w:left w:val="single" w:color="000000" w:sz="4" w:space="0"/>
              <w:bottom w:val="single" w:color="000000" w:sz="4" w:space="0"/>
              <w:right w:val="single" w:color="000000" w:sz="4" w:space="0"/>
            </w:tcBorders>
            <w:vAlign w:val="center"/>
          </w:tcPr>
          <w:p w14:paraId="6F6402E8">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D078A3">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建设</w:t>
            </w:r>
          </w:p>
        </w:tc>
      </w:tr>
      <w:tr w14:paraId="5CD55941">
        <w:trPr>
          <w:trHeight w:val="624"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51FC04B5">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6</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C4D6DF8">
            <w:pPr>
              <w:widowControl/>
              <w:spacing w:line="240" w:lineRule="auto"/>
              <w:jc w:val="center"/>
              <w:rPr>
                <w:rFonts w:hint="eastAsia" w:ascii="宋体" w:hAnsi="宋体" w:cs="宋体"/>
                <w:color w:val="000000"/>
                <w:kern w:val="0"/>
                <w:sz w:val="24"/>
              </w:rPr>
            </w:pPr>
            <w:r>
              <w:rPr>
                <w:rFonts w:ascii="宋体" w:hAnsi="宋体" w:cs="宋体"/>
                <w:color w:val="000000"/>
                <w:kern w:val="0"/>
                <w:sz w:val="24"/>
              </w:rPr>
              <w:t>智能分析工具</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180913E">
            <w:pPr>
              <w:widowControl/>
              <w:spacing w:line="240" w:lineRule="auto"/>
              <w:jc w:val="center"/>
              <w:rPr>
                <w:rFonts w:hint="eastAsia" w:ascii="宋体" w:hAnsi="宋体" w:cs="宋体"/>
                <w:color w:val="000000"/>
                <w:kern w:val="0"/>
                <w:sz w:val="24"/>
              </w:rPr>
            </w:pPr>
            <w:r>
              <w:rPr>
                <w:rFonts w:ascii="宋体" w:hAnsi="宋体" w:cs="宋体"/>
                <w:color w:val="000000"/>
                <w:kern w:val="0"/>
                <w:sz w:val="24"/>
              </w:rPr>
              <w:t>智能分析工具</w:t>
            </w:r>
          </w:p>
        </w:tc>
        <w:tc>
          <w:tcPr>
            <w:tcW w:w="0" w:type="auto"/>
            <w:tcBorders>
              <w:top w:val="single" w:color="000000" w:sz="4" w:space="0"/>
              <w:left w:val="single" w:color="000000" w:sz="4" w:space="0"/>
              <w:bottom w:val="single" w:color="000000" w:sz="4" w:space="0"/>
              <w:right w:val="single" w:color="000000" w:sz="4" w:space="0"/>
            </w:tcBorders>
            <w:vAlign w:val="center"/>
          </w:tcPr>
          <w:p w14:paraId="4C50E2AC">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个</w:t>
            </w:r>
          </w:p>
        </w:tc>
        <w:tc>
          <w:tcPr>
            <w:tcW w:w="0" w:type="auto"/>
            <w:tcBorders>
              <w:top w:val="single" w:color="000000" w:sz="4" w:space="0"/>
              <w:left w:val="single" w:color="000000" w:sz="4" w:space="0"/>
              <w:bottom w:val="single" w:color="000000" w:sz="4" w:space="0"/>
              <w:right w:val="single" w:color="000000" w:sz="4" w:space="0"/>
            </w:tcBorders>
            <w:vAlign w:val="center"/>
          </w:tcPr>
          <w:p w14:paraId="5614B095">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2C724A2">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建设</w:t>
            </w:r>
          </w:p>
        </w:tc>
      </w:tr>
      <w:tr w14:paraId="1268304C">
        <w:trPr>
          <w:trHeight w:val="576"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7FCDFCEF">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7</w:t>
            </w:r>
          </w:p>
        </w:tc>
        <w:tc>
          <w:tcPr>
            <w:tcW w:w="0" w:type="auto"/>
            <w:tcBorders>
              <w:top w:val="single" w:color="000000" w:sz="4" w:space="0"/>
              <w:left w:val="single" w:color="000000" w:sz="4" w:space="0"/>
              <w:bottom w:val="single" w:color="000000" w:sz="4" w:space="0"/>
              <w:right w:val="single" w:color="000000" w:sz="4" w:space="0"/>
            </w:tcBorders>
            <w:vAlign w:val="center"/>
          </w:tcPr>
          <w:p w14:paraId="1C6D535D">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产业数据集</w:t>
            </w:r>
          </w:p>
        </w:tc>
        <w:tc>
          <w:tcPr>
            <w:tcW w:w="0" w:type="auto"/>
            <w:tcBorders>
              <w:top w:val="single" w:color="000000" w:sz="4" w:space="0"/>
              <w:left w:val="single" w:color="000000" w:sz="4" w:space="0"/>
              <w:bottom w:val="single" w:color="000000" w:sz="4" w:space="0"/>
              <w:right w:val="single" w:color="000000" w:sz="4" w:space="0"/>
            </w:tcBorders>
            <w:vAlign w:val="center"/>
          </w:tcPr>
          <w:p w14:paraId="2923D80D">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产业数据集</w:t>
            </w:r>
          </w:p>
        </w:tc>
        <w:tc>
          <w:tcPr>
            <w:tcW w:w="0" w:type="auto"/>
            <w:tcBorders>
              <w:top w:val="single" w:color="000000" w:sz="4" w:space="0"/>
              <w:left w:val="single" w:color="000000" w:sz="4" w:space="0"/>
              <w:bottom w:val="single" w:color="000000" w:sz="4" w:space="0"/>
              <w:right w:val="single" w:color="000000" w:sz="4" w:space="0"/>
            </w:tcBorders>
            <w:vAlign w:val="center"/>
          </w:tcPr>
          <w:p w14:paraId="5F242637">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套</w:t>
            </w:r>
          </w:p>
        </w:tc>
        <w:tc>
          <w:tcPr>
            <w:tcW w:w="0" w:type="auto"/>
            <w:tcBorders>
              <w:top w:val="single" w:color="000000" w:sz="4" w:space="0"/>
              <w:left w:val="single" w:color="000000" w:sz="4" w:space="0"/>
              <w:bottom w:val="single" w:color="000000" w:sz="4" w:space="0"/>
              <w:right w:val="single" w:color="000000" w:sz="4" w:space="0"/>
            </w:tcBorders>
            <w:vAlign w:val="center"/>
          </w:tcPr>
          <w:p w14:paraId="08DAEE5D">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F72C38">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租赁云服务</w:t>
            </w:r>
          </w:p>
        </w:tc>
      </w:tr>
      <w:tr w14:paraId="70E20A26">
        <w:trPr>
          <w:trHeight w:val="624"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42117FD1">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4615536">
            <w:pPr>
              <w:widowControl/>
              <w:spacing w:line="240" w:lineRule="auto"/>
              <w:jc w:val="left"/>
              <w:rPr>
                <w:rFonts w:hint="eastAsia" w:ascii="宋体" w:hAnsi="宋体" w:cs="宋体"/>
                <w:color w:val="000000"/>
                <w:kern w:val="0"/>
                <w:sz w:val="24"/>
              </w:rPr>
            </w:pPr>
            <w:r>
              <w:rPr>
                <w:rFonts w:ascii="宋体" w:hAnsi="宋体" w:cs="宋体"/>
                <w:color w:val="000000"/>
                <w:kern w:val="0"/>
                <w:sz w:val="24"/>
              </w:rPr>
              <w:t>AI创作智能体</w:t>
            </w:r>
          </w:p>
        </w:tc>
        <w:tc>
          <w:tcPr>
            <w:tcW w:w="0" w:type="auto"/>
            <w:tcBorders>
              <w:top w:val="single" w:color="000000" w:sz="4" w:space="0"/>
              <w:left w:val="single" w:color="000000" w:sz="4" w:space="0"/>
              <w:bottom w:val="single" w:color="000000" w:sz="4" w:space="0"/>
              <w:right w:val="single" w:color="000000" w:sz="4" w:space="0"/>
            </w:tcBorders>
            <w:vAlign w:val="center"/>
          </w:tcPr>
          <w:p w14:paraId="150EBBC2">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AI创作智能体</w:t>
            </w:r>
          </w:p>
        </w:tc>
        <w:tc>
          <w:tcPr>
            <w:tcW w:w="0" w:type="auto"/>
            <w:tcBorders>
              <w:top w:val="single" w:color="000000" w:sz="4" w:space="0"/>
              <w:left w:val="single" w:color="000000" w:sz="4" w:space="0"/>
              <w:bottom w:val="single" w:color="000000" w:sz="4" w:space="0"/>
              <w:right w:val="single" w:color="000000" w:sz="4" w:space="0"/>
            </w:tcBorders>
            <w:vAlign w:val="center"/>
          </w:tcPr>
          <w:p w14:paraId="7145AB5C">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个</w:t>
            </w:r>
          </w:p>
        </w:tc>
        <w:tc>
          <w:tcPr>
            <w:tcW w:w="0" w:type="auto"/>
            <w:tcBorders>
              <w:top w:val="single" w:color="000000" w:sz="4" w:space="0"/>
              <w:left w:val="single" w:color="000000" w:sz="4" w:space="0"/>
              <w:bottom w:val="single" w:color="000000" w:sz="4" w:space="0"/>
              <w:right w:val="single" w:color="000000" w:sz="4" w:space="0"/>
            </w:tcBorders>
            <w:vAlign w:val="center"/>
          </w:tcPr>
          <w:p w14:paraId="18CBD6DE">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FED298">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建设</w:t>
            </w:r>
          </w:p>
        </w:tc>
      </w:tr>
      <w:tr w14:paraId="3951ACA2">
        <w:trPr>
          <w:trHeight w:val="936"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2AAC5A74">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9</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116D75A">
            <w:pPr>
              <w:widowControl/>
              <w:spacing w:line="240" w:lineRule="auto"/>
              <w:jc w:val="left"/>
              <w:rPr>
                <w:rFonts w:hint="eastAsia" w:ascii="宋体" w:hAnsi="宋体" w:cs="宋体"/>
                <w:color w:val="000000"/>
                <w:kern w:val="0"/>
                <w:sz w:val="24"/>
              </w:rPr>
            </w:pPr>
            <w:r>
              <w:rPr>
                <w:rFonts w:ascii="宋体" w:hAnsi="宋体" w:cs="宋体"/>
                <w:color w:val="000000"/>
                <w:kern w:val="0"/>
                <w:sz w:val="24"/>
              </w:rPr>
              <w:t>内容编辑智能体</w:t>
            </w:r>
          </w:p>
        </w:tc>
        <w:tc>
          <w:tcPr>
            <w:tcW w:w="0" w:type="auto"/>
            <w:tcBorders>
              <w:top w:val="single" w:color="000000" w:sz="4" w:space="0"/>
              <w:left w:val="single" w:color="000000" w:sz="4" w:space="0"/>
              <w:bottom w:val="single" w:color="000000" w:sz="4" w:space="0"/>
              <w:right w:val="single" w:color="000000" w:sz="4" w:space="0"/>
            </w:tcBorders>
            <w:vAlign w:val="center"/>
          </w:tcPr>
          <w:p w14:paraId="54506EE9">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内容编辑智能体</w:t>
            </w:r>
          </w:p>
        </w:tc>
        <w:tc>
          <w:tcPr>
            <w:tcW w:w="0" w:type="auto"/>
            <w:tcBorders>
              <w:top w:val="single" w:color="000000" w:sz="4" w:space="0"/>
              <w:left w:val="single" w:color="000000" w:sz="4" w:space="0"/>
              <w:bottom w:val="single" w:color="000000" w:sz="4" w:space="0"/>
              <w:right w:val="single" w:color="000000" w:sz="4" w:space="0"/>
            </w:tcBorders>
            <w:vAlign w:val="center"/>
          </w:tcPr>
          <w:p w14:paraId="2CBBCAF8">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个</w:t>
            </w:r>
          </w:p>
        </w:tc>
        <w:tc>
          <w:tcPr>
            <w:tcW w:w="0" w:type="auto"/>
            <w:tcBorders>
              <w:top w:val="single" w:color="000000" w:sz="4" w:space="0"/>
              <w:left w:val="single" w:color="000000" w:sz="4" w:space="0"/>
              <w:bottom w:val="single" w:color="000000" w:sz="4" w:space="0"/>
              <w:right w:val="single" w:color="000000" w:sz="4" w:space="0"/>
            </w:tcBorders>
            <w:vAlign w:val="center"/>
          </w:tcPr>
          <w:p w14:paraId="3B665C45">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EE842D">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建设</w:t>
            </w:r>
          </w:p>
        </w:tc>
      </w:tr>
      <w:tr w14:paraId="7566F90B">
        <w:trPr>
          <w:trHeight w:val="936"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0D58871D">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10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8442939">
            <w:pPr>
              <w:widowControl/>
              <w:spacing w:line="240" w:lineRule="auto"/>
              <w:jc w:val="left"/>
              <w:rPr>
                <w:rFonts w:hint="eastAsia" w:ascii="宋体" w:hAnsi="宋体" w:cs="宋体"/>
                <w:color w:val="000000"/>
                <w:kern w:val="0"/>
                <w:sz w:val="24"/>
              </w:rPr>
            </w:pPr>
            <w:r>
              <w:rPr>
                <w:rFonts w:ascii="宋体" w:hAnsi="宋体" w:cs="宋体"/>
                <w:color w:val="000000"/>
                <w:kern w:val="0"/>
                <w:sz w:val="24"/>
              </w:rPr>
              <w:t>智能编码智能体</w:t>
            </w:r>
          </w:p>
        </w:tc>
        <w:tc>
          <w:tcPr>
            <w:tcW w:w="0" w:type="auto"/>
            <w:tcBorders>
              <w:top w:val="single" w:color="000000" w:sz="4" w:space="0"/>
              <w:left w:val="single" w:color="000000" w:sz="4" w:space="0"/>
              <w:bottom w:val="single" w:color="000000" w:sz="4" w:space="0"/>
              <w:right w:val="single" w:color="000000" w:sz="4" w:space="0"/>
            </w:tcBorders>
            <w:vAlign w:val="center"/>
          </w:tcPr>
          <w:p w14:paraId="09EE2057">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智能编码智能体</w:t>
            </w:r>
          </w:p>
        </w:tc>
        <w:tc>
          <w:tcPr>
            <w:tcW w:w="0" w:type="auto"/>
            <w:tcBorders>
              <w:top w:val="single" w:color="000000" w:sz="4" w:space="0"/>
              <w:left w:val="single" w:color="000000" w:sz="4" w:space="0"/>
              <w:bottom w:val="single" w:color="000000" w:sz="4" w:space="0"/>
              <w:right w:val="single" w:color="000000" w:sz="4" w:space="0"/>
            </w:tcBorders>
            <w:vAlign w:val="center"/>
          </w:tcPr>
          <w:p w14:paraId="0F5B58AA">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个</w:t>
            </w:r>
          </w:p>
        </w:tc>
        <w:tc>
          <w:tcPr>
            <w:tcW w:w="0" w:type="auto"/>
            <w:tcBorders>
              <w:top w:val="single" w:color="000000" w:sz="4" w:space="0"/>
              <w:left w:val="single" w:color="000000" w:sz="4" w:space="0"/>
              <w:bottom w:val="single" w:color="000000" w:sz="4" w:space="0"/>
              <w:right w:val="single" w:color="000000" w:sz="4" w:space="0"/>
            </w:tcBorders>
            <w:vAlign w:val="center"/>
          </w:tcPr>
          <w:p w14:paraId="3E6527EE">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B9BBD0">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建设</w:t>
            </w:r>
          </w:p>
        </w:tc>
      </w:tr>
      <w:tr w14:paraId="2119E42A">
        <w:trPr>
          <w:trHeight w:val="864"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0A6D1D13">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11</w:t>
            </w:r>
          </w:p>
        </w:tc>
        <w:tc>
          <w:tcPr>
            <w:tcW w:w="0" w:type="auto"/>
            <w:tcBorders>
              <w:top w:val="single" w:color="000000" w:sz="4" w:space="0"/>
              <w:left w:val="single" w:color="000000" w:sz="4" w:space="0"/>
              <w:bottom w:val="single" w:color="000000" w:sz="4" w:space="0"/>
              <w:right w:val="single" w:color="000000" w:sz="4" w:space="0"/>
            </w:tcBorders>
            <w:vAlign w:val="center"/>
          </w:tcPr>
          <w:p w14:paraId="170121F8">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大模型应用防火墙</w:t>
            </w:r>
            <w:del w:id="142" w:author="cc" w:date="2026-05-23T12:56:49Z">
              <w:r>
                <w:rPr>
                  <w:rFonts w:ascii="宋体" w:hAnsi="宋体" w:cs="宋体"/>
                  <w:color w:val="000000"/>
                  <w:kern w:val="0"/>
                  <w:sz w:val="22"/>
                  <w:szCs w:val="22"/>
                </w:rPr>
                <w:delText xml:space="preserve"> </w:delText>
              </w:r>
            </w:del>
            <w:r>
              <w:rPr>
                <w:rFonts w:ascii="宋体" w:hAnsi="宋体" w:cs="宋体"/>
                <w:color w:val="000000"/>
                <w:kern w:val="0"/>
                <w:sz w:val="22"/>
                <w:szCs w:val="22"/>
              </w:rPr>
              <w:t>(AIFW)</w:t>
            </w:r>
          </w:p>
        </w:tc>
        <w:tc>
          <w:tcPr>
            <w:tcW w:w="0" w:type="auto"/>
            <w:tcBorders>
              <w:top w:val="single" w:color="000000" w:sz="4" w:space="0"/>
              <w:left w:val="single" w:color="000000" w:sz="4" w:space="0"/>
              <w:bottom w:val="single" w:color="000000" w:sz="4" w:space="0"/>
              <w:right w:val="single" w:color="000000" w:sz="4" w:space="0"/>
            </w:tcBorders>
            <w:vAlign w:val="center"/>
          </w:tcPr>
          <w:p w14:paraId="2180E630">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大模型应用防火墙</w:t>
            </w:r>
            <w:del w:id="143" w:author="cc" w:date="2026-05-23T12:56:49Z">
              <w:r>
                <w:rPr>
                  <w:rFonts w:ascii="宋体" w:hAnsi="宋体" w:cs="宋体"/>
                  <w:color w:val="000000"/>
                  <w:kern w:val="0"/>
                  <w:sz w:val="22"/>
                  <w:szCs w:val="22"/>
                </w:rPr>
                <w:delText xml:space="preserve"> </w:delText>
              </w:r>
            </w:del>
            <w:r>
              <w:rPr>
                <w:rFonts w:ascii="宋体" w:hAnsi="宋体" w:cs="宋体"/>
                <w:color w:val="000000"/>
                <w:kern w:val="0"/>
                <w:sz w:val="22"/>
                <w:szCs w:val="22"/>
              </w:rPr>
              <w:t>(AIFW)</w:t>
            </w:r>
          </w:p>
        </w:tc>
        <w:tc>
          <w:tcPr>
            <w:tcW w:w="0" w:type="auto"/>
            <w:tcBorders>
              <w:top w:val="single" w:color="000000" w:sz="4" w:space="0"/>
              <w:left w:val="single" w:color="000000" w:sz="4" w:space="0"/>
              <w:bottom w:val="single" w:color="000000" w:sz="4" w:space="0"/>
              <w:right w:val="single" w:color="000000" w:sz="4" w:space="0"/>
            </w:tcBorders>
            <w:vAlign w:val="center"/>
          </w:tcPr>
          <w:p w14:paraId="690B70AA">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个</w:t>
            </w:r>
          </w:p>
        </w:tc>
        <w:tc>
          <w:tcPr>
            <w:tcW w:w="0" w:type="auto"/>
            <w:tcBorders>
              <w:top w:val="single" w:color="000000" w:sz="4" w:space="0"/>
              <w:left w:val="single" w:color="000000" w:sz="4" w:space="0"/>
              <w:bottom w:val="single" w:color="000000" w:sz="4" w:space="0"/>
              <w:right w:val="single" w:color="000000" w:sz="4" w:space="0"/>
            </w:tcBorders>
            <w:vAlign w:val="center"/>
          </w:tcPr>
          <w:p w14:paraId="76EE108E">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FE1FE2">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租赁云服务</w:t>
            </w:r>
          </w:p>
        </w:tc>
      </w:tr>
      <w:tr w14:paraId="7C985B03">
        <w:trPr>
          <w:trHeight w:val="864"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7952E889">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12</w:t>
            </w:r>
          </w:p>
        </w:tc>
        <w:tc>
          <w:tcPr>
            <w:tcW w:w="0" w:type="auto"/>
            <w:tcBorders>
              <w:top w:val="single" w:color="000000" w:sz="4" w:space="0"/>
              <w:left w:val="single" w:color="000000" w:sz="4" w:space="0"/>
              <w:bottom w:val="single" w:color="000000" w:sz="4" w:space="0"/>
              <w:right w:val="single" w:color="000000" w:sz="4" w:space="0"/>
            </w:tcBorders>
            <w:vAlign w:val="center"/>
          </w:tcPr>
          <w:p w14:paraId="7CAFC255">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智能体安全防护平台</w:t>
            </w:r>
          </w:p>
        </w:tc>
        <w:tc>
          <w:tcPr>
            <w:tcW w:w="0" w:type="auto"/>
            <w:tcBorders>
              <w:top w:val="single" w:color="000000" w:sz="4" w:space="0"/>
              <w:left w:val="single" w:color="000000" w:sz="4" w:space="0"/>
              <w:bottom w:val="single" w:color="000000" w:sz="4" w:space="0"/>
              <w:right w:val="single" w:color="000000" w:sz="4" w:space="0"/>
            </w:tcBorders>
            <w:vAlign w:val="center"/>
          </w:tcPr>
          <w:p w14:paraId="7DBF2CBD">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智能体安全管理平台</w:t>
            </w:r>
          </w:p>
        </w:tc>
        <w:tc>
          <w:tcPr>
            <w:tcW w:w="0" w:type="auto"/>
            <w:tcBorders>
              <w:top w:val="single" w:color="000000" w:sz="4" w:space="0"/>
              <w:left w:val="single" w:color="000000" w:sz="4" w:space="0"/>
              <w:bottom w:val="single" w:color="000000" w:sz="4" w:space="0"/>
              <w:right w:val="single" w:color="000000" w:sz="4" w:space="0"/>
            </w:tcBorders>
            <w:vAlign w:val="center"/>
          </w:tcPr>
          <w:p w14:paraId="2A244439">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个</w:t>
            </w:r>
          </w:p>
        </w:tc>
        <w:tc>
          <w:tcPr>
            <w:tcW w:w="0" w:type="auto"/>
            <w:tcBorders>
              <w:top w:val="single" w:color="000000" w:sz="4" w:space="0"/>
              <w:left w:val="single" w:color="000000" w:sz="4" w:space="0"/>
              <w:bottom w:val="single" w:color="000000" w:sz="4" w:space="0"/>
              <w:right w:val="single" w:color="000000" w:sz="4" w:space="0"/>
            </w:tcBorders>
            <w:vAlign w:val="center"/>
          </w:tcPr>
          <w:p w14:paraId="4C5A1865">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66C4CA">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建设</w:t>
            </w:r>
          </w:p>
        </w:tc>
      </w:tr>
      <w:tr w14:paraId="67693544">
        <w:trPr>
          <w:trHeight w:val="864"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7BE875ED">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14</w:t>
            </w:r>
          </w:p>
        </w:tc>
        <w:tc>
          <w:tcPr>
            <w:tcW w:w="0" w:type="auto"/>
            <w:tcBorders>
              <w:top w:val="single" w:color="000000" w:sz="4" w:space="0"/>
              <w:left w:val="single" w:color="000000" w:sz="4" w:space="0"/>
              <w:bottom w:val="single" w:color="000000" w:sz="4" w:space="0"/>
              <w:right w:val="single" w:color="000000" w:sz="4" w:space="0"/>
            </w:tcBorders>
            <w:vAlign w:val="center"/>
          </w:tcPr>
          <w:p w14:paraId="2000FE69">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机密计算大模型服务</w:t>
            </w:r>
          </w:p>
        </w:tc>
        <w:tc>
          <w:tcPr>
            <w:tcW w:w="0" w:type="auto"/>
            <w:tcBorders>
              <w:top w:val="single" w:color="000000" w:sz="4" w:space="0"/>
              <w:left w:val="single" w:color="000000" w:sz="4" w:space="0"/>
              <w:bottom w:val="single" w:color="000000" w:sz="4" w:space="0"/>
              <w:right w:val="single" w:color="000000" w:sz="4" w:space="0"/>
            </w:tcBorders>
            <w:vAlign w:val="center"/>
          </w:tcPr>
          <w:p w14:paraId="612CB89E">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机密计算大模型服务</w:t>
            </w:r>
          </w:p>
        </w:tc>
        <w:tc>
          <w:tcPr>
            <w:tcW w:w="0" w:type="auto"/>
            <w:tcBorders>
              <w:top w:val="single" w:color="000000" w:sz="4" w:space="0"/>
              <w:left w:val="single" w:color="000000" w:sz="4" w:space="0"/>
              <w:bottom w:val="single" w:color="000000" w:sz="4" w:space="0"/>
              <w:right w:val="single" w:color="000000" w:sz="4" w:space="0"/>
            </w:tcBorders>
            <w:vAlign w:val="center"/>
          </w:tcPr>
          <w:p w14:paraId="0BB36144">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个</w:t>
            </w:r>
          </w:p>
        </w:tc>
        <w:tc>
          <w:tcPr>
            <w:tcW w:w="0" w:type="auto"/>
            <w:tcBorders>
              <w:top w:val="single" w:color="000000" w:sz="4" w:space="0"/>
              <w:left w:val="single" w:color="000000" w:sz="4" w:space="0"/>
              <w:bottom w:val="single" w:color="000000" w:sz="4" w:space="0"/>
              <w:right w:val="single" w:color="000000" w:sz="4" w:space="0"/>
            </w:tcBorders>
            <w:vAlign w:val="center"/>
          </w:tcPr>
          <w:p w14:paraId="7BA71556">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EA87D1">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租赁云服务</w:t>
            </w:r>
          </w:p>
        </w:tc>
      </w:tr>
      <w:tr w14:paraId="364464C4">
        <w:trPr>
          <w:trHeight w:val="576"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4A2D5176">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15</w:t>
            </w:r>
          </w:p>
        </w:tc>
        <w:tc>
          <w:tcPr>
            <w:tcW w:w="0" w:type="auto"/>
            <w:tcBorders>
              <w:top w:val="single" w:color="000000" w:sz="4" w:space="0"/>
              <w:left w:val="single" w:color="000000" w:sz="4" w:space="0"/>
              <w:bottom w:val="single" w:color="000000" w:sz="4" w:space="0"/>
              <w:right w:val="single" w:color="000000" w:sz="4" w:space="0"/>
            </w:tcBorders>
            <w:vAlign w:val="center"/>
          </w:tcPr>
          <w:p w14:paraId="479AFAF3">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大模型接入</w:t>
            </w:r>
          </w:p>
        </w:tc>
        <w:tc>
          <w:tcPr>
            <w:tcW w:w="0" w:type="auto"/>
            <w:tcBorders>
              <w:top w:val="single" w:color="000000" w:sz="4" w:space="0"/>
              <w:left w:val="single" w:color="000000" w:sz="4" w:space="0"/>
              <w:bottom w:val="single" w:color="000000" w:sz="4" w:space="0"/>
              <w:right w:val="single" w:color="000000" w:sz="4" w:space="0"/>
            </w:tcBorders>
            <w:vAlign w:val="center"/>
          </w:tcPr>
          <w:p w14:paraId="1F9A2960">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大模型Tokens算力</w:t>
            </w:r>
          </w:p>
        </w:tc>
        <w:tc>
          <w:tcPr>
            <w:tcW w:w="0" w:type="auto"/>
            <w:tcBorders>
              <w:top w:val="single" w:color="000000" w:sz="4" w:space="0"/>
              <w:left w:val="single" w:color="000000" w:sz="4" w:space="0"/>
              <w:bottom w:val="single" w:color="000000" w:sz="4" w:space="0"/>
              <w:right w:val="single" w:color="000000" w:sz="4" w:space="0"/>
            </w:tcBorders>
            <w:vAlign w:val="center"/>
          </w:tcPr>
          <w:p w14:paraId="78320D55">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套</w:t>
            </w:r>
          </w:p>
        </w:tc>
        <w:tc>
          <w:tcPr>
            <w:tcW w:w="0" w:type="auto"/>
            <w:tcBorders>
              <w:top w:val="single" w:color="000000" w:sz="4" w:space="0"/>
              <w:left w:val="single" w:color="000000" w:sz="4" w:space="0"/>
              <w:bottom w:val="single" w:color="000000" w:sz="4" w:space="0"/>
              <w:right w:val="single" w:color="000000" w:sz="4" w:space="0"/>
            </w:tcBorders>
            <w:vAlign w:val="center"/>
          </w:tcPr>
          <w:p w14:paraId="33365E54">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CD9E72">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租赁云服务</w:t>
            </w:r>
          </w:p>
        </w:tc>
      </w:tr>
      <w:tr w14:paraId="22535E06">
        <w:trPr>
          <w:trHeight w:val="288"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78DA7583">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16</w:t>
            </w:r>
          </w:p>
        </w:tc>
        <w:tc>
          <w:tcPr>
            <w:tcW w:w="0" w:type="auto"/>
            <w:vMerge w:val="restart"/>
            <w:tcBorders>
              <w:top w:val="single" w:color="000000" w:sz="4" w:space="0"/>
              <w:left w:val="single" w:color="000000" w:sz="4" w:space="0"/>
              <w:bottom w:val="single" w:color="000000" w:sz="4" w:space="0"/>
              <w:right w:val="single" w:color="000000" w:sz="4" w:space="0"/>
            </w:tcBorders>
            <w:vAlign w:val="center"/>
          </w:tcPr>
          <w:p w14:paraId="6FDB1946">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云资源租赁</w:t>
            </w:r>
          </w:p>
        </w:tc>
        <w:tc>
          <w:tcPr>
            <w:tcW w:w="0" w:type="auto"/>
            <w:tcBorders>
              <w:top w:val="single" w:color="000000" w:sz="4" w:space="0"/>
              <w:left w:val="single" w:color="000000" w:sz="4" w:space="0"/>
              <w:bottom w:val="single" w:color="000000" w:sz="4" w:space="0"/>
              <w:right w:val="single" w:color="000000" w:sz="4" w:space="0"/>
            </w:tcBorders>
            <w:vAlign w:val="center"/>
          </w:tcPr>
          <w:p w14:paraId="436587D8">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云主机数量</w:t>
            </w:r>
          </w:p>
        </w:tc>
        <w:tc>
          <w:tcPr>
            <w:tcW w:w="0" w:type="auto"/>
            <w:tcBorders>
              <w:top w:val="single" w:color="000000" w:sz="4" w:space="0"/>
              <w:left w:val="single" w:color="000000" w:sz="4" w:space="0"/>
              <w:bottom w:val="single" w:color="000000" w:sz="4" w:space="0"/>
              <w:right w:val="single" w:color="000000" w:sz="4" w:space="0"/>
            </w:tcBorders>
            <w:vAlign w:val="center"/>
          </w:tcPr>
          <w:p w14:paraId="29193539">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个</w:t>
            </w:r>
          </w:p>
        </w:tc>
        <w:tc>
          <w:tcPr>
            <w:tcW w:w="0" w:type="auto"/>
            <w:tcBorders>
              <w:top w:val="single" w:color="000000" w:sz="4" w:space="0"/>
              <w:left w:val="single" w:color="000000" w:sz="4" w:space="0"/>
              <w:bottom w:val="single" w:color="000000" w:sz="4" w:space="0"/>
              <w:right w:val="single" w:color="000000" w:sz="4" w:space="0"/>
            </w:tcBorders>
            <w:vAlign w:val="center"/>
          </w:tcPr>
          <w:p w14:paraId="471B97AF">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96F576">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租赁云服务</w:t>
            </w:r>
          </w:p>
        </w:tc>
      </w:tr>
      <w:tr w14:paraId="665834D2">
        <w:trPr>
          <w:trHeight w:val="288"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734AE1D2">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17</w:t>
            </w: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1AC626BC">
            <w:pPr>
              <w:widowControl/>
              <w:spacing w:line="240" w:lineRule="auto"/>
              <w:jc w:val="left"/>
              <w:rPr>
                <w:rFonts w:hint="eastAsia" w:ascii="宋体" w:hAnsi="宋体" w:cs="宋体"/>
                <w:color w:val="000000"/>
                <w:kern w:val="0"/>
                <w:sz w:val="22"/>
                <w:szCs w:val="22"/>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3EC8AE13">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云存储容量</w:t>
            </w:r>
          </w:p>
        </w:tc>
        <w:tc>
          <w:tcPr>
            <w:tcW w:w="0" w:type="auto"/>
            <w:tcBorders>
              <w:top w:val="single" w:color="000000" w:sz="4" w:space="0"/>
              <w:left w:val="single" w:color="000000" w:sz="4" w:space="0"/>
              <w:bottom w:val="single" w:color="000000" w:sz="4" w:space="0"/>
              <w:right w:val="single" w:color="000000" w:sz="4" w:space="0"/>
            </w:tcBorders>
            <w:vAlign w:val="center"/>
          </w:tcPr>
          <w:p w14:paraId="33CAD616">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T</w:t>
            </w:r>
          </w:p>
        </w:tc>
        <w:tc>
          <w:tcPr>
            <w:tcW w:w="0" w:type="auto"/>
            <w:tcBorders>
              <w:top w:val="single" w:color="000000" w:sz="4" w:space="0"/>
              <w:left w:val="single" w:color="000000" w:sz="4" w:space="0"/>
              <w:bottom w:val="single" w:color="000000" w:sz="4" w:space="0"/>
              <w:right w:val="single" w:color="000000" w:sz="4" w:space="0"/>
            </w:tcBorders>
            <w:vAlign w:val="center"/>
          </w:tcPr>
          <w:p w14:paraId="0783D2E7">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3E9147">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租赁云服务</w:t>
            </w:r>
          </w:p>
        </w:tc>
      </w:tr>
      <w:tr w14:paraId="17A79F3E">
        <w:trPr>
          <w:trHeight w:val="312"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60EF48EF">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18</w:t>
            </w: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56CDE133">
            <w:pPr>
              <w:widowControl/>
              <w:spacing w:line="240" w:lineRule="auto"/>
              <w:jc w:val="left"/>
              <w:rPr>
                <w:rFonts w:hint="eastAsia" w:ascii="宋体" w:hAnsi="宋体" w:cs="宋体"/>
                <w:color w:val="000000"/>
                <w:kern w:val="0"/>
                <w:sz w:val="22"/>
                <w:szCs w:val="22"/>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33453C57">
            <w:pPr>
              <w:widowControl/>
              <w:spacing w:line="240" w:lineRule="auto"/>
              <w:jc w:val="center"/>
              <w:rPr>
                <w:rFonts w:hint="eastAsia" w:ascii="仿宋" w:hAnsi="仿宋" w:eastAsia="仿宋" w:cs="宋体"/>
                <w:color w:val="000000"/>
                <w:kern w:val="0"/>
                <w:sz w:val="24"/>
              </w:rPr>
            </w:pPr>
            <w:r>
              <w:rPr>
                <w:rFonts w:ascii="仿宋" w:hAnsi="仿宋" w:eastAsia="仿宋" w:cs="宋体"/>
                <w:color w:val="000000"/>
                <w:kern w:val="0"/>
                <w:sz w:val="24"/>
              </w:rPr>
              <w:t>软件支撑服务种类</w:t>
            </w:r>
          </w:p>
        </w:tc>
        <w:tc>
          <w:tcPr>
            <w:tcW w:w="0" w:type="auto"/>
            <w:tcBorders>
              <w:top w:val="single" w:color="000000" w:sz="4" w:space="0"/>
              <w:left w:val="single" w:color="000000" w:sz="4" w:space="0"/>
              <w:bottom w:val="single" w:color="000000" w:sz="4" w:space="0"/>
              <w:right w:val="single" w:color="000000" w:sz="4" w:space="0"/>
            </w:tcBorders>
            <w:vAlign w:val="center"/>
          </w:tcPr>
          <w:p w14:paraId="0228B525">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类</w:t>
            </w:r>
          </w:p>
        </w:tc>
        <w:tc>
          <w:tcPr>
            <w:tcW w:w="0" w:type="auto"/>
            <w:tcBorders>
              <w:top w:val="single" w:color="000000" w:sz="4" w:space="0"/>
              <w:left w:val="single" w:color="000000" w:sz="4" w:space="0"/>
              <w:bottom w:val="single" w:color="000000" w:sz="4" w:space="0"/>
              <w:right w:val="single" w:color="000000" w:sz="4" w:space="0"/>
            </w:tcBorders>
            <w:vAlign w:val="center"/>
          </w:tcPr>
          <w:p w14:paraId="6EB9F041">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≥19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42E712">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租赁云服务</w:t>
            </w:r>
          </w:p>
        </w:tc>
      </w:tr>
      <w:tr w14:paraId="29AC02C3">
        <w:trPr>
          <w:trHeight w:val="312"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1494D130">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19</w:t>
            </w: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2C29D2BD">
            <w:pPr>
              <w:widowControl/>
              <w:spacing w:line="240" w:lineRule="auto"/>
              <w:jc w:val="left"/>
              <w:rPr>
                <w:rFonts w:hint="eastAsia" w:ascii="宋体" w:hAnsi="宋体" w:cs="宋体"/>
                <w:color w:val="000000"/>
                <w:kern w:val="0"/>
                <w:sz w:val="22"/>
                <w:szCs w:val="22"/>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5B866E41">
            <w:pPr>
              <w:widowControl/>
              <w:spacing w:line="240" w:lineRule="auto"/>
              <w:jc w:val="center"/>
              <w:rPr>
                <w:rFonts w:hint="eastAsia" w:ascii="仿宋" w:hAnsi="仿宋" w:eastAsia="仿宋" w:cs="宋体"/>
                <w:color w:val="000000"/>
                <w:kern w:val="0"/>
                <w:sz w:val="24"/>
              </w:rPr>
            </w:pPr>
            <w:r>
              <w:rPr>
                <w:rFonts w:ascii="仿宋" w:hAnsi="仿宋" w:eastAsia="仿宋" w:cs="宋体"/>
                <w:color w:val="000000"/>
                <w:kern w:val="0"/>
                <w:sz w:val="24"/>
              </w:rPr>
              <w:t>安全及密码服务种类</w:t>
            </w:r>
          </w:p>
        </w:tc>
        <w:tc>
          <w:tcPr>
            <w:tcW w:w="0" w:type="auto"/>
            <w:tcBorders>
              <w:top w:val="single" w:color="000000" w:sz="4" w:space="0"/>
              <w:left w:val="single" w:color="000000" w:sz="4" w:space="0"/>
              <w:bottom w:val="single" w:color="000000" w:sz="4" w:space="0"/>
              <w:right w:val="single" w:color="000000" w:sz="4" w:space="0"/>
            </w:tcBorders>
            <w:vAlign w:val="center"/>
          </w:tcPr>
          <w:p w14:paraId="4F40AC66">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类</w:t>
            </w:r>
          </w:p>
        </w:tc>
        <w:tc>
          <w:tcPr>
            <w:tcW w:w="0" w:type="auto"/>
            <w:tcBorders>
              <w:top w:val="single" w:color="000000" w:sz="4" w:space="0"/>
              <w:left w:val="single" w:color="000000" w:sz="4" w:space="0"/>
              <w:bottom w:val="single" w:color="000000" w:sz="4" w:space="0"/>
              <w:right w:val="single" w:color="000000" w:sz="4" w:space="0"/>
            </w:tcBorders>
            <w:vAlign w:val="center"/>
          </w:tcPr>
          <w:p w14:paraId="7F229766">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1715CB">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租赁云服务</w:t>
            </w:r>
          </w:p>
        </w:tc>
      </w:tr>
      <w:tr w14:paraId="5C4D1CF3">
        <w:trPr>
          <w:trHeight w:val="288"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46F2A99D">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20</w:t>
            </w: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6661BD68">
            <w:pPr>
              <w:widowControl/>
              <w:spacing w:line="240" w:lineRule="auto"/>
              <w:jc w:val="left"/>
              <w:rPr>
                <w:rFonts w:hint="eastAsia" w:ascii="宋体" w:hAnsi="宋体" w:cs="宋体"/>
                <w:color w:val="000000"/>
                <w:kern w:val="0"/>
                <w:sz w:val="22"/>
                <w:szCs w:val="22"/>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4EAC22A9">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链路租赁</w:t>
            </w:r>
          </w:p>
        </w:tc>
        <w:tc>
          <w:tcPr>
            <w:tcW w:w="0" w:type="auto"/>
            <w:tcBorders>
              <w:top w:val="single" w:color="000000" w:sz="4" w:space="0"/>
              <w:left w:val="single" w:color="000000" w:sz="4" w:space="0"/>
              <w:bottom w:val="single" w:color="000000" w:sz="4" w:space="0"/>
              <w:right w:val="single" w:color="000000" w:sz="4" w:space="0"/>
            </w:tcBorders>
            <w:vAlign w:val="center"/>
          </w:tcPr>
          <w:p w14:paraId="3CBA8C1B">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条</w:t>
            </w:r>
          </w:p>
        </w:tc>
        <w:tc>
          <w:tcPr>
            <w:tcW w:w="0" w:type="auto"/>
            <w:tcBorders>
              <w:top w:val="single" w:color="000000" w:sz="4" w:space="0"/>
              <w:left w:val="single" w:color="000000" w:sz="4" w:space="0"/>
              <w:bottom w:val="single" w:color="000000" w:sz="4" w:space="0"/>
              <w:right w:val="single" w:color="000000" w:sz="4" w:space="0"/>
            </w:tcBorders>
            <w:vAlign w:val="center"/>
          </w:tcPr>
          <w:p w14:paraId="5B9DB210">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C4E9E0">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租赁云服务</w:t>
            </w:r>
          </w:p>
        </w:tc>
      </w:tr>
      <w:tr w14:paraId="48E3C7BF">
        <w:trPr>
          <w:trHeight w:val="288"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155C89AB">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21</w:t>
            </w:r>
          </w:p>
        </w:tc>
        <w:tc>
          <w:tcPr>
            <w:tcW w:w="0" w:type="auto"/>
            <w:gridSpan w:val="2"/>
            <w:tcBorders>
              <w:top w:val="single" w:color="000000" w:sz="4" w:space="0"/>
              <w:left w:val="single" w:color="000000" w:sz="4" w:space="0"/>
              <w:bottom w:val="single" w:color="000000" w:sz="4" w:space="0"/>
              <w:right w:val="single" w:color="000000" w:sz="4" w:space="0"/>
            </w:tcBorders>
            <w:vAlign w:val="center"/>
          </w:tcPr>
          <w:p w14:paraId="1A1A3479">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建设期</w:t>
            </w:r>
          </w:p>
        </w:tc>
        <w:tc>
          <w:tcPr>
            <w:tcW w:w="0" w:type="auto"/>
            <w:tcBorders>
              <w:top w:val="single" w:color="000000" w:sz="4" w:space="0"/>
              <w:left w:val="single" w:color="000000" w:sz="4" w:space="0"/>
              <w:bottom w:val="single" w:color="000000" w:sz="4" w:space="0"/>
              <w:right w:val="single" w:color="000000" w:sz="4" w:space="0"/>
            </w:tcBorders>
            <w:vAlign w:val="center"/>
          </w:tcPr>
          <w:p w14:paraId="7A5BC724">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月</w:t>
            </w:r>
          </w:p>
        </w:tc>
        <w:tc>
          <w:tcPr>
            <w:tcW w:w="0" w:type="auto"/>
            <w:tcBorders>
              <w:top w:val="single" w:color="000000" w:sz="4" w:space="0"/>
              <w:left w:val="single" w:color="000000" w:sz="4" w:space="0"/>
              <w:bottom w:val="single" w:color="000000" w:sz="4" w:space="0"/>
              <w:right w:val="single" w:color="000000" w:sz="4" w:space="0"/>
            </w:tcBorders>
            <w:vAlign w:val="center"/>
          </w:tcPr>
          <w:p w14:paraId="2DF3B155">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5</w:t>
            </w:r>
          </w:p>
        </w:tc>
        <w:tc>
          <w:tcPr>
            <w:tcW w:w="0" w:type="auto"/>
            <w:tcBorders>
              <w:top w:val="single" w:color="000000" w:sz="4" w:space="0"/>
              <w:left w:val="single" w:color="000000" w:sz="4" w:space="0"/>
              <w:bottom w:val="single" w:color="000000" w:sz="4" w:space="0"/>
              <w:right w:val="single" w:color="000000" w:sz="4" w:space="0"/>
            </w:tcBorders>
            <w:vAlign w:val="center"/>
          </w:tcPr>
          <w:p w14:paraId="78E6CA17">
            <w:pPr>
              <w:widowControl/>
              <w:spacing w:line="240" w:lineRule="auto"/>
              <w:jc w:val="center"/>
              <w:rPr>
                <w:rFonts w:hint="eastAsia" w:ascii="宋体" w:hAnsi="宋体" w:cs="宋体"/>
                <w:color w:val="000000"/>
                <w:kern w:val="0"/>
                <w:sz w:val="22"/>
                <w:szCs w:val="22"/>
              </w:rPr>
            </w:pPr>
          </w:p>
        </w:tc>
      </w:tr>
      <w:tr w14:paraId="007EE990">
        <w:trPr>
          <w:trHeight w:val="288"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6572B9BC">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22</w:t>
            </w:r>
          </w:p>
        </w:tc>
        <w:tc>
          <w:tcPr>
            <w:tcW w:w="0" w:type="auto"/>
            <w:gridSpan w:val="2"/>
            <w:tcBorders>
              <w:top w:val="single" w:color="000000" w:sz="4" w:space="0"/>
              <w:left w:val="single" w:color="000000" w:sz="4" w:space="0"/>
              <w:bottom w:val="single" w:color="000000" w:sz="4" w:space="0"/>
              <w:right w:val="single" w:color="000000" w:sz="4" w:space="0"/>
            </w:tcBorders>
            <w:vAlign w:val="center"/>
          </w:tcPr>
          <w:p w14:paraId="7D4C48D8">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项目新增加劳动定员</w:t>
            </w:r>
          </w:p>
        </w:tc>
        <w:tc>
          <w:tcPr>
            <w:tcW w:w="0" w:type="auto"/>
            <w:tcBorders>
              <w:top w:val="single" w:color="000000" w:sz="4" w:space="0"/>
              <w:left w:val="single" w:color="000000" w:sz="4" w:space="0"/>
              <w:bottom w:val="single" w:color="000000" w:sz="4" w:space="0"/>
              <w:right w:val="single" w:color="000000" w:sz="4" w:space="0"/>
            </w:tcBorders>
            <w:vAlign w:val="center"/>
          </w:tcPr>
          <w:p w14:paraId="729387B8">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人</w:t>
            </w:r>
          </w:p>
        </w:tc>
        <w:tc>
          <w:tcPr>
            <w:tcW w:w="0" w:type="auto"/>
            <w:tcBorders>
              <w:top w:val="single" w:color="000000" w:sz="4" w:space="0"/>
              <w:left w:val="single" w:color="000000" w:sz="4" w:space="0"/>
              <w:bottom w:val="single" w:color="000000" w:sz="4" w:space="0"/>
              <w:right w:val="single" w:color="000000" w:sz="4" w:space="0"/>
            </w:tcBorders>
            <w:vAlign w:val="center"/>
          </w:tcPr>
          <w:p w14:paraId="20CA846C">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7</w:t>
            </w:r>
          </w:p>
        </w:tc>
        <w:tc>
          <w:tcPr>
            <w:tcW w:w="0" w:type="auto"/>
            <w:tcBorders>
              <w:top w:val="single" w:color="000000" w:sz="4" w:space="0"/>
              <w:left w:val="single" w:color="000000" w:sz="4" w:space="0"/>
              <w:bottom w:val="single" w:color="000000" w:sz="4" w:space="0"/>
              <w:right w:val="single" w:color="000000" w:sz="4" w:space="0"/>
            </w:tcBorders>
            <w:vAlign w:val="center"/>
          </w:tcPr>
          <w:p w14:paraId="1446F057">
            <w:pPr>
              <w:widowControl/>
              <w:spacing w:line="240" w:lineRule="auto"/>
              <w:jc w:val="center"/>
              <w:rPr>
                <w:rFonts w:hint="eastAsia" w:ascii="宋体" w:hAnsi="宋体" w:cs="宋体"/>
                <w:color w:val="000000"/>
                <w:kern w:val="0"/>
                <w:sz w:val="22"/>
                <w:szCs w:val="22"/>
              </w:rPr>
            </w:pPr>
          </w:p>
        </w:tc>
      </w:tr>
      <w:tr w14:paraId="4B2C96FB">
        <w:trPr>
          <w:trHeight w:val="288"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1FD2F662">
            <w:pPr>
              <w:widowControl/>
              <w:spacing w:line="240" w:lineRule="auto"/>
              <w:jc w:val="center"/>
              <w:rPr>
                <w:rFonts w:hint="eastAsia" w:ascii="宋体" w:hAnsi="宋体" w:cs="宋体"/>
                <w:b/>
                <w:bCs/>
                <w:color w:val="000000"/>
                <w:kern w:val="0"/>
                <w:sz w:val="22"/>
                <w:szCs w:val="22"/>
              </w:rPr>
            </w:pPr>
            <w:r>
              <w:rPr>
                <w:rFonts w:ascii="宋体" w:hAnsi="宋体" w:cs="宋体"/>
                <w:b/>
                <w:bCs/>
                <w:color w:val="000000"/>
                <w:kern w:val="0"/>
                <w:sz w:val="22"/>
                <w:szCs w:val="22"/>
              </w:rPr>
              <w:t>二</w:t>
            </w:r>
          </w:p>
        </w:tc>
        <w:tc>
          <w:tcPr>
            <w:tcW w:w="0" w:type="auto"/>
            <w:gridSpan w:val="5"/>
            <w:tcBorders>
              <w:top w:val="single" w:color="000000" w:sz="4" w:space="0"/>
              <w:left w:val="single" w:color="000000" w:sz="4" w:space="0"/>
              <w:bottom w:val="single" w:color="000000" w:sz="4" w:space="0"/>
              <w:right w:val="single" w:color="000000" w:sz="4" w:space="0"/>
            </w:tcBorders>
            <w:vAlign w:val="center"/>
          </w:tcPr>
          <w:p w14:paraId="7B42C280">
            <w:pPr>
              <w:widowControl/>
              <w:spacing w:line="240" w:lineRule="auto"/>
              <w:jc w:val="center"/>
              <w:rPr>
                <w:rFonts w:hint="eastAsia" w:ascii="宋体" w:hAnsi="宋体" w:cs="宋体"/>
                <w:b/>
                <w:bCs/>
                <w:color w:val="000000"/>
                <w:kern w:val="0"/>
                <w:sz w:val="22"/>
                <w:szCs w:val="22"/>
              </w:rPr>
            </w:pPr>
            <w:r>
              <w:rPr>
                <w:rFonts w:ascii="宋体" w:hAnsi="宋体" w:cs="宋体"/>
                <w:b/>
                <w:bCs/>
                <w:color w:val="000000"/>
                <w:kern w:val="0"/>
                <w:sz w:val="22"/>
                <w:szCs w:val="22"/>
              </w:rPr>
              <w:t>经济指标</w:t>
            </w:r>
          </w:p>
        </w:tc>
      </w:tr>
      <w:tr w14:paraId="19B3A1BB">
        <w:trPr>
          <w:trHeight w:val="288"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08A901C4">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1</w:t>
            </w:r>
          </w:p>
        </w:tc>
        <w:tc>
          <w:tcPr>
            <w:tcW w:w="0" w:type="auto"/>
            <w:gridSpan w:val="2"/>
            <w:tcBorders>
              <w:top w:val="single" w:color="000000" w:sz="4" w:space="0"/>
              <w:left w:val="single" w:color="000000" w:sz="4" w:space="0"/>
              <w:bottom w:val="single" w:color="000000" w:sz="4" w:space="0"/>
              <w:right w:val="single" w:color="000000" w:sz="4" w:space="0"/>
            </w:tcBorders>
            <w:vAlign w:val="center"/>
          </w:tcPr>
          <w:p w14:paraId="56B562DD">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建设总投资指标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079EAE00">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万元</w:t>
            </w:r>
          </w:p>
        </w:tc>
        <w:tc>
          <w:tcPr>
            <w:tcW w:w="0" w:type="auto"/>
            <w:tcBorders>
              <w:top w:val="single" w:color="000000" w:sz="4" w:space="0"/>
              <w:left w:val="single" w:color="000000" w:sz="4" w:space="0"/>
              <w:bottom w:val="single" w:color="000000" w:sz="4" w:space="0"/>
              <w:right w:val="single" w:color="000000" w:sz="4" w:space="0"/>
            </w:tcBorders>
            <w:vAlign w:val="center"/>
          </w:tcPr>
          <w:p w14:paraId="6D85F72F">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2999.02</w:t>
            </w:r>
          </w:p>
        </w:tc>
        <w:tc>
          <w:tcPr>
            <w:tcW w:w="0" w:type="auto"/>
            <w:tcBorders>
              <w:top w:val="single" w:color="000000" w:sz="4" w:space="0"/>
              <w:left w:val="single" w:color="000000" w:sz="4" w:space="0"/>
              <w:bottom w:val="single" w:color="000000" w:sz="4" w:space="0"/>
              <w:right w:val="single" w:color="000000" w:sz="4" w:space="0"/>
            </w:tcBorders>
            <w:vAlign w:val="center"/>
          </w:tcPr>
          <w:p w14:paraId="4768C753">
            <w:pPr>
              <w:widowControl/>
              <w:spacing w:line="240" w:lineRule="auto"/>
              <w:jc w:val="center"/>
              <w:rPr>
                <w:rFonts w:hint="eastAsia" w:ascii="宋体" w:hAnsi="宋体" w:cs="宋体"/>
                <w:color w:val="000000"/>
                <w:kern w:val="0"/>
                <w:sz w:val="22"/>
                <w:szCs w:val="22"/>
              </w:rPr>
            </w:pPr>
          </w:p>
        </w:tc>
      </w:tr>
      <w:tr w14:paraId="7FB56316">
        <w:trPr>
          <w:trHeight w:val="288"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1B504FF6">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2</w:t>
            </w:r>
          </w:p>
        </w:tc>
        <w:tc>
          <w:tcPr>
            <w:tcW w:w="0" w:type="auto"/>
            <w:gridSpan w:val="2"/>
            <w:tcBorders>
              <w:top w:val="single" w:color="000000" w:sz="4" w:space="0"/>
              <w:left w:val="single" w:color="000000" w:sz="4" w:space="0"/>
              <w:bottom w:val="single" w:color="000000" w:sz="4" w:space="0"/>
              <w:right w:val="single" w:color="000000" w:sz="4" w:space="0"/>
            </w:tcBorders>
            <w:vAlign w:val="center"/>
          </w:tcPr>
          <w:p w14:paraId="73185FB7">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计算期内项目总成本指标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091CD709">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万元</w:t>
            </w:r>
          </w:p>
        </w:tc>
        <w:tc>
          <w:tcPr>
            <w:tcW w:w="0" w:type="auto"/>
            <w:tcBorders>
              <w:top w:val="single" w:color="000000" w:sz="4" w:space="0"/>
              <w:left w:val="single" w:color="000000" w:sz="4" w:space="0"/>
              <w:bottom w:val="single" w:color="000000" w:sz="4" w:space="0"/>
              <w:right w:val="single" w:color="000000" w:sz="4" w:space="0"/>
            </w:tcBorders>
            <w:vAlign w:val="center"/>
          </w:tcPr>
          <w:p w14:paraId="327228F2">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2999.02</w:t>
            </w:r>
          </w:p>
        </w:tc>
        <w:tc>
          <w:tcPr>
            <w:tcW w:w="0" w:type="auto"/>
            <w:tcBorders>
              <w:top w:val="single" w:color="000000" w:sz="4" w:space="0"/>
              <w:left w:val="single" w:color="000000" w:sz="4" w:space="0"/>
              <w:bottom w:val="single" w:color="000000" w:sz="4" w:space="0"/>
              <w:right w:val="single" w:color="000000" w:sz="4" w:space="0"/>
            </w:tcBorders>
            <w:vAlign w:val="center"/>
          </w:tcPr>
          <w:p w14:paraId="609999FD">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5年</w:t>
            </w:r>
          </w:p>
        </w:tc>
      </w:tr>
      <w:tr w14:paraId="74E65840">
        <w:trPr>
          <w:trHeight w:val="288"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6CA73D93">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3</w:t>
            </w:r>
          </w:p>
        </w:tc>
        <w:tc>
          <w:tcPr>
            <w:tcW w:w="0" w:type="auto"/>
            <w:gridSpan w:val="2"/>
            <w:tcBorders>
              <w:top w:val="single" w:color="000000" w:sz="4" w:space="0"/>
              <w:left w:val="single" w:color="000000" w:sz="4" w:space="0"/>
              <w:bottom w:val="single" w:color="000000" w:sz="4" w:space="0"/>
              <w:right w:val="single" w:color="000000" w:sz="4" w:space="0"/>
            </w:tcBorders>
            <w:vAlign w:val="center"/>
          </w:tcPr>
          <w:p w14:paraId="66F21089">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计算期内项目营业收入指标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6F713367">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万元</w:t>
            </w:r>
          </w:p>
        </w:tc>
        <w:tc>
          <w:tcPr>
            <w:tcW w:w="0" w:type="auto"/>
            <w:tcBorders>
              <w:top w:val="single" w:color="000000" w:sz="4" w:space="0"/>
              <w:left w:val="single" w:color="000000" w:sz="4" w:space="0"/>
              <w:bottom w:val="single" w:color="000000" w:sz="4" w:space="0"/>
              <w:right w:val="single" w:color="000000" w:sz="4" w:space="0"/>
            </w:tcBorders>
            <w:vAlign w:val="center"/>
          </w:tcPr>
          <w:p w14:paraId="64CDFC3D">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9339.62</w:t>
            </w:r>
          </w:p>
        </w:tc>
        <w:tc>
          <w:tcPr>
            <w:tcW w:w="0" w:type="auto"/>
            <w:tcBorders>
              <w:top w:val="single" w:color="000000" w:sz="4" w:space="0"/>
              <w:left w:val="single" w:color="000000" w:sz="4" w:space="0"/>
              <w:bottom w:val="single" w:color="000000" w:sz="4" w:space="0"/>
              <w:right w:val="single" w:color="000000" w:sz="4" w:space="0"/>
            </w:tcBorders>
            <w:vAlign w:val="center"/>
          </w:tcPr>
          <w:p w14:paraId="4D5299E2">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5年</w:t>
            </w:r>
          </w:p>
        </w:tc>
      </w:tr>
      <w:tr w14:paraId="59E78A79">
        <w:trPr>
          <w:trHeight w:val="288"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43D497B2">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4</w:t>
            </w:r>
          </w:p>
        </w:tc>
        <w:tc>
          <w:tcPr>
            <w:tcW w:w="0" w:type="auto"/>
            <w:gridSpan w:val="2"/>
            <w:tcBorders>
              <w:top w:val="single" w:color="000000" w:sz="4" w:space="0"/>
              <w:left w:val="single" w:color="000000" w:sz="4" w:space="0"/>
              <w:bottom w:val="single" w:color="000000" w:sz="4" w:space="0"/>
              <w:right w:val="single" w:color="000000" w:sz="4" w:space="0"/>
            </w:tcBorders>
            <w:vAlign w:val="center"/>
          </w:tcPr>
          <w:p w14:paraId="4DCC58A9">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计算期内项目累计实现净利润</w:t>
            </w:r>
          </w:p>
        </w:tc>
        <w:tc>
          <w:tcPr>
            <w:tcW w:w="0" w:type="auto"/>
            <w:tcBorders>
              <w:top w:val="single" w:color="000000" w:sz="4" w:space="0"/>
              <w:left w:val="single" w:color="000000" w:sz="4" w:space="0"/>
              <w:bottom w:val="single" w:color="000000" w:sz="4" w:space="0"/>
              <w:right w:val="single" w:color="000000" w:sz="4" w:space="0"/>
            </w:tcBorders>
            <w:vAlign w:val="center"/>
          </w:tcPr>
          <w:p w14:paraId="337232CC">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万元</w:t>
            </w:r>
          </w:p>
        </w:tc>
        <w:tc>
          <w:tcPr>
            <w:tcW w:w="0" w:type="auto"/>
            <w:tcBorders>
              <w:top w:val="single" w:color="000000" w:sz="4" w:space="0"/>
              <w:left w:val="single" w:color="000000" w:sz="4" w:space="0"/>
              <w:bottom w:val="single" w:color="000000" w:sz="4" w:space="0"/>
              <w:right w:val="single" w:color="000000" w:sz="4" w:space="0"/>
            </w:tcBorders>
            <w:vAlign w:val="center"/>
          </w:tcPr>
          <w:p w14:paraId="3F138910">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764.05</w:t>
            </w:r>
          </w:p>
        </w:tc>
        <w:tc>
          <w:tcPr>
            <w:tcW w:w="0" w:type="auto"/>
            <w:tcBorders>
              <w:top w:val="single" w:color="000000" w:sz="4" w:space="0"/>
              <w:left w:val="single" w:color="000000" w:sz="4" w:space="0"/>
              <w:bottom w:val="single" w:color="000000" w:sz="4" w:space="0"/>
              <w:right w:val="single" w:color="000000" w:sz="4" w:space="0"/>
            </w:tcBorders>
            <w:vAlign w:val="center"/>
          </w:tcPr>
          <w:p w14:paraId="6B7DF331">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5年</w:t>
            </w:r>
          </w:p>
        </w:tc>
      </w:tr>
      <w:tr w14:paraId="1857F7EE">
        <w:trPr>
          <w:trHeight w:val="312"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22B81E8C">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5</w:t>
            </w:r>
          </w:p>
        </w:tc>
        <w:tc>
          <w:tcPr>
            <w:tcW w:w="0" w:type="auto"/>
            <w:gridSpan w:val="2"/>
            <w:tcBorders>
              <w:top w:val="single" w:color="000000" w:sz="4" w:space="0"/>
              <w:left w:val="single" w:color="000000" w:sz="4" w:space="0"/>
              <w:bottom w:val="single" w:color="000000" w:sz="4" w:space="0"/>
              <w:right w:val="single" w:color="000000" w:sz="4" w:space="0"/>
            </w:tcBorders>
            <w:vAlign w:val="center"/>
          </w:tcPr>
          <w:p w14:paraId="0C78AB7E">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计算期内项目年均净利润率</w:t>
            </w:r>
          </w:p>
        </w:tc>
        <w:tc>
          <w:tcPr>
            <w:tcW w:w="0" w:type="auto"/>
            <w:tcBorders>
              <w:top w:val="single" w:color="000000" w:sz="4" w:space="0"/>
              <w:left w:val="single" w:color="000000" w:sz="4" w:space="0"/>
              <w:bottom w:val="single" w:color="000000" w:sz="4" w:space="0"/>
              <w:right w:val="single" w:color="000000" w:sz="4" w:space="0"/>
            </w:tcBorders>
            <w:vAlign w:val="center"/>
          </w:tcPr>
          <w:p w14:paraId="0C57B0F5">
            <w:pPr>
              <w:widowControl/>
              <w:spacing w:line="240" w:lineRule="auto"/>
              <w:jc w:val="center"/>
              <w:rPr>
                <w:rFonts w:hint="eastAsia" w:ascii="宋体" w:hAnsi="宋体" w:cs="宋体"/>
                <w:color w:val="000000"/>
                <w:kern w:val="0"/>
                <w:sz w:val="22"/>
                <w:szCs w:val="22"/>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1B2C529D">
            <w:pPr>
              <w:widowControl/>
              <w:spacing w:line="240" w:lineRule="auto"/>
              <w:jc w:val="center"/>
              <w:rPr>
                <w:color w:val="000000"/>
                <w:kern w:val="0"/>
                <w:sz w:val="24"/>
              </w:rPr>
            </w:pPr>
            <w:r>
              <w:rPr>
                <w:color w:val="000000"/>
                <w:kern w:val="0"/>
                <w:sz w:val="24"/>
              </w:rPr>
              <w:t>10.38%</w:t>
            </w:r>
          </w:p>
        </w:tc>
        <w:tc>
          <w:tcPr>
            <w:tcW w:w="0" w:type="auto"/>
            <w:tcBorders>
              <w:top w:val="single" w:color="000000" w:sz="4" w:space="0"/>
              <w:left w:val="single" w:color="000000" w:sz="4" w:space="0"/>
              <w:bottom w:val="single" w:color="000000" w:sz="4" w:space="0"/>
              <w:right w:val="single" w:color="000000" w:sz="4" w:space="0"/>
            </w:tcBorders>
            <w:vAlign w:val="center"/>
          </w:tcPr>
          <w:p w14:paraId="0E6A1FF0">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基准收益率为3.5%</w:t>
            </w:r>
          </w:p>
        </w:tc>
      </w:tr>
      <w:tr w14:paraId="20869BB4">
        <w:trPr>
          <w:trHeight w:val="288"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1CF32B7">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三</w:t>
            </w:r>
          </w:p>
        </w:tc>
        <w:tc>
          <w:tcPr>
            <w:tcW w:w="0" w:type="auto"/>
            <w:gridSpan w:val="5"/>
            <w:tcBorders>
              <w:top w:val="single" w:color="000000" w:sz="4" w:space="0"/>
              <w:left w:val="single" w:color="000000" w:sz="4" w:space="0"/>
              <w:bottom w:val="single" w:color="000000" w:sz="4" w:space="0"/>
              <w:right w:val="single" w:color="000000" w:sz="4" w:space="0"/>
            </w:tcBorders>
            <w:noWrap/>
            <w:vAlign w:val="center"/>
          </w:tcPr>
          <w:p w14:paraId="04D95460">
            <w:pPr>
              <w:widowControl/>
              <w:spacing w:line="240" w:lineRule="auto"/>
              <w:jc w:val="center"/>
              <w:rPr>
                <w:rFonts w:hint="eastAsia" w:ascii="宋体" w:hAnsi="宋体" w:cs="宋体"/>
                <w:b/>
                <w:bCs/>
                <w:color w:val="000000"/>
                <w:kern w:val="0"/>
                <w:sz w:val="22"/>
                <w:szCs w:val="22"/>
              </w:rPr>
            </w:pPr>
            <w:r>
              <w:rPr>
                <w:rFonts w:ascii="宋体" w:hAnsi="宋体" w:cs="宋体"/>
                <w:b/>
                <w:bCs/>
                <w:color w:val="000000"/>
                <w:kern w:val="0"/>
                <w:sz w:val="22"/>
                <w:szCs w:val="22"/>
              </w:rPr>
              <w:t>性能指标</w:t>
            </w:r>
          </w:p>
        </w:tc>
      </w:tr>
      <w:tr w14:paraId="12AB54A0">
        <w:trPr>
          <w:trHeight w:val="864"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7101508">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1</w:t>
            </w:r>
          </w:p>
        </w:tc>
        <w:tc>
          <w:tcPr>
            <w:tcW w:w="0" w:type="auto"/>
            <w:gridSpan w:val="2"/>
            <w:tcBorders>
              <w:top w:val="single" w:color="000000" w:sz="4" w:space="0"/>
              <w:left w:val="single" w:color="000000" w:sz="4" w:space="0"/>
              <w:bottom w:val="single" w:color="000000" w:sz="4" w:space="0"/>
              <w:right w:val="single" w:color="000000" w:sz="4" w:space="0"/>
            </w:tcBorders>
            <w:vAlign w:val="center"/>
          </w:tcPr>
          <w:p w14:paraId="6F03BDE4">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智能体平台并发用户数</w:t>
            </w:r>
          </w:p>
        </w:tc>
        <w:tc>
          <w:tcPr>
            <w:tcW w:w="0" w:type="auto"/>
            <w:tcBorders>
              <w:top w:val="single" w:color="000000" w:sz="4" w:space="0"/>
              <w:left w:val="single" w:color="000000" w:sz="4" w:space="0"/>
              <w:bottom w:val="single" w:color="000000" w:sz="4" w:space="0"/>
              <w:right w:val="single" w:color="000000" w:sz="4" w:space="0"/>
            </w:tcBorders>
            <w:vAlign w:val="center"/>
          </w:tcPr>
          <w:p w14:paraId="7D98BE39">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个</w:t>
            </w:r>
          </w:p>
        </w:tc>
        <w:tc>
          <w:tcPr>
            <w:tcW w:w="0" w:type="auto"/>
            <w:tcBorders>
              <w:top w:val="single" w:color="000000" w:sz="4" w:space="0"/>
              <w:left w:val="single" w:color="000000" w:sz="4" w:space="0"/>
              <w:bottom w:val="single" w:color="000000" w:sz="4" w:space="0"/>
              <w:right w:val="single" w:color="000000" w:sz="4" w:space="0"/>
            </w:tcBorders>
            <w:vAlign w:val="center"/>
          </w:tcPr>
          <w:p w14:paraId="67C68E36">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≥200</w:t>
            </w:r>
          </w:p>
        </w:tc>
        <w:tc>
          <w:tcPr>
            <w:tcW w:w="0" w:type="auto"/>
            <w:tcBorders>
              <w:top w:val="single" w:color="000000" w:sz="4" w:space="0"/>
              <w:left w:val="single" w:color="000000" w:sz="4" w:space="0"/>
              <w:bottom w:val="single" w:color="000000" w:sz="4" w:space="0"/>
              <w:right w:val="single" w:color="000000" w:sz="4" w:space="0"/>
            </w:tcBorders>
            <w:vAlign w:val="center"/>
          </w:tcPr>
          <w:p w14:paraId="474A910C">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支持同时在线使用智能体（公文写作、智能咨询、产业洞察等）的并发用户数</w:t>
            </w:r>
          </w:p>
        </w:tc>
      </w:tr>
      <w:tr w14:paraId="3230DB29">
        <w:trPr>
          <w:trHeight w:val="576"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1DA3ABE">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2</w:t>
            </w:r>
          </w:p>
        </w:tc>
        <w:tc>
          <w:tcPr>
            <w:tcW w:w="0" w:type="auto"/>
            <w:gridSpan w:val="2"/>
            <w:tcBorders>
              <w:top w:val="single" w:color="000000" w:sz="4" w:space="0"/>
              <w:left w:val="single" w:color="000000" w:sz="4" w:space="0"/>
              <w:bottom w:val="single" w:color="000000" w:sz="4" w:space="0"/>
              <w:right w:val="single" w:color="000000" w:sz="4" w:space="0"/>
            </w:tcBorders>
            <w:vAlign w:val="center"/>
          </w:tcPr>
          <w:p w14:paraId="3C0C62D7">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智能咨询平均响应时间</w:t>
            </w:r>
          </w:p>
        </w:tc>
        <w:tc>
          <w:tcPr>
            <w:tcW w:w="0" w:type="auto"/>
            <w:tcBorders>
              <w:top w:val="single" w:color="000000" w:sz="4" w:space="0"/>
              <w:left w:val="single" w:color="000000" w:sz="4" w:space="0"/>
              <w:bottom w:val="single" w:color="000000" w:sz="4" w:space="0"/>
              <w:right w:val="single" w:color="000000" w:sz="4" w:space="0"/>
            </w:tcBorders>
            <w:vAlign w:val="center"/>
          </w:tcPr>
          <w:p w14:paraId="4238A773">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秒</w:t>
            </w:r>
          </w:p>
        </w:tc>
        <w:tc>
          <w:tcPr>
            <w:tcW w:w="0" w:type="auto"/>
            <w:tcBorders>
              <w:top w:val="single" w:color="000000" w:sz="4" w:space="0"/>
              <w:left w:val="single" w:color="000000" w:sz="4" w:space="0"/>
              <w:bottom w:val="single" w:color="000000" w:sz="4" w:space="0"/>
              <w:right w:val="single" w:color="000000" w:sz="4" w:space="0"/>
            </w:tcBorders>
            <w:vAlign w:val="center"/>
          </w:tcPr>
          <w:p w14:paraId="127CBC59">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≤3</w:t>
            </w:r>
          </w:p>
        </w:tc>
        <w:tc>
          <w:tcPr>
            <w:tcW w:w="0" w:type="auto"/>
            <w:tcBorders>
              <w:top w:val="single" w:color="000000" w:sz="4" w:space="0"/>
              <w:left w:val="single" w:color="000000" w:sz="4" w:space="0"/>
              <w:bottom w:val="single" w:color="000000" w:sz="4" w:space="0"/>
              <w:right w:val="single" w:color="000000" w:sz="4" w:space="0"/>
            </w:tcBorders>
            <w:vAlign w:val="center"/>
          </w:tcPr>
          <w:p w14:paraId="56526671">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95%的咨询请求在3秒内返回答案</w:t>
            </w:r>
          </w:p>
        </w:tc>
      </w:tr>
      <w:tr w14:paraId="7D442451">
        <w:trPr>
          <w:trHeight w:val="576"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7549322">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3</w:t>
            </w:r>
          </w:p>
        </w:tc>
        <w:tc>
          <w:tcPr>
            <w:tcW w:w="0" w:type="auto"/>
            <w:gridSpan w:val="2"/>
            <w:tcBorders>
              <w:top w:val="single" w:color="000000" w:sz="4" w:space="0"/>
              <w:left w:val="single" w:color="000000" w:sz="4" w:space="0"/>
              <w:bottom w:val="single" w:color="000000" w:sz="4" w:space="0"/>
              <w:right w:val="single" w:color="000000" w:sz="4" w:space="0"/>
            </w:tcBorders>
            <w:vAlign w:val="center"/>
          </w:tcPr>
          <w:p w14:paraId="229D2DA9">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公文写作智能体生成时间（千字以内）</w:t>
            </w:r>
          </w:p>
        </w:tc>
        <w:tc>
          <w:tcPr>
            <w:tcW w:w="0" w:type="auto"/>
            <w:tcBorders>
              <w:top w:val="single" w:color="000000" w:sz="4" w:space="0"/>
              <w:left w:val="single" w:color="000000" w:sz="4" w:space="0"/>
              <w:bottom w:val="single" w:color="000000" w:sz="4" w:space="0"/>
              <w:right w:val="single" w:color="000000" w:sz="4" w:space="0"/>
            </w:tcBorders>
            <w:vAlign w:val="center"/>
          </w:tcPr>
          <w:p w14:paraId="02ED699D">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秒</w:t>
            </w:r>
          </w:p>
        </w:tc>
        <w:tc>
          <w:tcPr>
            <w:tcW w:w="0" w:type="auto"/>
            <w:tcBorders>
              <w:top w:val="single" w:color="000000" w:sz="4" w:space="0"/>
              <w:left w:val="single" w:color="000000" w:sz="4" w:space="0"/>
              <w:bottom w:val="single" w:color="000000" w:sz="4" w:space="0"/>
              <w:right w:val="single" w:color="000000" w:sz="4" w:space="0"/>
            </w:tcBorders>
            <w:vAlign w:val="center"/>
          </w:tcPr>
          <w:p w14:paraId="68F96EDE">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≤10</w:t>
            </w:r>
          </w:p>
        </w:tc>
        <w:tc>
          <w:tcPr>
            <w:tcW w:w="0" w:type="auto"/>
            <w:tcBorders>
              <w:top w:val="single" w:color="000000" w:sz="4" w:space="0"/>
              <w:left w:val="single" w:color="000000" w:sz="4" w:space="0"/>
              <w:bottom w:val="single" w:color="000000" w:sz="4" w:space="0"/>
              <w:right w:val="single" w:color="000000" w:sz="4" w:space="0"/>
            </w:tcBorders>
            <w:vAlign w:val="center"/>
          </w:tcPr>
          <w:p w14:paraId="441F3BC1">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从输入主题/要点到生成完整初稿的平均耗时</w:t>
            </w:r>
          </w:p>
        </w:tc>
      </w:tr>
      <w:tr w14:paraId="0947D1CA">
        <w:trPr>
          <w:trHeight w:val="576"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A322306">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4</w:t>
            </w:r>
          </w:p>
        </w:tc>
        <w:tc>
          <w:tcPr>
            <w:tcW w:w="0" w:type="auto"/>
            <w:gridSpan w:val="2"/>
            <w:tcBorders>
              <w:top w:val="single" w:color="000000" w:sz="4" w:space="0"/>
              <w:left w:val="single" w:color="000000" w:sz="4" w:space="0"/>
              <w:bottom w:val="single" w:color="000000" w:sz="4" w:space="0"/>
              <w:right w:val="single" w:color="000000" w:sz="4" w:space="0"/>
            </w:tcBorders>
            <w:vAlign w:val="center"/>
          </w:tcPr>
          <w:p w14:paraId="307670BA">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产业洞察智能体典型查询响应时间</w:t>
            </w:r>
          </w:p>
        </w:tc>
        <w:tc>
          <w:tcPr>
            <w:tcW w:w="0" w:type="auto"/>
            <w:tcBorders>
              <w:top w:val="single" w:color="000000" w:sz="4" w:space="0"/>
              <w:left w:val="single" w:color="000000" w:sz="4" w:space="0"/>
              <w:bottom w:val="single" w:color="000000" w:sz="4" w:space="0"/>
              <w:right w:val="single" w:color="000000" w:sz="4" w:space="0"/>
            </w:tcBorders>
            <w:vAlign w:val="center"/>
          </w:tcPr>
          <w:p w14:paraId="4ACF575A">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秒</w:t>
            </w:r>
          </w:p>
        </w:tc>
        <w:tc>
          <w:tcPr>
            <w:tcW w:w="0" w:type="auto"/>
            <w:tcBorders>
              <w:top w:val="single" w:color="000000" w:sz="4" w:space="0"/>
              <w:left w:val="single" w:color="000000" w:sz="4" w:space="0"/>
              <w:bottom w:val="single" w:color="000000" w:sz="4" w:space="0"/>
              <w:right w:val="single" w:color="000000" w:sz="4" w:space="0"/>
            </w:tcBorders>
            <w:vAlign w:val="center"/>
          </w:tcPr>
          <w:p w14:paraId="0F56F1FD">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≤5</w:t>
            </w:r>
          </w:p>
        </w:tc>
        <w:tc>
          <w:tcPr>
            <w:tcW w:w="0" w:type="auto"/>
            <w:tcBorders>
              <w:top w:val="single" w:color="000000" w:sz="4" w:space="0"/>
              <w:left w:val="single" w:color="000000" w:sz="4" w:space="0"/>
              <w:bottom w:val="single" w:color="000000" w:sz="4" w:space="0"/>
              <w:right w:val="single" w:color="000000" w:sz="4" w:space="0"/>
            </w:tcBorders>
            <w:vAlign w:val="center"/>
          </w:tcPr>
          <w:p w14:paraId="158E25AB">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面向亿级数据量的多维分析查询（如产业指标统计）</w:t>
            </w:r>
          </w:p>
        </w:tc>
      </w:tr>
      <w:tr w14:paraId="1152A660">
        <w:trPr>
          <w:trHeight w:val="576"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347DC7F">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5</w:t>
            </w:r>
          </w:p>
        </w:tc>
        <w:tc>
          <w:tcPr>
            <w:tcW w:w="0" w:type="auto"/>
            <w:gridSpan w:val="2"/>
            <w:tcBorders>
              <w:top w:val="single" w:color="000000" w:sz="4" w:space="0"/>
              <w:left w:val="single" w:color="000000" w:sz="4" w:space="0"/>
              <w:bottom w:val="single" w:color="000000" w:sz="4" w:space="0"/>
              <w:right w:val="single" w:color="000000" w:sz="4" w:space="0"/>
            </w:tcBorders>
            <w:vAlign w:val="center"/>
          </w:tcPr>
          <w:p w14:paraId="16E2AAC3">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大模型API调用吞吐量</w:t>
            </w:r>
          </w:p>
        </w:tc>
        <w:tc>
          <w:tcPr>
            <w:tcW w:w="0" w:type="auto"/>
            <w:tcBorders>
              <w:top w:val="single" w:color="000000" w:sz="4" w:space="0"/>
              <w:left w:val="single" w:color="000000" w:sz="4" w:space="0"/>
              <w:bottom w:val="single" w:color="000000" w:sz="4" w:space="0"/>
              <w:right w:val="single" w:color="000000" w:sz="4" w:space="0"/>
            </w:tcBorders>
            <w:vAlign w:val="center"/>
          </w:tcPr>
          <w:p w14:paraId="10BDBE47">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请求/秒（QPS）</w:t>
            </w:r>
          </w:p>
        </w:tc>
        <w:tc>
          <w:tcPr>
            <w:tcW w:w="0" w:type="auto"/>
            <w:tcBorders>
              <w:top w:val="single" w:color="000000" w:sz="4" w:space="0"/>
              <w:left w:val="single" w:color="000000" w:sz="4" w:space="0"/>
              <w:bottom w:val="single" w:color="000000" w:sz="4" w:space="0"/>
              <w:right w:val="single" w:color="000000" w:sz="4" w:space="0"/>
            </w:tcBorders>
            <w:vAlign w:val="center"/>
          </w:tcPr>
          <w:p w14:paraId="5A396F8D">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≥50</w:t>
            </w:r>
          </w:p>
        </w:tc>
        <w:tc>
          <w:tcPr>
            <w:tcW w:w="0" w:type="auto"/>
            <w:tcBorders>
              <w:top w:val="single" w:color="000000" w:sz="4" w:space="0"/>
              <w:left w:val="single" w:color="000000" w:sz="4" w:space="0"/>
              <w:bottom w:val="single" w:color="000000" w:sz="4" w:space="0"/>
              <w:right w:val="single" w:color="000000" w:sz="4" w:space="0"/>
            </w:tcBorders>
            <w:vAlign w:val="center"/>
          </w:tcPr>
          <w:p w14:paraId="6879522E">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智能体底层大模型服务可处理的峰值请求速率</w:t>
            </w:r>
          </w:p>
        </w:tc>
      </w:tr>
    </w:tbl>
    <w:p w14:paraId="2AC5676D"/>
    <w:p w14:paraId="721D7D10">
      <w:pPr>
        <w:pStyle w:val="3"/>
        <w:numPr>
          <w:ilvl w:val="1"/>
          <w:numId w:val="0"/>
        </w:numPr>
        <w:tabs>
          <w:tab w:val="left" w:pos="7188"/>
        </w:tabs>
        <w:ind w:left="576" w:hanging="576"/>
      </w:pPr>
      <w:bookmarkStart w:id="29" w:name="_Toc229492028"/>
      <w:bookmarkStart w:id="30" w:name="_Toc24351"/>
      <w:bookmarkStart w:id="31" w:name="_Toc12452"/>
      <w:r>
        <w:rPr>
          <w:rFonts w:hint="eastAsia"/>
        </w:rPr>
        <w:t>1.2企业概况</w:t>
      </w:r>
      <w:bookmarkEnd w:id="29"/>
      <w:bookmarkEnd w:id="30"/>
      <w:bookmarkEnd w:id="31"/>
      <w:r>
        <w:tab/>
      </w:r>
    </w:p>
    <w:p w14:paraId="7053BF0D">
      <w:pPr>
        <w:pStyle w:val="4"/>
        <w:numPr>
          <w:ilvl w:val="2"/>
          <w:numId w:val="0"/>
        </w:numPr>
        <w:ind w:left="720" w:hanging="720"/>
      </w:pPr>
      <w:bookmarkStart w:id="32" w:name="_Toc6734"/>
      <w:r>
        <w:rPr>
          <w:rFonts w:hint="eastAsia"/>
        </w:rPr>
        <w:t>1.2.1企业基本信息</w:t>
      </w:r>
      <w:bookmarkEnd w:id="32"/>
    </w:p>
    <w:p w14:paraId="57D559D2">
      <w:pPr>
        <w:ind w:firstLine="560" w:firstLineChars="200"/>
      </w:pPr>
      <w:r>
        <w:rPr>
          <w:rFonts w:hint="eastAsia"/>
        </w:rPr>
        <w:t>武汉光谷数据产业有限公司（以下简称光谷数产）成立于2022年3月29日，系武汉光谷金控集团全资控股的区属国有信息化建设平台公司，注册资本为13000万元。</w:t>
      </w:r>
    </w:p>
    <w:p w14:paraId="2EE3B01F">
      <w:pPr>
        <w:pStyle w:val="4"/>
        <w:numPr>
          <w:ilvl w:val="2"/>
          <w:numId w:val="0"/>
        </w:numPr>
        <w:ind w:left="720" w:hanging="720"/>
      </w:pPr>
      <w:bookmarkStart w:id="33" w:name="_Toc28422"/>
      <w:r>
        <w:rPr>
          <w:rFonts w:hint="eastAsia"/>
        </w:rPr>
        <w:t>1.2.2发展现状与业务能力</w:t>
      </w:r>
      <w:bookmarkEnd w:id="33"/>
    </w:p>
    <w:p w14:paraId="6FE85F23">
      <w:pPr>
        <w:ind w:firstLine="560" w:firstLineChars="200"/>
      </w:pPr>
      <w:r>
        <w:rPr>
          <w:rFonts w:hint="eastAsia"/>
        </w:rPr>
        <w:t>2022年12月，东湖高新区发布武新管政务〔2022〕239号文件，明确光谷数产作为区级专业信息化平台公司，负责统筹“数字光谷”的建设和运营，承担全区数字公共基础设施、数据资产运营及相关信息化项目的建设运维职责。</w:t>
      </w:r>
    </w:p>
    <w:p w14:paraId="4096C5AA">
      <w:pPr>
        <w:ind w:firstLine="560" w:firstLineChars="200"/>
      </w:pPr>
      <w:r>
        <w:rPr>
          <w:rFonts w:hint="eastAsia"/>
        </w:rPr>
        <w:t>截至目前，光谷数产已构建涵盖数字底座、应用支撑、产业服务三大方向的数字产业服务能力，为政府及企业用户提供算力服务、智慧园区等十余项数字化服务。</w:t>
      </w:r>
    </w:p>
    <w:p w14:paraId="7329DFA6">
      <w:pPr>
        <w:pStyle w:val="4"/>
        <w:numPr>
          <w:ilvl w:val="2"/>
          <w:numId w:val="0"/>
        </w:numPr>
        <w:ind w:left="720" w:hanging="720"/>
      </w:pPr>
      <w:bookmarkStart w:id="34" w:name="_Toc22443"/>
      <w:r>
        <w:rPr>
          <w:rFonts w:hint="eastAsia"/>
        </w:rPr>
        <w:t>1.2.3财务及信用状况</w:t>
      </w:r>
      <w:bookmarkEnd w:id="34"/>
    </w:p>
    <w:p w14:paraId="2875DBCB">
      <w:pPr>
        <w:ind w:firstLine="560" w:firstLineChars="200"/>
      </w:pPr>
      <w:r>
        <w:rPr>
          <w:rFonts w:hint="eastAsia"/>
        </w:rPr>
        <w:t>截至2025年9月，光谷数产资产规模达10089万元，总资产现金回收率13.3%，资产使用效率较高。目前无融资贷款，运营资金主要来源于注册资本及项目回款，资金保障能力良好。公司信用等级为AAA级。</w:t>
      </w:r>
    </w:p>
    <w:p w14:paraId="4C7DB138">
      <w:pPr>
        <w:pStyle w:val="4"/>
        <w:numPr>
          <w:ilvl w:val="2"/>
          <w:numId w:val="0"/>
        </w:numPr>
        <w:ind w:left="720" w:hanging="720"/>
      </w:pPr>
      <w:bookmarkStart w:id="35" w:name="_Toc21890"/>
      <w:r>
        <w:rPr>
          <w:rFonts w:hint="eastAsia"/>
        </w:rPr>
        <w:t>1.2.4类似项目案例</w:t>
      </w:r>
      <w:bookmarkEnd w:id="35"/>
    </w:p>
    <w:p w14:paraId="0D048D36">
      <w:pPr>
        <w:pStyle w:val="10"/>
        <w:jc w:val="center"/>
      </w:pPr>
      <w:r>
        <w:rPr>
          <w:rFonts w:hint="eastAsia"/>
        </w:rPr>
        <w:t>表</w:t>
      </w:r>
      <w:r>
        <w:fldChar w:fldCharType="begin"/>
      </w:r>
      <w:r>
        <w:instrText xml:space="preserve"> STYLEREF 2 \s </w:instrText>
      </w:r>
      <w:r>
        <w:fldChar w:fldCharType="separate"/>
      </w:r>
      <w:r>
        <w:t>1.2</w:t>
      </w:r>
      <w:r>
        <w:fldChar w:fldCharType="end"/>
      </w:r>
      <w:r>
        <w:t>-</w:t>
      </w:r>
      <w:r>
        <w:fldChar w:fldCharType="begin"/>
      </w:r>
      <w:r>
        <w:instrText xml:space="preserve"> SEQ 表 \* ARABIC \s 2 </w:instrText>
      </w:r>
      <w:r>
        <w:fldChar w:fldCharType="separate"/>
      </w:r>
      <w:r>
        <w:t>1</w:t>
      </w:r>
      <w:r>
        <w:fldChar w:fldCharType="end"/>
      </w:r>
      <w:r>
        <w:rPr>
          <w:rFonts w:hint="eastAsia"/>
        </w:rPr>
        <w:t>类似项目案例</w:t>
      </w:r>
    </w:p>
    <w:tbl>
      <w:tblPr>
        <w:tblStyle w:val="2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3"/>
        <w:gridCol w:w="1623"/>
        <w:gridCol w:w="2207"/>
        <w:gridCol w:w="1164"/>
        <w:gridCol w:w="2695"/>
      </w:tblGrid>
      <w:tr w14:paraId="4FEE8482">
        <w:trPr>
          <w:trHeight w:val="340" w:hRule="atLeast"/>
          <w:tblHeader/>
          <w:jc w:val="center"/>
        </w:trPr>
        <w:tc>
          <w:tcPr>
            <w:tcW w:w="489" w:type="pct"/>
            <w:vAlign w:val="center"/>
          </w:tcPr>
          <w:p w14:paraId="02A9F842">
            <w:pPr>
              <w:spacing w:line="300" w:lineRule="auto"/>
              <w:jc w:val="center"/>
              <w:rPr>
                <w:rFonts w:eastAsia="仿宋"/>
                <w:b/>
                <w:bCs/>
                <w:sz w:val="24"/>
              </w:rPr>
            </w:pPr>
            <w:r>
              <w:rPr>
                <w:rFonts w:eastAsia="仿宋"/>
                <w:b/>
                <w:bCs/>
                <w:sz w:val="24"/>
              </w:rPr>
              <w:t>序号</w:t>
            </w:r>
          </w:p>
        </w:tc>
        <w:tc>
          <w:tcPr>
            <w:tcW w:w="952" w:type="pct"/>
            <w:vAlign w:val="center"/>
          </w:tcPr>
          <w:p w14:paraId="4DA5B2D3">
            <w:pPr>
              <w:spacing w:line="300" w:lineRule="auto"/>
              <w:jc w:val="center"/>
              <w:rPr>
                <w:rFonts w:eastAsia="仿宋"/>
                <w:b/>
                <w:bCs/>
                <w:sz w:val="24"/>
              </w:rPr>
            </w:pPr>
            <w:r>
              <w:rPr>
                <w:b/>
                <w:bCs/>
                <w:sz w:val="24"/>
              </w:rPr>
              <w:t>建设单位</w:t>
            </w:r>
          </w:p>
        </w:tc>
        <w:tc>
          <w:tcPr>
            <w:tcW w:w="1295" w:type="pct"/>
            <w:vAlign w:val="center"/>
          </w:tcPr>
          <w:p w14:paraId="68CA20FE">
            <w:pPr>
              <w:spacing w:line="300" w:lineRule="auto"/>
              <w:jc w:val="center"/>
              <w:rPr>
                <w:rFonts w:eastAsia="仿宋"/>
                <w:b/>
                <w:bCs/>
                <w:sz w:val="24"/>
              </w:rPr>
            </w:pPr>
            <w:r>
              <w:rPr>
                <w:rFonts w:eastAsia="仿宋"/>
                <w:b/>
                <w:bCs/>
                <w:sz w:val="24"/>
              </w:rPr>
              <w:t>项目名称</w:t>
            </w:r>
          </w:p>
        </w:tc>
        <w:tc>
          <w:tcPr>
            <w:tcW w:w="683" w:type="pct"/>
            <w:vAlign w:val="center"/>
          </w:tcPr>
          <w:p w14:paraId="2D60A709">
            <w:pPr>
              <w:spacing w:line="300" w:lineRule="auto"/>
              <w:jc w:val="center"/>
              <w:rPr>
                <w:rFonts w:eastAsia="仿宋"/>
                <w:b/>
                <w:bCs/>
                <w:sz w:val="24"/>
              </w:rPr>
            </w:pPr>
            <w:r>
              <w:rPr>
                <w:rFonts w:eastAsia="仿宋"/>
                <w:b/>
                <w:bCs/>
                <w:sz w:val="24"/>
              </w:rPr>
              <w:t>项目</w:t>
            </w:r>
          </w:p>
          <w:p w14:paraId="6FF4DA49">
            <w:pPr>
              <w:spacing w:line="300" w:lineRule="auto"/>
              <w:jc w:val="center"/>
              <w:rPr>
                <w:rFonts w:eastAsia="仿宋"/>
                <w:b/>
                <w:bCs/>
                <w:sz w:val="24"/>
              </w:rPr>
            </w:pPr>
            <w:r>
              <w:rPr>
                <w:rFonts w:eastAsia="仿宋"/>
                <w:b/>
                <w:bCs/>
                <w:sz w:val="24"/>
              </w:rPr>
              <w:t>时间</w:t>
            </w:r>
          </w:p>
        </w:tc>
        <w:tc>
          <w:tcPr>
            <w:tcW w:w="1581" w:type="pct"/>
            <w:vAlign w:val="center"/>
          </w:tcPr>
          <w:p w14:paraId="1F671071">
            <w:pPr>
              <w:spacing w:line="300" w:lineRule="auto"/>
              <w:jc w:val="center"/>
              <w:rPr>
                <w:rFonts w:eastAsia="仿宋"/>
                <w:b/>
                <w:bCs/>
                <w:sz w:val="24"/>
              </w:rPr>
            </w:pPr>
            <w:r>
              <w:rPr>
                <w:rFonts w:eastAsia="仿宋"/>
                <w:b/>
                <w:bCs/>
                <w:sz w:val="24"/>
              </w:rPr>
              <w:t>项目主要内容</w:t>
            </w:r>
          </w:p>
        </w:tc>
      </w:tr>
      <w:tr w14:paraId="2EC11AE3">
        <w:trPr>
          <w:trHeight w:val="340" w:hRule="atLeast"/>
          <w:jc w:val="center"/>
        </w:trPr>
        <w:tc>
          <w:tcPr>
            <w:tcW w:w="489" w:type="pct"/>
            <w:vAlign w:val="center"/>
          </w:tcPr>
          <w:p w14:paraId="0C5E57AE">
            <w:pPr>
              <w:spacing w:line="300" w:lineRule="auto"/>
              <w:jc w:val="center"/>
              <w:rPr>
                <w:rFonts w:eastAsia="仿宋"/>
                <w:sz w:val="24"/>
              </w:rPr>
            </w:pPr>
            <w:r>
              <w:rPr>
                <w:rFonts w:eastAsia="仿宋"/>
                <w:sz w:val="24"/>
              </w:rPr>
              <w:t>1</w:t>
            </w:r>
          </w:p>
        </w:tc>
        <w:tc>
          <w:tcPr>
            <w:tcW w:w="952" w:type="pct"/>
            <w:vAlign w:val="center"/>
          </w:tcPr>
          <w:p w14:paraId="1A5669A2">
            <w:pPr>
              <w:spacing w:line="300" w:lineRule="auto"/>
              <w:jc w:val="center"/>
              <w:rPr>
                <w:rFonts w:eastAsia="仿宋"/>
                <w:sz w:val="24"/>
              </w:rPr>
            </w:pPr>
            <w:r>
              <w:rPr>
                <w:rFonts w:eastAsia="仿宋"/>
                <w:sz w:val="24"/>
              </w:rPr>
              <w:t>武汉东湖综合保税区建设管理办公室</w:t>
            </w:r>
          </w:p>
        </w:tc>
        <w:tc>
          <w:tcPr>
            <w:tcW w:w="1295" w:type="pct"/>
            <w:vAlign w:val="center"/>
          </w:tcPr>
          <w:p w14:paraId="001F20E8">
            <w:pPr>
              <w:spacing w:line="300" w:lineRule="auto"/>
              <w:jc w:val="center"/>
              <w:rPr>
                <w:rFonts w:eastAsia="仿宋"/>
                <w:sz w:val="24"/>
              </w:rPr>
            </w:pPr>
            <w:r>
              <w:rPr>
                <w:rFonts w:eastAsia="仿宋"/>
                <w:sz w:val="24"/>
              </w:rPr>
              <w:t>武汉东湖综保区公共服务类信息化系统建设</w:t>
            </w:r>
            <w:r>
              <w:rPr>
                <w:sz w:val="24"/>
              </w:rPr>
              <w:t>（</w:t>
            </w:r>
            <w:r>
              <w:rPr>
                <w:rFonts w:eastAsia="仿宋"/>
                <w:sz w:val="24"/>
              </w:rPr>
              <w:t>综保区信息化升级改造</w:t>
            </w:r>
            <w:r>
              <w:rPr>
                <w:sz w:val="24"/>
              </w:rPr>
              <w:t>）</w:t>
            </w:r>
            <w:r>
              <w:rPr>
                <w:rFonts w:eastAsia="仿宋"/>
                <w:sz w:val="24"/>
              </w:rPr>
              <w:t>项目</w:t>
            </w:r>
          </w:p>
        </w:tc>
        <w:tc>
          <w:tcPr>
            <w:tcW w:w="683" w:type="pct"/>
            <w:vAlign w:val="center"/>
          </w:tcPr>
          <w:p w14:paraId="453E0879">
            <w:pPr>
              <w:spacing w:line="300" w:lineRule="auto"/>
              <w:jc w:val="center"/>
              <w:rPr>
                <w:rFonts w:eastAsia="仿宋"/>
                <w:sz w:val="24"/>
              </w:rPr>
            </w:pPr>
            <w:r>
              <w:rPr>
                <w:rFonts w:eastAsia="仿宋"/>
                <w:sz w:val="24"/>
              </w:rPr>
              <w:t>2023年</w:t>
            </w:r>
          </w:p>
        </w:tc>
        <w:tc>
          <w:tcPr>
            <w:tcW w:w="1581" w:type="pct"/>
            <w:vAlign w:val="center"/>
          </w:tcPr>
          <w:p w14:paraId="77D7D987">
            <w:pPr>
              <w:spacing w:line="300" w:lineRule="auto"/>
              <w:jc w:val="left"/>
              <w:rPr>
                <w:rFonts w:eastAsia="仿宋"/>
                <w:sz w:val="24"/>
              </w:rPr>
            </w:pPr>
            <w:r>
              <w:rPr>
                <w:sz w:val="24"/>
              </w:rPr>
              <w:t>对</w:t>
            </w:r>
            <w:r>
              <w:rPr>
                <w:rFonts w:eastAsia="仿宋"/>
                <w:sz w:val="24"/>
              </w:rPr>
              <w:t>海关围网监管系统</w:t>
            </w:r>
            <w:r>
              <w:rPr>
                <w:sz w:val="24"/>
              </w:rPr>
              <w:t>、</w:t>
            </w:r>
            <w:r>
              <w:rPr>
                <w:rFonts w:eastAsia="仿宋"/>
                <w:sz w:val="24"/>
              </w:rPr>
              <w:t>卡口管理系统进行升级改造。</w:t>
            </w:r>
          </w:p>
        </w:tc>
      </w:tr>
      <w:tr w14:paraId="4C84A73D">
        <w:trPr>
          <w:trHeight w:val="340" w:hRule="atLeast"/>
          <w:jc w:val="center"/>
        </w:trPr>
        <w:tc>
          <w:tcPr>
            <w:tcW w:w="489" w:type="pct"/>
            <w:vAlign w:val="center"/>
          </w:tcPr>
          <w:p w14:paraId="41314045">
            <w:pPr>
              <w:spacing w:line="300" w:lineRule="auto"/>
              <w:jc w:val="center"/>
              <w:rPr>
                <w:rFonts w:eastAsia="仿宋"/>
                <w:sz w:val="24"/>
              </w:rPr>
            </w:pPr>
            <w:r>
              <w:rPr>
                <w:rFonts w:eastAsia="仿宋"/>
                <w:sz w:val="24"/>
              </w:rPr>
              <w:t>2</w:t>
            </w:r>
          </w:p>
        </w:tc>
        <w:tc>
          <w:tcPr>
            <w:tcW w:w="952" w:type="pct"/>
            <w:vAlign w:val="center"/>
          </w:tcPr>
          <w:p w14:paraId="197B6DB0">
            <w:pPr>
              <w:spacing w:line="300" w:lineRule="auto"/>
              <w:jc w:val="center"/>
              <w:rPr>
                <w:rFonts w:eastAsia="仿宋"/>
                <w:sz w:val="24"/>
              </w:rPr>
            </w:pPr>
            <w:r>
              <w:rPr>
                <w:rFonts w:eastAsia="仿宋"/>
                <w:sz w:val="24"/>
              </w:rPr>
              <w:t>武汉东湖新技术开发区企业服务和重点项目推进局</w:t>
            </w:r>
          </w:p>
        </w:tc>
        <w:tc>
          <w:tcPr>
            <w:tcW w:w="1295" w:type="pct"/>
            <w:vAlign w:val="center"/>
          </w:tcPr>
          <w:p w14:paraId="2F2BAB84">
            <w:pPr>
              <w:spacing w:line="300" w:lineRule="auto"/>
              <w:jc w:val="center"/>
              <w:rPr>
                <w:rFonts w:eastAsia="仿宋"/>
                <w:sz w:val="24"/>
              </w:rPr>
            </w:pPr>
            <w:r>
              <w:rPr>
                <w:rFonts w:eastAsia="仿宋"/>
                <w:sz w:val="24"/>
              </w:rPr>
              <w:t>企业综合服务平台（</w:t>
            </w:r>
            <w:r>
              <w:rPr>
                <w:sz w:val="24"/>
              </w:rPr>
              <w:t>“</w:t>
            </w:r>
            <w:r>
              <w:rPr>
                <w:rFonts w:eastAsia="仿宋"/>
                <w:sz w:val="24"/>
              </w:rPr>
              <w:t>光谷i企</w:t>
            </w:r>
            <w:r>
              <w:rPr>
                <w:sz w:val="24"/>
              </w:rPr>
              <w:t>”</w:t>
            </w:r>
            <w:r>
              <w:rPr>
                <w:rFonts w:eastAsia="仿宋"/>
                <w:sz w:val="24"/>
              </w:rPr>
              <w:t>平台）采购服务项目</w:t>
            </w:r>
          </w:p>
        </w:tc>
        <w:tc>
          <w:tcPr>
            <w:tcW w:w="683" w:type="pct"/>
            <w:vAlign w:val="center"/>
          </w:tcPr>
          <w:p w14:paraId="395FB1BB">
            <w:pPr>
              <w:spacing w:line="300" w:lineRule="auto"/>
              <w:jc w:val="center"/>
              <w:rPr>
                <w:rFonts w:eastAsia="仿宋"/>
                <w:sz w:val="24"/>
              </w:rPr>
            </w:pPr>
            <w:r>
              <w:rPr>
                <w:rFonts w:eastAsia="仿宋"/>
                <w:sz w:val="24"/>
              </w:rPr>
              <w:t>2024年</w:t>
            </w:r>
          </w:p>
        </w:tc>
        <w:tc>
          <w:tcPr>
            <w:tcW w:w="1581" w:type="pct"/>
            <w:vAlign w:val="center"/>
          </w:tcPr>
          <w:p w14:paraId="2732376A">
            <w:pPr>
              <w:spacing w:line="300" w:lineRule="auto"/>
              <w:jc w:val="left"/>
              <w:rPr>
                <w:rFonts w:eastAsia="仿宋"/>
                <w:sz w:val="24"/>
              </w:rPr>
            </w:pPr>
            <w:r>
              <w:rPr>
                <w:rFonts w:eastAsia="仿宋"/>
                <w:sz w:val="24"/>
              </w:rPr>
              <w:t>主要包括政策匹配、资源对接、服务通道、产业大脑以及宣传推广、数据底座服务。</w:t>
            </w:r>
          </w:p>
        </w:tc>
      </w:tr>
      <w:tr w14:paraId="4890DEBA">
        <w:trPr>
          <w:trHeight w:val="340" w:hRule="atLeast"/>
          <w:jc w:val="center"/>
        </w:trPr>
        <w:tc>
          <w:tcPr>
            <w:tcW w:w="489" w:type="pct"/>
            <w:vAlign w:val="center"/>
          </w:tcPr>
          <w:p w14:paraId="18109ED0">
            <w:pPr>
              <w:spacing w:line="300" w:lineRule="auto"/>
              <w:jc w:val="center"/>
              <w:rPr>
                <w:rFonts w:eastAsia="仿宋"/>
                <w:sz w:val="24"/>
              </w:rPr>
            </w:pPr>
            <w:r>
              <w:rPr>
                <w:rFonts w:eastAsia="仿宋"/>
                <w:sz w:val="24"/>
              </w:rPr>
              <w:t>3</w:t>
            </w:r>
          </w:p>
        </w:tc>
        <w:tc>
          <w:tcPr>
            <w:tcW w:w="952" w:type="pct"/>
            <w:vAlign w:val="center"/>
          </w:tcPr>
          <w:p w14:paraId="50A94842">
            <w:pPr>
              <w:spacing w:line="300" w:lineRule="auto"/>
              <w:jc w:val="center"/>
              <w:rPr>
                <w:rFonts w:eastAsia="仿宋"/>
                <w:sz w:val="24"/>
              </w:rPr>
            </w:pPr>
            <w:r>
              <w:rPr>
                <w:rFonts w:eastAsia="仿宋"/>
                <w:sz w:val="24"/>
              </w:rPr>
              <w:t>武汉东湖新技术开发区政务服务和大数据管理局</w:t>
            </w:r>
          </w:p>
        </w:tc>
        <w:tc>
          <w:tcPr>
            <w:tcW w:w="1295" w:type="pct"/>
            <w:vAlign w:val="center"/>
          </w:tcPr>
          <w:p w14:paraId="0945FCBF">
            <w:pPr>
              <w:spacing w:line="300" w:lineRule="auto"/>
              <w:jc w:val="center"/>
              <w:rPr>
                <w:rFonts w:eastAsia="仿宋"/>
                <w:sz w:val="24"/>
              </w:rPr>
            </w:pPr>
            <w:r>
              <w:rPr>
                <w:rFonts w:eastAsia="仿宋"/>
                <w:sz w:val="24"/>
              </w:rPr>
              <w:t>武汉东湖新技术开发区城市运行管理中心建设项目</w:t>
            </w:r>
            <w:r>
              <w:rPr>
                <w:sz w:val="24"/>
              </w:rPr>
              <w:t>（</w:t>
            </w:r>
            <w:r>
              <w:rPr>
                <w:rFonts w:eastAsia="仿宋"/>
                <w:sz w:val="24"/>
              </w:rPr>
              <w:t>一期</w:t>
            </w:r>
            <w:r>
              <w:rPr>
                <w:sz w:val="24"/>
              </w:rPr>
              <w:t>）</w:t>
            </w:r>
          </w:p>
        </w:tc>
        <w:tc>
          <w:tcPr>
            <w:tcW w:w="683" w:type="pct"/>
            <w:vAlign w:val="center"/>
          </w:tcPr>
          <w:p w14:paraId="5CFDED06">
            <w:pPr>
              <w:spacing w:line="300" w:lineRule="auto"/>
              <w:jc w:val="center"/>
              <w:rPr>
                <w:rFonts w:eastAsia="仿宋"/>
                <w:sz w:val="24"/>
              </w:rPr>
            </w:pPr>
            <w:r>
              <w:rPr>
                <w:rFonts w:eastAsia="仿宋"/>
                <w:sz w:val="24"/>
              </w:rPr>
              <w:t>2024年</w:t>
            </w:r>
          </w:p>
        </w:tc>
        <w:tc>
          <w:tcPr>
            <w:tcW w:w="1581" w:type="pct"/>
            <w:vAlign w:val="center"/>
          </w:tcPr>
          <w:p w14:paraId="147ADD84">
            <w:pPr>
              <w:spacing w:line="300" w:lineRule="auto"/>
              <w:rPr>
                <w:rFonts w:eastAsia="仿宋"/>
                <w:sz w:val="24"/>
              </w:rPr>
            </w:pPr>
            <w:r>
              <w:rPr>
                <w:sz w:val="24"/>
              </w:rPr>
              <w:t>包括</w:t>
            </w:r>
            <w:r>
              <w:rPr>
                <w:rFonts w:eastAsia="仿宋"/>
                <w:sz w:val="24"/>
              </w:rPr>
              <w:t>智能指挥中枢</w:t>
            </w:r>
            <w:r>
              <w:rPr>
                <w:sz w:val="24"/>
              </w:rPr>
              <w:t>、</w:t>
            </w:r>
            <w:r>
              <w:rPr>
                <w:rFonts w:eastAsia="仿宋"/>
                <w:sz w:val="24"/>
              </w:rPr>
              <w:t>数据融合平台</w:t>
            </w:r>
            <w:r>
              <w:rPr>
                <w:sz w:val="24"/>
              </w:rPr>
              <w:t>、</w:t>
            </w:r>
            <w:r>
              <w:rPr>
                <w:rFonts w:eastAsia="仿宋"/>
                <w:sz w:val="24"/>
              </w:rPr>
              <w:t>场景应用体系</w:t>
            </w:r>
            <w:r>
              <w:rPr>
                <w:sz w:val="24"/>
              </w:rPr>
              <w:t>，</w:t>
            </w:r>
            <w:r>
              <w:rPr>
                <w:rFonts w:eastAsia="仿宋"/>
                <w:sz w:val="24"/>
              </w:rPr>
              <w:t>通过基础设施升级与AI技术赋能，推动城市治理数字化、精准化。</w:t>
            </w:r>
          </w:p>
        </w:tc>
      </w:tr>
      <w:tr w14:paraId="582ECCF1">
        <w:trPr>
          <w:trHeight w:val="340" w:hRule="atLeast"/>
          <w:jc w:val="center"/>
        </w:trPr>
        <w:tc>
          <w:tcPr>
            <w:tcW w:w="489" w:type="pct"/>
            <w:vAlign w:val="center"/>
          </w:tcPr>
          <w:p w14:paraId="78BD743C">
            <w:pPr>
              <w:spacing w:line="300" w:lineRule="auto"/>
              <w:jc w:val="center"/>
              <w:rPr>
                <w:rFonts w:eastAsia="仿宋"/>
                <w:sz w:val="24"/>
              </w:rPr>
            </w:pPr>
            <w:r>
              <w:rPr>
                <w:rFonts w:eastAsia="仿宋"/>
                <w:sz w:val="24"/>
              </w:rPr>
              <w:t>4</w:t>
            </w:r>
          </w:p>
        </w:tc>
        <w:tc>
          <w:tcPr>
            <w:tcW w:w="952" w:type="pct"/>
            <w:vAlign w:val="center"/>
          </w:tcPr>
          <w:p w14:paraId="17212CDE">
            <w:pPr>
              <w:spacing w:line="300" w:lineRule="auto"/>
              <w:jc w:val="center"/>
              <w:rPr>
                <w:rFonts w:eastAsia="仿宋"/>
                <w:sz w:val="24"/>
              </w:rPr>
            </w:pPr>
            <w:r>
              <w:rPr>
                <w:rFonts w:eastAsia="仿宋"/>
                <w:sz w:val="24"/>
              </w:rPr>
              <w:t>湖北科创供应链有限公司</w:t>
            </w:r>
          </w:p>
        </w:tc>
        <w:tc>
          <w:tcPr>
            <w:tcW w:w="1295" w:type="pct"/>
            <w:vAlign w:val="center"/>
          </w:tcPr>
          <w:p w14:paraId="6EC2F8EB">
            <w:pPr>
              <w:spacing w:line="300" w:lineRule="auto"/>
              <w:jc w:val="center"/>
              <w:rPr>
                <w:rFonts w:eastAsia="仿宋"/>
                <w:sz w:val="24"/>
              </w:rPr>
            </w:pPr>
            <w:r>
              <w:rPr>
                <w:rFonts w:eastAsia="仿宋"/>
                <w:sz w:val="24"/>
              </w:rPr>
              <w:t>湖北科创供应链天网平台委托开发服务</w:t>
            </w:r>
          </w:p>
        </w:tc>
        <w:tc>
          <w:tcPr>
            <w:tcW w:w="683" w:type="pct"/>
            <w:vAlign w:val="center"/>
          </w:tcPr>
          <w:p w14:paraId="48D43905">
            <w:pPr>
              <w:spacing w:line="300" w:lineRule="auto"/>
              <w:jc w:val="center"/>
              <w:rPr>
                <w:rFonts w:eastAsia="仿宋"/>
                <w:sz w:val="24"/>
              </w:rPr>
            </w:pPr>
            <w:r>
              <w:rPr>
                <w:rFonts w:eastAsia="仿宋"/>
                <w:sz w:val="24"/>
              </w:rPr>
              <w:t>2024年</w:t>
            </w:r>
          </w:p>
        </w:tc>
        <w:tc>
          <w:tcPr>
            <w:tcW w:w="1581" w:type="pct"/>
            <w:vAlign w:val="center"/>
          </w:tcPr>
          <w:p w14:paraId="109C5328">
            <w:pPr>
              <w:spacing w:line="300" w:lineRule="auto"/>
              <w:jc w:val="left"/>
              <w:rPr>
                <w:rFonts w:eastAsia="仿宋"/>
                <w:sz w:val="24"/>
              </w:rPr>
            </w:pPr>
            <w:r>
              <w:rPr>
                <w:sz w:val="24"/>
              </w:rPr>
              <w:t>包括</w:t>
            </w:r>
            <w:r>
              <w:rPr>
                <w:rFonts w:eastAsia="仿宋"/>
                <w:sz w:val="24"/>
              </w:rPr>
              <w:t>科创供应链天网平台开发和</w:t>
            </w:r>
            <w:r>
              <w:rPr>
                <w:sz w:val="24"/>
              </w:rPr>
              <w:t>运营</w:t>
            </w:r>
            <w:r>
              <w:rPr>
                <w:rFonts w:eastAsia="仿宋"/>
                <w:sz w:val="24"/>
              </w:rPr>
              <w:t>管理</w:t>
            </w:r>
            <w:r>
              <w:rPr>
                <w:sz w:val="24"/>
              </w:rPr>
              <w:t>。</w:t>
            </w:r>
          </w:p>
        </w:tc>
      </w:tr>
      <w:tr w14:paraId="46B50093">
        <w:trPr>
          <w:trHeight w:val="340" w:hRule="atLeast"/>
          <w:jc w:val="center"/>
        </w:trPr>
        <w:tc>
          <w:tcPr>
            <w:tcW w:w="489" w:type="pct"/>
            <w:vAlign w:val="center"/>
          </w:tcPr>
          <w:p w14:paraId="16792839">
            <w:pPr>
              <w:spacing w:line="300" w:lineRule="auto"/>
              <w:jc w:val="center"/>
              <w:rPr>
                <w:rFonts w:eastAsia="仿宋"/>
                <w:sz w:val="24"/>
              </w:rPr>
            </w:pPr>
            <w:r>
              <w:rPr>
                <w:rFonts w:eastAsia="仿宋"/>
                <w:sz w:val="24"/>
              </w:rPr>
              <w:t>5</w:t>
            </w:r>
          </w:p>
        </w:tc>
        <w:tc>
          <w:tcPr>
            <w:tcW w:w="952" w:type="pct"/>
            <w:vAlign w:val="center"/>
          </w:tcPr>
          <w:p w14:paraId="4108D10C">
            <w:pPr>
              <w:spacing w:line="300" w:lineRule="auto"/>
              <w:jc w:val="center"/>
              <w:rPr>
                <w:rFonts w:eastAsia="仿宋"/>
                <w:sz w:val="24"/>
              </w:rPr>
            </w:pPr>
            <w:r>
              <w:rPr>
                <w:rFonts w:eastAsia="仿宋"/>
                <w:sz w:val="24"/>
              </w:rPr>
              <w:t>武汉光谷金融控股集团有限公司</w:t>
            </w:r>
          </w:p>
        </w:tc>
        <w:tc>
          <w:tcPr>
            <w:tcW w:w="1295" w:type="pct"/>
            <w:vAlign w:val="center"/>
          </w:tcPr>
          <w:p w14:paraId="0A4897FF">
            <w:pPr>
              <w:spacing w:line="300" w:lineRule="auto"/>
              <w:jc w:val="center"/>
              <w:rPr>
                <w:rFonts w:eastAsia="仿宋"/>
                <w:sz w:val="24"/>
              </w:rPr>
            </w:pPr>
            <w:r>
              <w:rPr>
                <w:rFonts w:eastAsia="仿宋"/>
                <w:sz w:val="24"/>
              </w:rPr>
              <w:t>金控数字化转型项目</w:t>
            </w:r>
          </w:p>
        </w:tc>
        <w:tc>
          <w:tcPr>
            <w:tcW w:w="683" w:type="pct"/>
            <w:vAlign w:val="center"/>
          </w:tcPr>
          <w:p w14:paraId="1DFBD4ED">
            <w:pPr>
              <w:spacing w:line="300" w:lineRule="auto"/>
              <w:jc w:val="center"/>
              <w:rPr>
                <w:rFonts w:eastAsia="仿宋"/>
                <w:sz w:val="24"/>
              </w:rPr>
            </w:pPr>
            <w:r>
              <w:rPr>
                <w:rFonts w:eastAsia="仿宋"/>
                <w:sz w:val="24"/>
              </w:rPr>
              <w:t>2025年</w:t>
            </w:r>
          </w:p>
        </w:tc>
        <w:tc>
          <w:tcPr>
            <w:tcW w:w="1581" w:type="pct"/>
            <w:vAlign w:val="center"/>
          </w:tcPr>
          <w:p w14:paraId="61243FEB">
            <w:pPr>
              <w:spacing w:line="300" w:lineRule="auto"/>
              <w:jc w:val="left"/>
              <w:rPr>
                <w:rFonts w:eastAsia="仿宋"/>
                <w:sz w:val="24"/>
              </w:rPr>
            </w:pPr>
            <w:r>
              <w:rPr>
                <w:rFonts w:eastAsia="仿宋"/>
                <w:sz w:val="24"/>
              </w:rPr>
              <w:t>业务经营数字化。建设数据底座统一门户、统一认证、股权投资、办公0A、人事管理、合同管理、财务管理、采购管理、项目管理、智能分析工具等业务系统。</w:t>
            </w:r>
          </w:p>
        </w:tc>
      </w:tr>
    </w:tbl>
    <w:p w14:paraId="28E3D7F4">
      <w:pPr>
        <w:pStyle w:val="3"/>
        <w:numPr>
          <w:ilvl w:val="1"/>
          <w:numId w:val="0"/>
        </w:numPr>
        <w:ind w:left="576" w:hanging="576"/>
      </w:pPr>
      <w:bookmarkStart w:id="36" w:name="_Toc229492029"/>
      <w:bookmarkStart w:id="37" w:name="_Toc28431"/>
      <w:r>
        <w:rPr>
          <w:rFonts w:hint="eastAsia"/>
        </w:rPr>
        <w:t>1.3编制依据</w:t>
      </w:r>
      <w:bookmarkEnd w:id="36"/>
      <w:bookmarkEnd w:id="37"/>
    </w:p>
    <w:p w14:paraId="47E0693B">
      <w:pPr>
        <w:pStyle w:val="4"/>
        <w:numPr>
          <w:ilvl w:val="2"/>
          <w:numId w:val="0"/>
        </w:numPr>
        <w:ind w:left="720" w:hanging="720"/>
      </w:pPr>
      <w:bookmarkStart w:id="38" w:name="_Toc202514094"/>
      <w:r>
        <w:rPr>
          <w:rFonts w:hint="eastAsia"/>
        </w:rPr>
        <w:t>1.3.1法律法规</w:t>
      </w:r>
      <w:bookmarkEnd w:id="38"/>
    </w:p>
    <w:p w14:paraId="0731E21D">
      <w:pPr>
        <w:spacing w:line="360" w:lineRule="auto"/>
      </w:pPr>
      <w:r>
        <w:rPr>
          <w:rFonts w:hint="eastAsia"/>
        </w:rPr>
        <w:t>《中华人民共和国数据安全法》（2021年6月10日公布）</w:t>
      </w:r>
    </w:p>
    <w:p w14:paraId="1FBC38AC">
      <w:pPr>
        <w:spacing w:line="360" w:lineRule="auto"/>
      </w:pPr>
      <w:r>
        <w:rPr>
          <w:rFonts w:hint="eastAsia"/>
        </w:rPr>
        <w:t>《中华人民共和国个人信息保护法》（2021年8月20日公布）</w:t>
      </w:r>
    </w:p>
    <w:p w14:paraId="12D6D290">
      <w:pPr>
        <w:spacing w:line="360" w:lineRule="auto"/>
      </w:pPr>
      <w:r>
        <w:rPr>
          <w:rFonts w:hint="eastAsia"/>
        </w:rPr>
        <w:t>《中华人民共和国人工智能产业促进法（草案）》（2023年征求意见稿）</w:t>
      </w:r>
    </w:p>
    <w:p w14:paraId="56589B01">
      <w:pPr>
        <w:pStyle w:val="4"/>
        <w:numPr>
          <w:ilvl w:val="2"/>
          <w:numId w:val="0"/>
        </w:numPr>
        <w:ind w:left="720" w:hanging="720"/>
      </w:pPr>
      <w:bookmarkStart w:id="39" w:name="_Toc202514095"/>
      <w:r>
        <w:rPr>
          <w:rFonts w:hint="eastAsia"/>
        </w:rPr>
        <w:t>1.3.2政策文件</w:t>
      </w:r>
      <w:bookmarkEnd w:id="39"/>
    </w:p>
    <w:p w14:paraId="203F5426">
      <w:pPr>
        <w:spacing w:line="360" w:lineRule="auto"/>
      </w:pPr>
      <w:r>
        <w:rPr>
          <w:rFonts w:hint="eastAsia"/>
        </w:rPr>
        <w:t>《新一代人工智能发展规划》（国发〔2017〕35号）</w:t>
      </w:r>
    </w:p>
    <w:p w14:paraId="388C0707">
      <w:pPr>
        <w:spacing w:line="360" w:lineRule="auto"/>
      </w:pPr>
      <w:r>
        <w:rPr>
          <w:rFonts w:hint="eastAsia"/>
        </w:rPr>
        <w:t>《"十四五"数字经济发展规划》（国发〔2021〕29号）</w:t>
      </w:r>
    </w:p>
    <w:p w14:paraId="6EF66D7C">
      <w:pPr>
        <w:spacing w:line="360" w:lineRule="auto"/>
      </w:pPr>
      <w:r>
        <w:rPr>
          <w:rFonts w:hint="eastAsia"/>
        </w:rPr>
        <w:t>《"数据要素×"三年行动计划（2024—2026年）》（国办发〔2024〕15号）</w:t>
      </w:r>
    </w:p>
    <w:p w14:paraId="7ED314FF">
      <w:pPr>
        <w:spacing w:line="360" w:lineRule="auto"/>
      </w:pPr>
      <w:r>
        <w:rPr>
          <w:rFonts w:hint="eastAsia"/>
        </w:rPr>
        <w:t>《生成式人工智能服务管理暂行办法》（国家网信办等七部门，2023年7月）</w:t>
      </w:r>
    </w:p>
    <w:p w14:paraId="02D96AA9">
      <w:pPr>
        <w:spacing w:line="360" w:lineRule="auto"/>
      </w:pPr>
      <w:r>
        <w:rPr>
          <w:rFonts w:hint="eastAsia"/>
        </w:rPr>
        <w:t>《关于加快建设全国一体化算力网络国家枢纽节点的意见》（发改高技〔2022〕1279号）</w:t>
      </w:r>
    </w:p>
    <w:p w14:paraId="69DD77C9">
      <w:pPr>
        <w:spacing w:line="360" w:lineRule="auto"/>
      </w:pPr>
      <w:r>
        <w:rPr>
          <w:rFonts w:hint="eastAsia"/>
        </w:rPr>
        <w:t>《湖北省数字经济发展"十四五"规划》（鄂政发〔2021〕33号）</w:t>
      </w:r>
    </w:p>
    <w:p w14:paraId="7049422B">
      <w:pPr>
        <w:spacing w:line="360" w:lineRule="auto"/>
      </w:pPr>
      <w:r>
        <w:rPr>
          <w:rFonts w:hint="eastAsia"/>
        </w:rPr>
        <w:t>《湖北省人工智能创新发展三年行动计划（2023-2025年）》（鄂政办发〔2023〕12号）</w:t>
      </w:r>
    </w:p>
    <w:p w14:paraId="457C6EE5">
      <w:pPr>
        <w:spacing w:line="360" w:lineRule="auto"/>
      </w:pPr>
      <w:r>
        <w:rPr>
          <w:rFonts w:hint="eastAsia"/>
        </w:rPr>
        <w:t>《湖北省"建成支点、走在前列、谱写新篇"行动方案》（鄂发〔2023〕1号）</w:t>
      </w:r>
    </w:p>
    <w:p w14:paraId="51B72A05">
      <w:pPr>
        <w:spacing w:line="360" w:lineRule="auto"/>
      </w:pPr>
      <w:r>
        <w:rPr>
          <w:rFonts w:hint="eastAsia"/>
        </w:rPr>
        <w:t>《湖北省政务数据资源管理办法》（省政府令第412号）</w:t>
      </w:r>
    </w:p>
    <w:p w14:paraId="7AD3F20E">
      <w:pPr>
        <w:spacing w:line="360" w:lineRule="auto"/>
      </w:pPr>
      <w:r>
        <w:rPr>
          <w:rFonts w:hint="eastAsia"/>
        </w:rPr>
        <w:t>《湖北省"十四五"科技创新规划》（鄂政发〔2021〕28号）</w:t>
      </w:r>
    </w:p>
    <w:p w14:paraId="2FFA0709">
      <w:pPr>
        <w:spacing w:line="360" w:lineRule="auto"/>
      </w:pPr>
      <w:r>
        <w:rPr>
          <w:rFonts w:hint="eastAsia"/>
        </w:rPr>
        <w:t>《武汉市人工智能产业发展规划（2022-2025年）》（武政办〔2022〕87号）</w:t>
      </w:r>
    </w:p>
    <w:p w14:paraId="25ECB92A">
      <w:pPr>
        <w:spacing w:line="360" w:lineRule="auto"/>
      </w:pPr>
      <w:r>
        <w:rPr>
          <w:rFonts w:hint="eastAsia"/>
        </w:rPr>
        <w:t>《武汉市数字政府建设"十四五"规划》（武政办〔2021〕105号）</w:t>
      </w:r>
    </w:p>
    <w:p w14:paraId="05885262">
      <w:pPr>
        <w:spacing w:line="360" w:lineRule="auto"/>
      </w:pPr>
      <w:r>
        <w:rPr>
          <w:rFonts w:hint="eastAsia"/>
        </w:rPr>
        <w:t>《武汉具有全国影响力的科技创新中心建设方案》（武发〔2023〕6号）</w:t>
      </w:r>
    </w:p>
    <w:p w14:paraId="59CD3013">
      <w:pPr>
        <w:spacing w:line="360" w:lineRule="auto"/>
      </w:pPr>
      <w:r>
        <w:rPr>
          <w:rFonts w:hint="eastAsia"/>
        </w:rPr>
        <w:t>《武汉市加快推进数字经济发展的若干政策》（武政规〔2022〕12号）</w:t>
      </w:r>
    </w:p>
    <w:p w14:paraId="2FBA24C4">
      <w:pPr>
        <w:spacing w:line="360" w:lineRule="auto"/>
      </w:pPr>
      <w:r>
        <w:rPr>
          <w:rFonts w:hint="eastAsia"/>
        </w:rPr>
        <w:t>《武汉市政务服务"一网通办"工作实施方案》（武政办〔2022〕45号）</w:t>
      </w:r>
    </w:p>
    <w:p w14:paraId="13214135">
      <w:pPr>
        <w:spacing w:line="360" w:lineRule="auto"/>
      </w:pPr>
      <w:r>
        <w:rPr>
          <w:rFonts w:hint="eastAsia"/>
        </w:rPr>
        <w:t>《东湖高新区数字经济发展三年行动计划（2023-2025年）》（武新管〔2023〕18号）</w:t>
      </w:r>
    </w:p>
    <w:p w14:paraId="7DCF4519">
      <w:pPr>
        <w:spacing w:line="360" w:lineRule="auto"/>
      </w:pPr>
      <w:r>
        <w:rPr>
          <w:rFonts w:hint="eastAsia"/>
        </w:rPr>
        <w:t>《东湖高新区关于加快发展数字经济的若干政策》（"光谷数字经济30条"，武新管〔2023〕21号）</w:t>
      </w:r>
    </w:p>
    <w:p w14:paraId="139ACECA">
      <w:pPr>
        <w:spacing w:line="360" w:lineRule="auto"/>
      </w:pPr>
      <w:r>
        <w:rPr>
          <w:rFonts w:hint="eastAsia"/>
        </w:rPr>
        <w:t>《东湖高新区科技创新"十四五"规划》（武新管〔2021〕33号）</w:t>
      </w:r>
    </w:p>
    <w:p w14:paraId="34FBD4DB">
      <w:pPr>
        <w:spacing w:line="360" w:lineRule="auto"/>
      </w:pPr>
      <w:r>
        <w:rPr>
          <w:rFonts w:hint="eastAsia"/>
        </w:rPr>
        <w:t>《光谷科技创新大走廊发展规划（2021-2035年）》（鄂政发〔2021〕24号）</w:t>
      </w:r>
    </w:p>
    <w:p w14:paraId="3C219540">
      <w:pPr>
        <w:spacing w:line="360" w:lineRule="auto"/>
      </w:pPr>
      <w:r>
        <w:rPr>
          <w:rFonts w:hint="eastAsia"/>
        </w:rPr>
        <w:t>《东湖高新区关于进一步优化营商环境的若干措施》（武新管〔2024〕7号）</w:t>
      </w:r>
    </w:p>
    <w:p w14:paraId="6F677ADC">
      <w:pPr>
        <w:pStyle w:val="4"/>
        <w:numPr>
          <w:ilvl w:val="2"/>
          <w:numId w:val="0"/>
        </w:numPr>
        <w:ind w:left="720" w:hanging="720"/>
      </w:pPr>
      <w:bookmarkStart w:id="40" w:name="_Toc202514096"/>
      <w:r>
        <w:rPr>
          <w:rFonts w:hint="eastAsia"/>
        </w:rPr>
        <w:t>1.3.3标准规范</w:t>
      </w:r>
      <w:bookmarkEnd w:id="40"/>
    </w:p>
    <w:p w14:paraId="6FE1361E">
      <w:pPr>
        <w:spacing w:line="360" w:lineRule="auto"/>
      </w:pPr>
      <w:r>
        <w:rPr>
          <w:rFonts w:hint="eastAsia"/>
        </w:rPr>
        <w:t>《人工智能标准化白皮书（2023版）》（国家标准化管理委员会）</w:t>
      </w:r>
    </w:p>
    <w:p w14:paraId="2DE601D4">
      <w:pPr>
        <w:spacing w:line="360" w:lineRule="auto"/>
      </w:pPr>
      <w:r>
        <w:rPr>
          <w:rFonts w:hint="eastAsia"/>
        </w:rPr>
        <w:t>《信息安全技术人工智能服务安全框架》（GB/T42574-2023）</w:t>
      </w:r>
    </w:p>
    <w:p w14:paraId="6BE0EF44">
      <w:pPr>
        <w:spacing w:line="360" w:lineRule="auto"/>
      </w:pPr>
      <w:r>
        <w:rPr>
          <w:rFonts w:hint="eastAsia"/>
        </w:rPr>
        <w:t>《大数据数据安全能力成熟度模型》（GB/T37988-2019）</w:t>
      </w:r>
    </w:p>
    <w:p w14:paraId="2F47E7F5">
      <w:pPr>
        <w:spacing w:line="360" w:lineRule="auto"/>
      </w:pPr>
      <w:r>
        <w:rPr>
          <w:rFonts w:hint="eastAsia"/>
        </w:rPr>
        <w:t>《政务信息资源共享管理暂行办法》（国办发〔2016〕71号）</w:t>
      </w:r>
    </w:p>
    <w:p w14:paraId="749A7D57">
      <w:pPr>
        <w:pStyle w:val="2"/>
        <w:numPr>
          <w:ilvl w:val="0"/>
          <w:numId w:val="0"/>
        </w:numPr>
        <w:spacing w:line="480" w:lineRule="exact"/>
      </w:pPr>
      <w:bookmarkStart w:id="41" w:name="_Toc10215"/>
      <w:bookmarkStart w:id="42" w:name="_Toc24372"/>
      <w:bookmarkStart w:id="43" w:name="_Toc19794"/>
      <w:bookmarkStart w:id="44" w:name="_Toc229492030"/>
      <w:bookmarkStart w:id="45" w:name="_Toc2245"/>
      <w:r>
        <w:rPr>
          <w:rFonts w:hint="eastAsia"/>
        </w:rPr>
        <w:t>第二章项目背景与必要性</w:t>
      </w:r>
      <w:bookmarkEnd w:id="41"/>
      <w:bookmarkEnd w:id="42"/>
      <w:bookmarkEnd w:id="43"/>
      <w:bookmarkEnd w:id="44"/>
      <w:bookmarkEnd w:id="45"/>
    </w:p>
    <w:p w14:paraId="65C75C8D">
      <w:pPr>
        <w:pStyle w:val="3"/>
        <w:numPr>
          <w:ilvl w:val="1"/>
          <w:numId w:val="0"/>
        </w:numPr>
        <w:ind w:left="576" w:hanging="576"/>
      </w:pPr>
      <w:bookmarkStart w:id="46" w:name="_Toc22672"/>
      <w:bookmarkStart w:id="47" w:name="_Toc11141"/>
      <w:bookmarkStart w:id="48" w:name="_Toc10980"/>
      <w:bookmarkStart w:id="49" w:name="_Toc80"/>
      <w:bookmarkStart w:id="50" w:name="_Toc229492031"/>
      <w:r>
        <w:rPr>
          <w:rFonts w:hint="eastAsia"/>
        </w:rPr>
        <w:t>2.1政策背景​</w:t>
      </w:r>
      <w:bookmarkEnd w:id="46"/>
      <w:bookmarkEnd w:id="47"/>
      <w:bookmarkEnd w:id="48"/>
      <w:bookmarkEnd w:id="49"/>
      <w:bookmarkEnd w:id="50"/>
    </w:p>
    <w:p w14:paraId="2C36876F">
      <w:pPr>
        <w:pStyle w:val="4"/>
        <w:numPr>
          <w:ilvl w:val="2"/>
          <w:numId w:val="0"/>
        </w:numPr>
        <w:wordWrap w:val="0"/>
        <w:spacing w:before="240" w:after="120" w:line="240" w:lineRule="auto"/>
        <w:ind w:left="720" w:hanging="720"/>
      </w:pPr>
      <w:bookmarkStart w:id="51" w:name="OLE_LINK7"/>
      <w:r>
        <w:rPr>
          <w:rFonts w:hint="eastAsia"/>
        </w:rPr>
        <w:t>2.1.1</w:t>
      </w:r>
      <w:r>
        <w:t>国家层面政策</w:t>
      </w:r>
    </w:p>
    <w:p w14:paraId="42F66A9E">
      <w:pPr>
        <w:widowControl/>
        <w:spacing w:line="240" w:lineRule="auto"/>
        <w:ind w:firstLine="560"/>
        <w:rPr>
          <w:rFonts w:hint="eastAsia" w:ascii="宋体" w:hAnsi="宋体"/>
          <w:szCs w:val="28"/>
        </w:rPr>
      </w:pPr>
      <w:r>
        <w:rPr>
          <w:rFonts w:hint="eastAsia" w:ascii="宋体" w:hAnsi="宋体"/>
          <w:szCs w:val="28"/>
        </w:rPr>
        <w:t>自2025年起，国家密集推出AI战略，国务院正式印发《关于深入实施“人工智能+”行动的意见》（国发〔2025〕11号），标志着我国人工智能发展实现从技术突破向全要素赋能的关键跃升。这一政策旨在推动人工智能从技术工具升级为重构生产要素、重塑产业范式、重组价值链条的核心引擎，促进科技、产业、消费、民生、治理和全球合作等领域的深度融合，以实现经济社会的全面智能化。</w:t>
      </w:r>
    </w:p>
    <w:p w14:paraId="0264F935">
      <w:pPr>
        <w:pStyle w:val="4"/>
        <w:numPr>
          <w:ilvl w:val="2"/>
          <w:numId w:val="0"/>
        </w:numPr>
        <w:wordWrap w:val="0"/>
        <w:spacing w:before="240" w:after="120" w:line="240" w:lineRule="auto"/>
        <w:ind w:left="720" w:hanging="720"/>
      </w:pPr>
      <w:r>
        <w:rPr>
          <w:rFonts w:hint="eastAsia"/>
        </w:rPr>
        <w:t>2.1.2</w:t>
      </w:r>
      <w:r>
        <w:t>省级层面政策</w:t>
      </w:r>
    </w:p>
    <w:p w14:paraId="76B91681">
      <w:pPr>
        <w:widowControl/>
        <w:spacing w:line="240" w:lineRule="auto"/>
        <w:ind w:firstLine="560"/>
        <w:rPr>
          <w:rFonts w:hint="eastAsia" w:ascii="宋体" w:hAnsi="宋体"/>
          <w:szCs w:val="28"/>
        </w:rPr>
      </w:pPr>
      <w:r>
        <w:rPr>
          <w:rFonts w:hint="eastAsia" w:ascii="宋体" w:hAnsi="宋体"/>
          <w:szCs w:val="28"/>
        </w:rPr>
        <w:t>在国家顶层战略指引下，湖北省迅速跟进、系统布局，形成了以省政府办公厅印发的《关于加快推进人工智能产业发展的实施意见》（鄂政办发〔2025〕34号）为统领的政策体系。该《实施意见》明确提出，力争到2027年，基本建成具有全国影响力的人工智能创新发展高地、产业发展集聚区、融合应用样板区、全国数据要素市场中部枢纽，武汉市进入全国人工智能城市发展第一梯队，全省AI产业规模达到3500亿元，培育100亿级产业园5个。</w:t>
      </w:r>
    </w:p>
    <w:p w14:paraId="35A1522B">
      <w:pPr>
        <w:widowControl/>
        <w:spacing w:line="240" w:lineRule="auto"/>
        <w:ind w:firstLine="560"/>
        <w:rPr>
          <w:rFonts w:hint="eastAsia" w:ascii="宋体" w:hAnsi="宋体"/>
          <w:szCs w:val="28"/>
        </w:rPr>
      </w:pPr>
      <w:r>
        <w:rPr>
          <w:rFonts w:hint="eastAsia" w:ascii="宋体" w:hAnsi="宋体"/>
          <w:szCs w:val="28"/>
        </w:rPr>
        <w:t>围绕这一目标，湖北省从五个维度提出16条具体措施：一是突破关键核心技术，围绕深度学习通用芯片、类脑神经网络芯片、存算一体AI芯片等开展攻关，聚焦群体智能、类脑智能、具身智能等方向加强基础理论研究；二是培育壮大产业能级，建立“招引、壮大、扶持、培育、孵化”于一体的梯次培育服务体系，支持各地建设各具特色的产业园区，形成六个“万人研发基地”；三是夯实基础要素支撑，构建全省统一的算力互联互通平台，形成“1+3+N”的平台体系，推进“双千兆”网络向“双万兆”演进升级；四是打造普惠应用场景，推动“人工智能+”在工业、农业、医疗、教育、交通、政务等领域的深度融合应用；五是营造一流创新生态，深化科技金融改革，拓宽人才培育渠道，推进人工智能全学段教育。</w:t>
      </w:r>
    </w:p>
    <w:p w14:paraId="08DA1D68">
      <w:pPr>
        <w:widowControl/>
        <w:spacing w:line="240" w:lineRule="auto"/>
        <w:ind w:firstLine="560"/>
        <w:rPr>
          <w:rFonts w:hint="eastAsia" w:ascii="宋体" w:hAnsi="宋体"/>
          <w:szCs w:val="28"/>
        </w:rPr>
      </w:pPr>
      <w:r>
        <w:rPr>
          <w:rFonts w:hint="eastAsia" w:ascii="宋体" w:hAnsi="宋体"/>
          <w:szCs w:val="28"/>
        </w:rPr>
        <w:t>在产业融合领域，省经信厅等八部门联合印发《湖北省“人工智能+制造”专项行动实施方案》（鄂经信智数〔2026〕24号），提出到2027年建成100个行业垂直大模型、培育1200家以上智能工厂，通过“大模型厂商+行业企业”结对子机制，推动AI与电子信息、汽车、原材料、消费品、医药五大重点制造业深度融合。</w:t>
      </w:r>
    </w:p>
    <w:p w14:paraId="32A6D3D5">
      <w:pPr>
        <w:widowControl/>
        <w:spacing w:line="240" w:lineRule="auto"/>
        <w:ind w:firstLine="560"/>
        <w:rPr>
          <w:rFonts w:hint="eastAsia" w:ascii="宋体" w:hAnsi="宋体"/>
          <w:szCs w:val="28"/>
        </w:rPr>
      </w:pPr>
      <w:r>
        <w:rPr>
          <w:rFonts w:hint="eastAsia" w:ascii="宋体" w:hAnsi="宋体"/>
          <w:szCs w:val="28"/>
        </w:rPr>
        <w:t>2025年，全省人工智能产业规模突破1600亿元，同比增长33.7%；人工智能重点企业达1605家，同比增长33.2%；算力规模达18645PFLOPS，同比增长52.5%。在创新投入方面，湖北每年统筹安排约1.5亿元项目资金破解AI领域“卡脖子”难题，省级人工智能科技项目企业牵头占比已提升至70%，AI领域省级技术创新中心、新型研发机构90%以上由企业牵头。在人才培养方面，全省汇聚21位人工智能领域院士，每年培养AI专业人才超5000人。湖北正以“以用为导向”为核心理念，持续强化科技创新、优化产业布局，加快打造全国数智经济高地。</w:t>
      </w:r>
    </w:p>
    <w:p w14:paraId="45195CEF">
      <w:pPr>
        <w:pStyle w:val="4"/>
        <w:numPr>
          <w:ilvl w:val="2"/>
          <w:numId w:val="0"/>
        </w:numPr>
        <w:wordWrap w:val="0"/>
        <w:spacing w:before="240" w:after="120" w:line="240" w:lineRule="auto"/>
        <w:ind w:left="720" w:hanging="720"/>
      </w:pPr>
      <w:r>
        <w:rPr>
          <w:rFonts w:hint="eastAsia"/>
        </w:rPr>
        <w:t>2.1.3</w:t>
      </w:r>
      <w:r>
        <w:t>市级/区级层面政策</w:t>
      </w:r>
    </w:p>
    <w:bookmarkEnd w:id="51"/>
    <w:p w14:paraId="790F0C65">
      <w:pPr>
        <w:widowControl/>
        <w:spacing w:line="240" w:lineRule="auto"/>
        <w:ind w:firstLine="560"/>
        <w:rPr>
          <w:rFonts w:hint="eastAsia" w:ascii="宋体" w:hAnsi="宋体"/>
          <w:szCs w:val="28"/>
        </w:rPr>
      </w:pPr>
      <w:r>
        <w:rPr>
          <w:rFonts w:hint="eastAsia" w:ascii="宋体" w:hAnsi="宋体"/>
          <w:szCs w:val="28"/>
        </w:rPr>
        <w:t>国家和省级政策指引下，武汉市及东湖高新区（中国光谷）相继出台配套政策，为本项目建设提供了明确的落地路径和资源保障。</w:t>
      </w:r>
    </w:p>
    <w:p w14:paraId="515B7B26">
      <w:pPr>
        <w:widowControl/>
        <w:spacing w:line="240" w:lineRule="auto"/>
        <w:ind w:firstLine="560"/>
        <w:rPr>
          <w:rFonts w:hint="eastAsia" w:ascii="宋体" w:hAnsi="宋体"/>
          <w:szCs w:val="28"/>
        </w:rPr>
      </w:pPr>
      <w:r>
        <w:rPr>
          <w:rFonts w:hint="eastAsia" w:ascii="宋体" w:hAnsi="宋体"/>
          <w:szCs w:val="28"/>
        </w:rPr>
        <w:t>武汉市层面，2025年市政府印发《武汉市推进人工智能产业发展三年行动方案（2025—2027年）》，明确提出支持东湖高新区建设“人工智能创新应用先导区”，重点突破大模型在政务服务、城市治理、产业分析等领域的深度应用。同时，武汉市启动“万兆城市”建设，规划全市统一的算力调度平台，并将数据要素市场化配置改革纳入重点任务。上述政策为项目构建</w:t>
      </w:r>
      <w:r>
        <w:rPr>
          <w:rFonts w:ascii="宋体" w:hAnsi="宋体"/>
          <w:szCs w:val="28"/>
        </w:rPr>
        <w:t>政务操作系统OS</w:t>
      </w:r>
      <w:r>
        <w:rPr>
          <w:rFonts w:hint="eastAsia" w:ascii="宋体" w:hAnsi="宋体"/>
          <w:szCs w:val="28"/>
        </w:rPr>
        <w:t>、开发产业数据集及探索数据资产化提供了制度保障。</w:t>
      </w:r>
    </w:p>
    <w:p w14:paraId="3D902F68">
      <w:pPr>
        <w:widowControl/>
        <w:spacing w:line="240" w:lineRule="auto"/>
        <w:ind w:firstLine="560"/>
        <w:rPr>
          <w:rFonts w:hint="eastAsia" w:ascii="宋体" w:hAnsi="宋体"/>
          <w:szCs w:val="28"/>
        </w:rPr>
      </w:pPr>
      <w:r>
        <w:rPr>
          <w:rFonts w:hint="eastAsia" w:ascii="宋体" w:hAnsi="宋体"/>
          <w:szCs w:val="28"/>
        </w:rPr>
        <w:t>东湖高新区层面，作为国家自主创新示范区和国家智能社会治理实验基地，高新区管委会先后出台《东湖高新区关于推动数字经济高质量发展的若干措施》及《关于支持人工智能领域人才发展的若干措施》。东湖高新区作为创新策源地，是武汉人工智能“特区”试点区域，开放多领域公共数据和应用场景，成立“人工智能+”办公室，市区联合申报中试基地。这些政策为项目提供了良好的发展环境和有力支持。</w:t>
      </w:r>
    </w:p>
    <w:p w14:paraId="5F777103">
      <w:pPr>
        <w:widowControl/>
        <w:spacing w:line="240" w:lineRule="auto"/>
        <w:ind w:firstLine="560"/>
        <w:rPr>
          <w:rFonts w:hint="eastAsia" w:ascii="宋体" w:hAnsi="宋体"/>
          <w:szCs w:val="28"/>
        </w:rPr>
      </w:pPr>
      <w:r>
        <w:rPr>
          <w:rFonts w:hint="eastAsia" w:ascii="宋体" w:hAnsi="宋体"/>
          <w:szCs w:val="28"/>
        </w:rPr>
        <w:t>本项目的“政务操作系统OS+AI智能体应用+安全能力中心”建设内容，与上述市、区两级政策高度契合。项目建成后，将作为高新区建设“人工智能创新应用先导区”的核心载体，并可充分利用算力券、模型券等政策资源降低运营成本，同时通过数据运营试点探索公共数据授权运营的“光谷模式”，形成政策引导与项目落地的良性互动。</w:t>
      </w:r>
    </w:p>
    <w:p w14:paraId="04375DD4">
      <w:pPr>
        <w:pStyle w:val="3"/>
        <w:numPr>
          <w:ilvl w:val="1"/>
          <w:numId w:val="0"/>
        </w:numPr>
        <w:ind w:left="576" w:hanging="576"/>
      </w:pPr>
      <w:bookmarkStart w:id="52" w:name="_Toc3101"/>
      <w:bookmarkStart w:id="53" w:name="_Toc229492032"/>
      <w:bookmarkStart w:id="54" w:name="_Toc15869"/>
      <w:bookmarkStart w:id="55" w:name="_Toc24205"/>
      <w:bookmarkStart w:id="56" w:name="_Toc30581"/>
      <w:r>
        <w:rPr>
          <w:rFonts w:hint="eastAsia"/>
        </w:rPr>
        <w:t>2.2现状分析​</w:t>
      </w:r>
      <w:bookmarkEnd w:id="52"/>
      <w:bookmarkEnd w:id="53"/>
      <w:bookmarkEnd w:id="54"/>
      <w:bookmarkEnd w:id="55"/>
      <w:bookmarkEnd w:id="56"/>
    </w:p>
    <w:p w14:paraId="5B174A68">
      <w:pPr>
        <w:pStyle w:val="4"/>
        <w:numPr>
          <w:ilvl w:val="2"/>
          <w:numId w:val="0"/>
        </w:numPr>
        <w:wordWrap w:val="0"/>
        <w:spacing w:before="240" w:after="120" w:line="240" w:lineRule="auto"/>
        <w:ind w:left="720" w:hanging="720"/>
      </w:pPr>
      <w:bookmarkStart w:id="57" w:name="_Toc202514100"/>
      <w:r>
        <w:rPr>
          <w:rFonts w:hint="eastAsia"/>
        </w:rPr>
        <w:t>2.2.1数字经济发展基础</w:t>
      </w:r>
      <w:bookmarkEnd w:id="57"/>
    </w:p>
    <w:p w14:paraId="278E610F">
      <w:pPr>
        <w:spacing w:line="360" w:lineRule="auto"/>
        <w:ind w:firstLine="560" w:firstLineChars="200"/>
      </w:pPr>
      <w:r>
        <w:rPr>
          <w:rFonts w:hint="eastAsia"/>
        </w:rPr>
        <w:t>东湖高新区（中国光谷）是全国首批国家级高新区、国家自主创新示范区，经过30余年发展，已形成光电子信息、生物医药、新能源与智能网联汽车等万亿级、千亿级产业集群，其中光电子信息产业规模占全国1/3强，集聚了长飞光纤、烽火通信、华星光电等一批行业领军企业。</w:t>
      </w:r>
    </w:p>
    <w:p w14:paraId="1C2E37CC">
      <w:pPr>
        <w:spacing w:line="360" w:lineRule="auto"/>
        <w:ind w:firstLine="560" w:firstLineChars="200"/>
      </w:pPr>
      <w:r>
        <w:rPr>
          <w:rFonts w:hint="eastAsia"/>
        </w:rPr>
        <w:t>创新资源方面，开发区拥有武汉大学、华中科技大学等42所高等院校，中科院武汉分院、武汉邮科院等56个国家级科研院所，73名两院院士，50万专业技术人员，智力密度与创新资源密度位居全国高新区前列。2024年研发投入占GDP比重达8.6%，万人发明专利拥有量达368件，是全国平均水平的12倍。</w:t>
      </w:r>
    </w:p>
    <w:p w14:paraId="341F3B31">
      <w:pPr>
        <w:spacing w:line="360" w:lineRule="auto"/>
        <w:ind w:firstLine="560" w:firstLineChars="200"/>
      </w:pPr>
      <w:r>
        <w:rPr>
          <w:rFonts w:hint="eastAsia"/>
        </w:rPr>
        <w:t>数字政务领域，已建成智慧城市平台，接入16个部门32类城市运行数据，支撑智慧交通、环境监测等12个领域应用。政务服务方面，依托“一网通办”平台实现95%行政审批事项全程网办，“光谷i企”企业服务平台整合政策查询、项目申报等200余项服务，企业满意度连续三年位居全市前列。</w:t>
      </w:r>
    </w:p>
    <w:p w14:paraId="2D2E957A">
      <w:pPr>
        <w:spacing w:line="360" w:lineRule="auto"/>
        <w:ind w:firstLine="560" w:firstLineChars="200"/>
      </w:pPr>
      <w:r>
        <w:rPr>
          <w:rFonts w:hint="eastAsia"/>
        </w:rPr>
        <w:t>产业数字化转型方面，光电子信息、生物医药等主导产业数字化基础良好，龙头企业已开展AI在研发设计、生产制造等环节的应用探索，但中小企业数字化转型仍面临技术、资金、人才等瓶颈。</w:t>
      </w:r>
    </w:p>
    <w:p w14:paraId="6F293884">
      <w:pPr>
        <w:pStyle w:val="4"/>
        <w:numPr>
          <w:ilvl w:val="2"/>
          <w:numId w:val="0"/>
        </w:numPr>
        <w:wordWrap w:val="0"/>
        <w:spacing w:before="240" w:after="120" w:line="240" w:lineRule="auto"/>
        <w:ind w:left="720" w:hanging="720"/>
      </w:pPr>
      <w:bookmarkStart w:id="58" w:name="_Toc202514101"/>
      <w:r>
        <w:rPr>
          <w:rFonts w:hint="eastAsia"/>
        </w:rPr>
        <w:t>2.2.2数字经济发展状况</w:t>
      </w:r>
      <w:bookmarkEnd w:id="58"/>
    </w:p>
    <w:p w14:paraId="1B6A1FEF">
      <w:pPr>
        <w:spacing w:line="360" w:lineRule="auto"/>
        <w:ind w:firstLine="560" w:firstLineChars="200"/>
      </w:pPr>
      <w:r>
        <w:rPr>
          <w:rFonts w:hint="eastAsia"/>
        </w:rPr>
        <w:t>东湖高新区数字经济核心产业增加值占GDP比重逐年提升，形成以光电子信息为核心，人工智能、大数据、云计算等新兴产业快速发展的格局。高新技术企业数量达685家，国家级专精特新“小巨人”企业数量位居全国高新区前列，人工智能相关专利数量年均增长20%以上。</w:t>
      </w:r>
    </w:p>
    <w:p w14:paraId="5157D097">
      <w:pPr>
        <w:spacing w:line="360" w:lineRule="auto"/>
        <w:ind w:firstLine="560" w:firstLineChars="200"/>
      </w:pPr>
      <w:r>
        <w:rPr>
          <w:rFonts w:hint="eastAsia"/>
        </w:rPr>
        <w:t>作为国家智能社会治理实验基地，东湖高新区在智慧园区、智慧医疗、智慧交通等领域已形成一批数字化应用案例。</w:t>
      </w:r>
    </w:p>
    <w:p w14:paraId="30EA169C">
      <w:pPr>
        <w:pStyle w:val="4"/>
        <w:numPr>
          <w:ilvl w:val="2"/>
          <w:numId w:val="0"/>
        </w:numPr>
        <w:wordWrap w:val="0"/>
        <w:spacing w:before="240" w:after="120" w:line="240" w:lineRule="auto"/>
        <w:ind w:left="720" w:hanging="720"/>
      </w:pPr>
      <w:r>
        <w:rPr>
          <w:rFonts w:hint="eastAsia"/>
        </w:rPr>
        <w:t>2.2.3政务智能体的现状</w:t>
      </w:r>
    </w:p>
    <w:p w14:paraId="1F722BC7">
      <w:pPr>
        <w:spacing w:line="360" w:lineRule="auto"/>
        <w:ind w:firstLine="560" w:firstLineChars="200"/>
      </w:pPr>
      <w:r>
        <w:t>前全国政务AI建设正处于政策驱动、规模化落地的加速期，中央网信办等部门印发《政务领域人工智能大模型部署应用指引》明确规范路径，各地普遍采用“统一底座+多智能体”集约化架构，在公文写作、智能咨询、产业洞察、事件分拨、风险预警、政策匹配等场景快速落地，形成以上海、深圳、广州等为代表的标杆案例；同时行业面临数据安全、模型适配、协同治理等共性挑战，整体呈现“试点成熟、全域推广、安全与效能并重”的发展态势</w:t>
      </w:r>
      <w:r>
        <w:rPr>
          <w:rFonts w:hint="eastAsia"/>
        </w:rPr>
        <w:t>。</w:t>
      </w:r>
    </w:p>
    <w:p w14:paraId="7A06213E">
      <w:pPr>
        <w:spacing w:line="360" w:lineRule="auto"/>
        <w:ind w:firstLine="560" w:firstLineChars="200"/>
      </w:pPr>
      <w:r>
        <w:rPr>
          <w:rFonts w:hint="eastAsia"/>
        </w:rPr>
        <w:t>上海杨浦“城市AI工厂”（2025）</w:t>
      </w:r>
    </w:p>
    <w:p w14:paraId="58365151">
      <w:pPr>
        <w:spacing w:line="360" w:lineRule="auto"/>
        <w:ind w:firstLine="560" w:firstLineChars="200"/>
      </w:pPr>
      <w:r>
        <w:rPr>
          <w:rFonts w:hint="eastAsia"/>
        </w:rPr>
        <w:t>全国首个政府主导的AI工厂，基于大模型，构建公文写作、智能咨询、产业洞察、企业风控等智能体矩阵，服务政企协同、产业治理、企业服务，已落地上汽大通、欧坚集团等标杆，实现政策解读、竞品分析、报关智能处理等场景化应用上海市杨浦区人民政府。</w:t>
      </w:r>
    </w:p>
    <w:p w14:paraId="36DA6BC4">
      <w:pPr>
        <w:spacing w:line="360" w:lineRule="auto"/>
        <w:ind w:firstLine="560" w:firstLineChars="200"/>
      </w:pPr>
      <w:r>
        <w:rPr>
          <w:rFonts w:hint="eastAsia"/>
        </w:rPr>
        <w:t>深圳政务智能中枢（2026）</w:t>
      </w:r>
    </w:p>
    <w:p w14:paraId="746501C9">
      <w:pPr>
        <w:spacing w:line="360" w:lineRule="auto"/>
        <w:ind w:firstLine="560" w:firstLineChars="200"/>
      </w:pPr>
      <w:r>
        <w:rPr>
          <w:rFonts w:hint="eastAsia"/>
        </w:rPr>
        <w:t>省级政务智能中枢，集成事件分拨、政策匹配、产业分析等智能体，支持自然语言生成工作流、多智能体协同分析，自动生成经济治理报告，驱动“经验决策”向“数据决策”转型。</w:t>
      </w:r>
    </w:p>
    <w:p w14:paraId="62027613">
      <w:pPr>
        <w:spacing w:line="360" w:lineRule="auto"/>
        <w:ind w:firstLine="560" w:firstLineChars="200"/>
      </w:pPr>
      <w:r>
        <w:rPr>
          <w:rFonts w:hint="eastAsia"/>
        </w:rPr>
        <w:t>广州政务AI统一底座（2025）</w:t>
      </w:r>
    </w:p>
    <w:p w14:paraId="1378B310">
      <w:pPr>
        <w:spacing w:line="360" w:lineRule="auto"/>
        <w:ind w:firstLine="560" w:firstLineChars="200"/>
      </w:pPr>
      <w:r>
        <w:rPr>
          <w:rFonts w:hint="eastAsia"/>
        </w:rPr>
        <w:t>全国首个“一套底座全市复用”平台，搭载公文处理、智能咨询、风险预警等通用智能体，实现市区两级AI应用集约化建设，避免重复投入，支撑政务服务、城市治理全场景。</w:t>
      </w:r>
    </w:p>
    <w:p w14:paraId="187A1F77">
      <w:pPr>
        <w:spacing w:line="360" w:lineRule="auto"/>
        <w:ind w:firstLine="560" w:firstLineChars="200"/>
      </w:pPr>
      <w:r>
        <w:rPr>
          <w:rFonts w:hint="eastAsia"/>
        </w:rPr>
        <w:t>张家口政务AI中枢（2026）</w:t>
      </w:r>
    </w:p>
    <w:p w14:paraId="2015E9FB">
      <w:pPr>
        <w:spacing w:line="360" w:lineRule="auto"/>
        <w:ind w:firstLine="560" w:firstLineChars="200"/>
      </w:pPr>
      <w:r>
        <w:rPr>
          <w:rFonts w:hint="eastAsia"/>
        </w:rPr>
        <w:t>上线30个智能体，含智慧公文、智能问答、产业分析、事件分拨等，覆盖31个市直部门，落地超百项应用，支撑政务办公、城市管理、民生服务等领域。</w:t>
      </w:r>
    </w:p>
    <w:p w14:paraId="03BDFC2F">
      <w:pPr>
        <w:spacing w:line="360" w:lineRule="auto"/>
        <w:ind w:firstLine="560" w:firstLineChars="200"/>
      </w:pPr>
      <w:r>
        <w:rPr>
          <w:rFonts w:hint="eastAsia"/>
        </w:rPr>
        <w:t>联通元景万悟政务智能体（2025）</w:t>
      </w:r>
    </w:p>
    <w:p w14:paraId="2A803AD1">
      <w:pPr>
        <w:spacing w:line="360" w:lineRule="auto"/>
        <w:ind w:firstLine="560" w:firstLineChars="200"/>
      </w:pPr>
      <w:r>
        <w:rPr>
          <w:rFonts w:hint="eastAsia"/>
        </w:rPr>
        <w:t>国内首批通过中国信通院最高评级（4+）的政务智能体平台，具备公文写作、事件研判、政策匹配、风险预警能力，适配政务热线、应急管理、企业服务等场景。</w:t>
      </w:r>
    </w:p>
    <w:p w14:paraId="145D300E">
      <w:pPr>
        <w:pStyle w:val="3"/>
        <w:numPr>
          <w:ilvl w:val="1"/>
          <w:numId w:val="0"/>
        </w:numPr>
        <w:ind w:left="576" w:hanging="576"/>
      </w:pPr>
      <w:bookmarkStart w:id="59" w:name="_Toc20369"/>
      <w:bookmarkStart w:id="60" w:name="_Toc229492033"/>
      <w:bookmarkStart w:id="61" w:name="_Toc5796"/>
      <w:bookmarkStart w:id="62" w:name="_Toc2965"/>
      <w:bookmarkStart w:id="63" w:name="_Toc13659"/>
      <w:r>
        <w:rPr>
          <w:rFonts w:hint="eastAsia"/>
        </w:rPr>
        <w:t>2.3建设必要性​</w:t>
      </w:r>
      <w:bookmarkEnd w:id="59"/>
      <w:bookmarkEnd w:id="60"/>
      <w:bookmarkEnd w:id="61"/>
      <w:bookmarkEnd w:id="62"/>
      <w:bookmarkEnd w:id="63"/>
    </w:p>
    <w:p w14:paraId="5609518A">
      <w:pPr>
        <w:pStyle w:val="4"/>
        <w:numPr>
          <w:ilvl w:val="2"/>
          <w:numId w:val="0"/>
        </w:numPr>
        <w:wordWrap w:val="0"/>
        <w:spacing w:before="240" w:after="120" w:line="240" w:lineRule="auto"/>
        <w:ind w:left="720" w:hanging="720"/>
      </w:pPr>
      <w:r>
        <w:rPr>
          <w:rFonts w:hint="eastAsia"/>
        </w:rPr>
        <w:t>2.3.1提升政务服务效能，破解“办文、办会、办事”高频业务瓶颈</w:t>
      </w:r>
    </w:p>
    <w:p w14:paraId="3E8A0DC6">
      <w:pPr>
        <w:spacing w:line="360" w:lineRule="auto"/>
        <w:ind w:firstLine="560" w:firstLineChars="200"/>
      </w:pPr>
      <w:r>
        <w:rPr>
          <w:rFonts w:hint="eastAsia"/>
        </w:rPr>
        <w:t>当前，东湖高新区政务服务虽已实现“一网通办”全覆盖，但内部“办文、办会、办事”仍大量依赖人工处理：公文起草核校耗时费力、会议纪要整理与任务督办脱节、12345诉求分派依赖人工经验、窗口咨询重复应答率高。本项目建设</w:t>
      </w:r>
      <w:r>
        <w:t>政务操作系统OS</w:t>
      </w:r>
      <w:r>
        <w:rPr>
          <w:rFonts w:hint="eastAsia"/>
        </w:rPr>
        <w:t>及公文写作、窗口问答、诉求受理等智能体，将上述高频业务流程封装为可复用的智能应用，在不改动既有业务系统的前提下，为存量流程叠加智能能力。减少人工分派错误，实现“智能核稿”“会议要点自动生成”等实效提升。</w:t>
      </w:r>
    </w:p>
    <w:p w14:paraId="513F3B52">
      <w:pPr>
        <w:pStyle w:val="4"/>
        <w:numPr>
          <w:ilvl w:val="2"/>
          <w:numId w:val="0"/>
        </w:numPr>
        <w:wordWrap w:val="0"/>
        <w:spacing w:before="240" w:after="120" w:line="240" w:lineRule="auto"/>
        <w:ind w:left="720" w:hanging="720"/>
      </w:pPr>
      <w:r>
        <w:rPr>
          <w:rFonts w:hint="eastAsia"/>
        </w:rPr>
        <w:t>2.3.2赋能产业精准治理，补齐产业分析与企业服务短板</w:t>
      </w:r>
    </w:p>
    <w:p w14:paraId="01D3A331">
      <w:pPr>
        <w:spacing w:line="360" w:lineRule="auto"/>
        <w:ind w:firstLine="560" w:firstLineChars="200"/>
      </w:pPr>
      <w:r>
        <w:rPr>
          <w:rFonts w:hint="eastAsia"/>
        </w:rPr>
        <w:t>东湖高新区已形成光电子信息、生物医药等千亿级产业集群，但在产业治理方面仍存在明显短板：产业链底数不清、企业动态监测滞后、政策匹配依赖人工摸排、招商研判缺少数据支撑。本项目建设产业洞察智能体、产业数据集（企业多维数据库、产业链专题库、政策文件库），通过整合多源数据，形成企业画像、产业链全景图、政策自动匹配等能力，辅助政府部门实时掌握产业态势、识别断点堵点、精准推送服务。这是高新区从“经验治理”向“数据治理”转变的关键工具，也是优化营商环境、提升企业获得感的必要举措。</w:t>
      </w:r>
    </w:p>
    <w:p w14:paraId="2F283F95">
      <w:pPr>
        <w:pStyle w:val="4"/>
        <w:numPr>
          <w:ilvl w:val="2"/>
          <w:numId w:val="0"/>
        </w:numPr>
        <w:wordWrap w:val="0"/>
        <w:spacing w:before="240" w:after="120" w:line="240" w:lineRule="auto"/>
        <w:ind w:left="720" w:hanging="720"/>
      </w:pPr>
      <w:r>
        <w:rPr>
          <w:rFonts w:hint="eastAsia"/>
        </w:rPr>
        <w:t>2.3.3筑牢AI应用安全防线，保障政务与产业数据合规使用</w:t>
      </w:r>
    </w:p>
    <w:p w14:paraId="361BF420">
      <w:pPr>
        <w:spacing w:line="360" w:lineRule="auto"/>
        <w:ind w:firstLine="560" w:firstLineChars="200"/>
      </w:pPr>
      <w:r>
        <w:rPr>
          <w:rFonts w:hint="eastAsia"/>
        </w:rPr>
        <w:t>随着大模型技术在政务场景的逐步引入，数据安全、模型安全、权限管理等问题日益突出。大模型可能泄露敏感信息、产生偏见内容、被提示词攻击；智能体自主执行可能带来越权操作风险；政务数据与产业数据的融合使用面临合规压力。本项目专门建设安全能力中心，包括智能体安全管理平台、大模型应用防火墙（AIFW）、身份权限管理平台及机密计算，覆盖智能体“开发-上线-运行”全生命周期。这既是落实国家数据安全法和个人信息保护法的必然要求，也是高新区敢于先行先试、规模化应用AI技术的前提保障。</w:t>
      </w:r>
    </w:p>
    <w:p w14:paraId="6971348F">
      <w:pPr>
        <w:pStyle w:val="4"/>
        <w:numPr>
          <w:ilvl w:val="2"/>
          <w:numId w:val="0"/>
        </w:numPr>
        <w:wordWrap w:val="0"/>
        <w:spacing w:before="240" w:after="120" w:line="240" w:lineRule="auto"/>
        <w:ind w:left="720" w:hanging="720"/>
      </w:pPr>
      <w:r>
        <w:rPr>
          <w:rFonts w:hint="eastAsia"/>
        </w:rPr>
        <w:t>2.3.4激活数据要素价值，探索公共数据运营的“光谷模式”</w:t>
      </w:r>
    </w:p>
    <w:p w14:paraId="36FA2FFC">
      <w:pPr>
        <w:spacing w:line="360" w:lineRule="auto"/>
        <w:ind w:firstLine="560" w:firstLineChars="200"/>
      </w:pPr>
      <w:r>
        <w:rPr>
          <w:rFonts w:hint="eastAsia"/>
        </w:rPr>
        <w:t>本项目通过建设</w:t>
      </w:r>
      <w:r>
        <w:t>政务操作系统OS</w:t>
      </w:r>
      <w:r>
        <w:rPr>
          <w:rFonts w:hint="eastAsia"/>
        </w:rPr>
        <w:t>的数据治理能力、产业数据集以及安全合规体系，初步构建跨部门政务数据与社会数据的汇聚、清洗、脱敏技术流程，形成脱敏后的样本数据集或模拟数据集，用于验证数据融合开发的可行性及安全合规框架。这既能为区内金融机构、咨询机构、科研院所提供高价值数据服务，也能为后续参与数据要素市场交易积累经验。项目的实施是高新区落实数据要素市场化配置改革、培育数字经济新增长点的重要抓手。</w:t>
      </w:r>
    </w:p>
    <w:p w14:paraId="370FAED0">
      <w:pPr>
        <w:pStyle w:val="4"/>
        <w:numPr>
          <w:ilvl w:val="2"/>
          <w:numId w:val="0"/>
        </w:numPr>
        <w:wordWrap w:val="0"/>
        <w:spacing w:before="240" w:after="120" w:line="240" w:lineRule="auto"/>
        <w:ind w:left="720" w:hanging="720"/>
      </w:pPr>
      <w:bookmarkStart w:id="64" w:name="_Toc202514098"/>
      <w:bookmarkStart w:id="65" w:name="_Toc229492034"/>
      <w:r>
        <w:rPr>
          <w:rFonts w:hint="eastAsia"/>
        </w:rPr>
        <w:t>2.3.5构建可持续的AI能力底座，避免重复建设与资源浪费</w:t>
      </w:r>
    </w:p>
    <w:p w14:paraId="6FB23A5A">
      <w:pPr>
        <w:spacing w:line="360" w:lineRule="auto"/>
        <w:ind w:firstLine="560" w:firstLineChars="200"/>
      </w:pPr>
      <w:r>
        <w:rPr>
          <w:rFonts w:hint="eastAsia"/>
        </w:rPr>
        <w:t>目前高新区内各部门、各园区在智能化应用探索上存在，缺乏统一的技术底座和能力复用机制，造成资金浪费。本项目采用“统一底座+统一安全+统一编排+多场景智能体”的集约化架构，通过</w:t>
      </w:r>
      <w:r>
        <w:t>政务操作系统OS</w:t>
      </w:r>
      <w:r>
        <w:rPr>
          <w:rFonts w:hint="eastAsia"/>
        </w:rPr>
        <w:t>提供标准化的技能仓库、知识工程、权限管控，支撑未来更多委办局、更多场景快速构建智能体的技术体系，降低长期运维成本，提升资金使用效益。</w:t>
      </w:r>
    </w:p>
    <w:p w14:paraId="237571E7">
      <w:pPr>
        <w:widowControl/>
        <w:spacing w:line="240" w:lineRule="auto"/>
        <w:jc w:val="left"/>
      </w:pPr>
      <w:r>
        <w:br w:type="page"/>
      </w:r>
    </w:p>
    <w:p w14:paraId="6B9F7146">
      <w:pPr>
        <w:pStyle w:val="2"/>
        <w:numPr>
          <w:ilvl w:val="0"/>
          <w:numId w:val="0"/>
        </w:numPr>
        <w:spacing w:line="480" w:lineRule="exact"/>
      </w:pPr>
      <w:bookmarkStart w:id="66" w:name="_Toc25691"/>
      <w:r>
        <w:rPr>
          <w:rFonts w:hint="eastAsia"/>
        </w:rPr>
        <w:t>第三章需求分析与产出方案</w:t>
      </w:r>
      <w:bookmarkEnd w:id="64"/>
      <w:bookmarkEnd w:id="65"/>
      <w:bookmarkEnd w:id="66"/>
    </w:p>
    <w:p w14:paraId="5EC979C6">
      <w:pPr>
        <w:pStyle w:val="3"/>
        <w:numPr>
          <w:ilvl w:val="1"/>
          <w:numId w:val="0"/>
        </w:numPr>
        <w:ind w:left="576" w:hanging="576"/>
      </w:pPr>
      <w:bookmarkStart w:id="67" w:name="_Toc229492035"/>
      <w:bookmarkStart w:id="68" w:name="_Toc202514102"/>
      <w:bookmarkStart w:id="69" w:name="_Toc25910"/>
      <w:r>
        <w:rPr>
          <w:rFonts w:hint="eastAsia"/>
        </w:rPr>
        <w:t>3.1市场需求分析</w:t>
      </w:r>
      <w:bookmarkEnd w:id="67"/>
      <w:bookmarkEnd w:id="68"/>
      <w:bookmarkEnd w:id="69"/>
    </w:p>
    <w:p w14:paraId="725177C5">
      <w:pPr>
        <w:pStyle w:val="4"/>
        <w:numPr>
          <w:ilvl w:val="2"/>
          <w:numId w:val="0"/>
        </w:numPr>
        <w:wordWrap w:val="0"/>
        <w:spacing w:before="240" w:after="120" w:line="240" w:lineRule="auto"/>
        <w:ind w:left="720" w:hanging="720"/>
      </w:pPr>
      <w:bookmarkStart w:id="70" w:name="_Toc202514103"/>
      <w:bookmarkStart w:id="71" w:name="OLE_LINK16"/>
      <w:r>
        <w:rPr>
          <w:rFonts w:hint="eastAsia"/>
        </w:rPr>
        <w:t>3.1.1算力云管平台需求</w:t>
      </w:r>
      <w:bookmarkEnd w:id="70"/>
    </w:p>
    <w:bookmarkEnd w:id="71"/>
    <w:p w14:paraId="3A6CAE69">
      <w:pPr>
        <w:spacing w:line="360" w:lineRule="auto"/>
        <w:ind w:firstLine="560" w:firstLineChars="200"/>
      </w:pPr>
      <w:r>
        <w:rPr>
          <w:rFonts w:hint="eastAsia"/>
        </w:rPr>
        <w:t>为支撑该项目中大模型中枢底座及AI应用场景运行，采用租用政务云的方式。平台需保障算力高效稳定运行，提升资源利用效率，支撑大模型训练推理及各类AI应用需求，优化算力配置，降低运营成本。</w:t>
      </w:r>
    </w:p>
    <w:p w14:paraId="766BD712">
      <w:pPr>
        <w:pStyle w:val="4"/>
        <w:numPr>
          <w:ilvl w:val="2"/>
          <w:numId w:val="0"/>
        </w:numPr>
        <w:wordWrap w:val="0"/>
        <w:spacing w:before="240" w:after="120" w:line="240" w:lineRule="auto"/>
        <w:ind w:left="720" w:hanging="720"/>
      </w:pPr>
      <w:bookmarkStart w:id="72" w:name="_Toc202514104"/>
      <w:r>
        <w:rPr>
          <w:rFonts w:hint="eastAsia"/>
        </w:rPr>
        <w:t>3.1.2数据服务需求</w:t>
      </w:r>
      <w:bookmarkEnd w:id="72"/>
    </w:p>
    <w:p w14:paraId="2226C115">
      <w:pPr>
        <w:spacing w:line="360" w:lineRule="auto"/>
        <w:ind w:firstLine="560" w:firstLineChars="200"/>
      </w:pPr>
      <w:r>
        <w:rPr>
          <w:rFonts w:hint="eastAsia"/>
        </w:rPr>
        <w:t>随着数字化深入，政务及其他领域产生海量数据，但跨部门、跨领域数据共享机制缺失，数据质量参差不齐，数据要素价值未充分挖掘。需建设数据能力中心，建立标准化数据治理流程，推动数据合规共享与安全流通，构建高质量数据资产体系，为AI模型训练和产业创新提供数据支撑。</w:t>
      </w:r>
    </w:p>
    <w:p w14:paraId="43C9F9B4">
      <w:pPr>
        <w:pStyle w:val="4"/>
        <w:numPr>
          <w:ilvl w:val="2"/>
          <w:numId w:val="0"/>
        </w:numPr>
        <w:wordWrap w:val="0"/>
        <w:spacing w:before="240" w:after="120" w:line="240" w:lineRule="auto"/>
        <w:ind w:left="720" w:hanging="720"/>
      </w:pPr>
      <w:bookmarkStart w:id="73" w:name="_Toc202514105"/>
      <w:r>
        <w:rPr>
          <w:rFonts w:hint="eastAsia"/>
        </w:rPr>
        <w:t>3.1.3AI能力支撑需求</w:t>
      </w:r>
      <w:bookmarkEnd w:id="73"/>
    </w:p>
    <w:p w14:paraId="367D3546">
      <w:pPr>
        <w:spacing w:line="360" w:lineRule="auto"/>
        <w:ind w:firstLine="560" w:firstLineChars="200"/>
        <w:rPr>
          <w:ins w:id="144" w:author="cc" w:date="2026-05-23T12:54:32Z"/>
          <w:rFonts w:hint="eastAsia"/>
        </w:rPr>
      </w:pPr>
      <w:r>
        <w:rPr>
          <w:rFonts w:hint="eastAsia"/>
        </w:rPr>
        <w:t>政府和企业对AI技术应用需求日益增长，但面临模型开发成本高、技术门槛高、专业人才缺乏等问题。需建设AI能力中心，提供基础通用大模型及行业垂类模型服务，支持模型精调、推理部署、性能评测等全流程服务；开发低代码AI应用开发平台，降低企业AI应用开发门槛，加速AI技术在各领域的落地应用。</w:t>
      </w:r>
    </w:p>
    <w:p w14:paraId="11E5F000">
      <w:pPr>
        <w:spacing w:line="360" w:lineRule="auto"/>
        <w:ind w:firstLine="560" w:firstLineChars="200"/>
        <w:rPr>
          <w:ins w:id="145" w:author="cc" w:date="2026-05-23T12:54:37Z"/>
          <w:rFonts w:hint="eastAsia"/>
        </w:rPr>
      </w:pPr>
      <w:ins w:id="146" w:author="cc" w:date="2026-05-23T12:54:37Z">
        <w:r>
          <w:rPr>
            <w:rFonts w:hint="eastAsia"/>
            <w:lang w:val="en-US" w:eastAsia="zh-CN"/>
          </w:rPr>
          <w:t>政务领域的智能化建设面临两类典型业务并存的局面。一类是流程清晰、规则明确、高频运行的稳态业务</w:t>
        </w:r>
      </w:ins>
      <w:ins w:id="147" w:author="cc" w:date="2026-05-23T12:55:26Z">
        <w:r>
          <w:rPr>
            <w:rFonts w:hint="eastAsia"/>
            <w:lang w:val="en-US" w:eastAsia="zh-CN"/>
          </w:rPr>
          <w:t>，</w:t>
        </w:r>
      </w:ins>
      <w:ins w:id="148" w:author="cc" w:date="2026-05-23T12:54:37Z">
        <w:r>
          <w:rPr>
            <w:rFonts w:hint="eastAsia"/>
            <w:lang w:val="en-US" w:eastAsia="zh-CN"/>
          </w:rPr>
          <w:t>例如政策</w:t>
        </w:r>
      </w:ins>
      <w:ins w:id="149" w:author="cc" w:date="2026-05-23T12:54:56Z">
        <w:r>
          <w:rPr>
            <w:rFonts w:hint="eastAsia"/>
            <w:lang w:val="en-US" w:eastAsia="zh-CN"/>
          </w:rPr>
          <w:t>咨询</w:t>
        </w:r>
      </w:ins>
      <w:ins w:id="150" w:author="cc" w:date="2026-05-23T12:54:37Z">
        <w:r>
          <w:rPr>
            <w:rFonts w:hint="eastAsia"/>
            <w:lang w:val="en-US" w:eastAsia="zh-CN"/>
          </w:rPr>
          <w:t>、公文</w:t>
        </w:r>
      </w:ins>
      <w:ins w:id="151" w:author="cc" w:date="2026-05-23T12:54:50Z">
        <w:r>
          <w:rPr>
            <w:rFonts w:hint="eastAsia"/>
            <w:lang w:val="en-US" w:eastAsia="zh-CN"/>
          </w:rPr>
          <w:t>写作</w:t>
        </w:r>
      </w:ins>
      <w:ins w:id="152" w:author="cc" w:date="2026-05-23T12:54:37Z">
        <w:r>
          <w:rPr>
            <w:rFonts w:hint="eastAsia"/>
            <w:lang w:val="en-US" w:eastAsia="zh-CN"/>
          </w:rPr>
          <w:t>、等</w:t>
        </w:r>
      </w:ins>
      <w:ins w:id="153" w:author="cc" w:date="2026-05-23T12:55:26Z">
        <w:r>
          <w:rPr>
            <w:rFonts w:hint="eastAsia"/>
            <w:lang w:val="en-US" w:eastAsia="zh-CN"/>
          </w:rPr>
          <w:t>，</w:t>
        </w:r>
      </w:ins>
      <w:ins w:id="154" w:author="cc" w:date="2026-05-23T12:54:37Z">
        <w:r>
          <w:rPr>
            <w:rFonts w:hint="eastAsia"/>
            <w:lang w:val="en-US" w:eastAsia="zh-CN"/>
          </w:rPr>
          <w:t>核心诉求是</w:t>
        </w:r>
      </w:ins>
      <w:ins w:id="155" w:author="cc" w:date="2026-05-23T12:55:32Z">
        <w:r>
          <w:rPr>
            <w:rFonts w:hint="eastAsia"/>
            <w:lang w:val="en-US" w:eastAsia="zh-CN"/>
          </w:rPr>
          <w:t>“</w:t>
        </w:r>
      </w:ins>
      <w:ins w:id="156" w:author="cc" w:date="2026-05-23T12:54:37Z">
        <w:r>
          <w:rPr>
            <w:rFonts w:hint="eastAsia"/>
            <w:lang w:val="en-US" w:eastAsia="zh-CN"/>
          </w:rPr>
          <w:t>流程稳、结果准、可规模化复用</w:t>
        </w:r>
      </w:ins>
      <w:ins w:id="157" w:author="cc" w:date="2026-05-23T12:55:35Z">
        <w:r>
          <w:rPr>
            <w:rFonts w:hint="eastAsia"/>
            <w:lang w:val="en-US" w:eastAsia="zh-CN"/>
          </w:rPr>
          <w:t>”</w:t>
        </w:r>
      </w:ins>
      <w:ins w:id="158" w:author="cc" w:date="2026-05-23T12:55:26Z">
        <w:r>
          <w:rPr>
            <w:rFonts w:hint="eastAsia"/>
            <w:lang w:val="en-US" w:eastAsia="zh-CN"/>
          </w:rPr>
          <w:t>，</w:t>
        </w:r>
      </w:ins>
      <w:ins w:id="159" w:author="cc" w:date="2026-05-23T12:54:37Z">
        <w:r>
          <w:rPr>
            <w:rFonts w:hint="eastAsia"/>
            <w:lang w:val="en-US" w:eastAsia="zh-CN"/>
          </w:rPr>
          <w:t>建设逻辑是</w:t>
        </w:r>
      </w:ins>
      <w:ins w:id="160" w:author="cc" w:date="2026-05-23T12:55:37Z">
        <w:r>
          <w:rPr>
            <w:rFonts w:hint="eastAsia"/>
            <w:lang w:val="en-US" w:eastAsia="zh-CN"/>
          </w:rPr>
          <w:t>“</w:t>
        </w:r>
      </w:ins>
      <w:ins w:id="161" w:author="cc" w:date="2026-05-23T12:54:37Z">
        <w:r>
          <w:rPr>
            <w:rFonts w:hint="eastAsia"/>
            <w:lang w:val="en-US" w:eastAsia="zh-CN"/>
          </w:rPr>
          <w:t>先设计、后运行</w:t>
        </w:r>
      </w:ins>
      <w:ins w:id="162" w:author="cc" w:date="2026-05-23T12:55:40Z">
        <w:r>
          <w:rPr>
            <w:rFonts w:hint="eastAsia"/>
            <w:lang w:val="en-US" w:eastAsia="zh-CN"/>
          </w:rPr>
          <w:t>”</w:t>
        </w:r>
      </w:ins>
      <w:ins w:id="163" w:author="cc" w:date="2026-05-23T13:24:53Z">
        <w:r>
          <w:rPr>
            <w:rFonts w:hint="eastAsia"/>
            <w:lang w:val="en-US" w:eastAsia="zh-CN"/>
          </w:rPr>
          <w:t>；</w:t>
        </w:r>
      </w:ins>
      <w:ins w:id="164" w:author="cc" w:date="2026-05-23T12:54:37Z">
        <w:r>
          <w:rPr>
            <w:rFonts w:hint="eastAsia"/>
            <w:lang w:val="en-US" w:eastAsia="zh-CN"/>
          </w:rPr>
          <w:t>另一类是业务意图明确但过程不清晰、需要边做边探索的敏态业务</w:t>
        </w:r>
      </w:ins>
      <w:ins w:id="165" w:author="cc" w:date="2026-05-23T12:55:26Z">
        <w:r>
          <w:rPr>
            <w:rFonts w:hint="eastAsia"/>
            <w:lang w:val="en-US" w:eastAsia="zh-CN"/>
          </w:rPr>
          <w:t>，</w:t>
        </w:r>
      </w:ins>
      <w:ins w:id="166" w:author="cc" w:date="2026-05-23T12:54:37Z">
        <w:r>
          <w:rPr>
            <w:rFonts w:hint="eastAsia"/>
            <w:lang w:val="en-US" w:eastAsia="zh-CN"/>
          </w:rPr>
          <w:t>例如临时性</w:t>
        </w:r>
      </w:ins>
      <w:ins w:id="167" w:author="cc" w:date="2026-05-23T12:55:58Z">
        <w:r>
          <w:rPr>
            <w:rFonts w:hint="eastAsia"/>
            <w:lang w:val="en-US" w:eastAsia="zh-CN"/>
          </w:rPr>
          <w:t>信息</w:t>
        </w:r>
      </w:ins>
      <w:ins w:id="168" w:author="cc" w:date="2026-05-23T12:55:59Z">
        <w:r>
          <w:rPr>
            <w:rFonts w:hint="eastAsia"/>
            <w:lang w:val="en-US" w:eastAsia="zh-CN"/>
          </w:rPr>
          <w:t>发布</w:t>
        </w:r>
      </w:ins>
      <w:ins w:id="169" w:author="cc" w:date="2026-05-23T12:54:37Z">
        <w:r>
          <w:rPr>
            <w:rFonts w:hint="eastAsia"/>
            <w:lang w:val="en-US" w:eastAsia="zh-CN"/>
          </w:rPr>
          <w:t>、突发事件处置等</w:t>
        </w:r>
      </w:ins>
      <w:ins w:id="170" w:author="cc" w:date="2026-05-23T12:55:26Z">
        <w:r>
          <w:rPr>
            <w:rFonts w:hint="eastAsia"/>
            <w:lang w:val="en-US" w:eastAsia="zh-CN"/>
          </w:rPr>
          <w:t>，</w:t>
        </w:r>
      </w:ins>
      <w:ins w:id="171" w:author="cc" w:date="2026-05-23T12:54:37Z">
        <w:r>
          <w:rPr>
            <w:rFonts w:hint="eastAsia"/>
            <w:lang w:val="en-US" w:eastAsia="zh-CN"/>
          </w:rPr>
          <w:t>核心诉求是</w:t>
        </w:r>
      </w:ins>
      <w:ins w:id="172" w:author="cc" w:date="2026-05-23T12:56:10Z">
        <w:r>
          <w:rPr>
            <w:rFonts w:hint="eastAsia"/>
            <w:lang w:val="en-US" w:eastAsia="zh-CN"/>
          </w:rPr>
          <w:t>“</w:t>
        </w:r>
      </w:ins>
      <w:ins w:id="173" w:author="cc" w:date="2026-05-23T12:54:37Z">
        <w:r>
          <w:rPr>
            <w:rFonts w:hint="eastAsia"/>
            <w:lang w:val="en-US" w:eastAsia="zh-CN"/>
          </w:rPr>
          <w:t>上手快、能演进、可沉淀</w:t>
        </w:r>
      </w:ins>
      <w:ins w:id="174" w:author="cc" w:date="2026-05-23T12:56:14Z">
        <w:r>
          <w:rPr>
            <w:rFonts w:hint="eastAsia"/>
            <w:lang w:val="en-US" w:eastAsia="zh-CN"/>
          </w:rPr>
          <w:t>”</w:t>
        </w:r>
      </w:ins>
      <w:ins w:id="175" w:author="cc" w:date="2026-05-23T12:55:26Z">
        <w:r>
          <w:rPr>
            <w:rFonts w:hint="eastAsia"/>
            <w:lang w:val="en-US" w:eastAsia="zh-CN"/>
          </w:rPr>
          <w:t>，</w:t>
        </w:r>
      </w:ins>
      <w:ins w:id="176" w:author="cc" w:date="2026-05-23T12:54:37Z">
        <w:r>
          <w:rPr>
            <w:rFonts w:hint="eastAsia"/>
            <w:lang w:val="en-US" w:eastAsia="zh-CN"/>
          </w:rPr>
          <w:t>建设逻辑是</w:t>
        </w:r>
      </w:ins>
      <w:ins w:id="177" w:author="cc" w:date="2026-05-23T12:56:16Z">
        <w:r>
          <w:rPr>
            <w:rFonts w:hint="eastAsia"/>
            <w:lang w:val="en-US" w:eastAsia="zh-CN"/>
          </w:rPr>
          <w:t>“</w:t>
        </w:r>
      </w:ins>
      <w:ins w:id="178" w:author="cc" w:date="2026-05-23T12:54:37Z">
        <w:r>
          <w:rPr>
            <w:rFonts w:hint="eastAsia"/>
            <w:lang w:val="en-US" w:eastAsia="zh-CN"/>
          </w:rPr>
          <w:t>先运行、再固化</w:t>
        </w:r>
      </w:ins>
      <w:ins w:id="179" w:author="cc" w:date="2026-05-23T12:56:18Z">
        <w:r>
          <w:rPr>
            <w:rFonts w:hint="eastAsia"/>
            <w:lang w:val="en-US" w:eastAsia="zh-CN"/>
          </w:rPr>
          <w:t>”</w:t>
        </w:r>
      </w:ins>
      <w:ins w:id="180" w:author="cc" w:date="2026-05-23T12:54:37Z">
        <w:r>
          <w:rPr>
            <w:rFonts w:hint="eastAsia"/>
            <w:lang w:val="en-US" w:eastAsia="zh-CN"/>
          </w:rPr>
          <w:t>。</w:t>
        </w:r>
      </w:ins>
    </w:p>
    <w:p w14:paraId="68882DCF">
      <w:pPr>
        <w:spacing w:line="360" w:lineRule="auto"/>
        <w:ind w:firstLine="560" w:firstLineChars="200"/>
        <w:rPr>
          <w:ins w:id="181" w:author="cc" w:date="2026-05-23T12:54:37Z"/>
          <w:rFonts w:hint="eastAsia"/>
        </w:rPr>
      </w:pPr>
      <w:ins w:id="182" w:author="cc" w:date="2026-05-23T12:54:37Z">
        <w:r>
          <w:rPr>
            <w:rFonts w:hint="eastAsia"/>
            <w:lang w:val="en-US" w:eastAsia="zh-CN"/>
          </w:rPr>
          <w:t>传统单一平台难以同时兼顾两类业务</w:t>
        </w:r>
      </w:ins>
      <w:ins w:id="183" w:author="cc" w:date="2026-05-23T12:56:22Z">
        <w:r>
          <w:rPr>
            <w:rFonts w:hint="eastAsia"/>
            <w:lang w:val="en-US" w:eastAsia="zh-CN"/>
          </w:rPr>
          <w:t>：</w:t>
        </w:r>
      </w:ins>
      <w:ins w:id="184" w:author="cc" w:date="2026-05-23T12:54:37Z">
        <w:r>
          <w:rPr>
            <w:rFonts w:hint="eastAsia"/>
            <w:lang w:val="en-US" w:eastAsia="zh-CN"/>
          </w:rPr>
          <w:t>过于结构化扼杀敏态探索的灵活性</w:t>
        </w:r>
      </w:ins>
      <w:ins w:id="185" w:author="cc" w:date="2026-05-23T12:55:26Z">
        <w:r>
          <w:rPr>
            <w:rFonts w:hint="eastAsia"/>
            <w:lang w:val="en-US" w:eastAsia="zh-CN"/>
          </w:rPr>
          <w:t>，</w:t>
        </w:r>
      </w:ins>
      <w:ins w:id="186" w:author="cc" w:date="2026-05-23T12:54:37Z">
        <w:r>
          <w:rPr>
            <w:rFonts w:hint="eastAsia"/>
            <w:lang w:val="en-US" w:eastAsia="zh-CN"/>
          </w:rPr>
          <w:t>过于开放又难以支撑稳态业务的规范性。为此AI能力</w:t>
        </w:r>
      </w:ins>
      <w:ins w:id="187" w:author="cc" w:date="2026-05-23T12:57:09Z">
        <w:r>
          <w:rPr>
            <w:rFonts w:hint="eastAsia"/>
            <w:lang w:val="en-US" w:eastAsia="zh-CN"/>
          </w:rPr>
          <w:t>建设</w:t>
        </w:r>
      </w:ins>
      <w:ins w:id="188" w:author="cc" w:date="2026-05-23T12:57:11Z">
        <w:r>
          <w:rPr>
            <w:rFonts w:hint="eastAsia"/>
            <w:lang w:val="en-US" w:eastAsia="zh-CN"/>
          </w:rPr>
          <w:t>应</w:t>
        </w:r>
      </w:ins>
      <w:ins w:id="189" w:author="cc" w:date="2026-05-23T12:57:28Z">
        <w:r>
          <w:rPr>
            <w:rFonts w:hint="eastAsia"/>
            <w:lang w:val="en-US" w:eastAsia="zh-CN"/>
          </w:rPr>
          <w:t>面向</w:t>
        </w:r>
      </w:ins>
      <w:ins w:id="190" w:author="cc" w:date="2026-05-23T12:54:37Z">
        <w:r>
          <w:rPr>
            <w:rFonts w:hint="eastAsia"/>
            <w:lang w:val="en-US" w:eastAsia="zh-CN"/>
          </w:rPr>
          <w:t>稳态业务做流程编排与能力固化</w:t>
        </w:r>
      </w:ins>
      <w:ins w:id="191" w:author="cc" w:date="2026-05-23T12:57:21Z">
        <w:r>
          <w:rPr>
            <w:rFonts w:hint="eastAsia"/>
            <w:lang w:val="en-US" w:eastAsia="zh-CN"/>
          </w:rPr>
          <w:t>和</w:t>
        </w:r>
      </w:ins>
      <w:ins w:id="192" w:author="cc" w:date="2026-05-23T12:54:37Z">
        <w:r>
          <w:rPr>
            <w:rFonts w:hint="eastAsia"/>
            <w:lang w:val="en-US" w:eastAsia="zh-CN"/>
          </w:rPr>
          <w:t>探索式开发与经验沉淀</w:t>
        </w:r>
      </w:ins>
      <w:ins w:id="193" w:author="cc" w:date="2026-05-23T12:57:37Z">
        <w:r>
          <w:rPr>
            <w:rFonts w:hint="eastAsia"/>
            <w:lang w:val="en-US" w:eastAsia="zh-CN"/>
          </w:rPr>
          <w:t>，</w:t>
        </w:r>
      </w:ins>
      <w:ins w:id="194" w:author="cc" w:date="2026-05-23T12:57:39Z">
        <w:r>
          <w:rPr>
            <w:rFonts w:hint="eastAsia"/>
            <w:lang w:val="en-US" w:eastAsia="zh-CN"/>
          </w:rPr>
          <w:t>为</w:t>
        </w:r>
      </w:ins>
      <w:ins w:id="195" w:author="cc" w:date="2026-05-23T12:57:44Z">
        <w:r>
          <w:rPr>
            <w:rFonts w:hint="eastAsia"/>
            <w:lang w:val="en-US" w:eastAsia="zh-CN"/>
          </w:rPr>
          <w:t>业务</w:t>
        </w:r>
      </w:ins>
      <w:ins w:id="196" w:author="cc" w:date="2026-05-23T12:57:47Z">
        <w:r>
          <w:rPr>
            <w:rFonts w:hint="eastAsia"/>
            <w:lang w:val="en-US" w:eastAsia="zh-CN"/>
          </w:rPr>
          <w:t>智能体</w:t>
        </w:r>
      </w:ins>
      <w:ins w:id="197" w:author="cc" w:date="2026-05-23T12:57:48Z">
        <w:r>
          <w:rPr>
            <w:rFonts w:hint="eastAsia"/>
            <w:lang w:val="en-US" w:eastAsia="zh-CN"/>
          </w:rPr>
          <w:t>的</w:t>
        </w:r>
      </w:ins>
      <w:ins w:id="198" w:author="cc" w:date="2026-05-23T12:57:54Z">
        <w:r>
          <w:rPr>
            <w:rFonts w:hint="eastAsia"/>
            <w:lang w:val="en-US" w:eastAsia="zh-CN"/>
          </w:rPr>
          <w:t>稳定性和</w:t>
        </w:r>
      </w:ins>
      <w:ins w:id="199" w:author="cc" w:date="2026-05-23T12:57:56Z">
        <w:r>
          <w:rPr>
            <w:rFonts w:hint="eastAsia"/>
            <w:lang w:val="en-US" w:eastAsia="zh-CN"/>
          </w:rPr>
          <w:t>先进</w:t>
        </w:r>
      </w:ins>
      <w:ins w:id="200" w:author="cc" w:date="2026-05-23T12:57:58Z">
        <w:r>
          <w:rPr>
            <w:rFonts w:hint="eastAsia"/>
            <w:lang w:val="en-US" w:eastAsia="zh-CN"/>
          </w:rPr>
          <w:t>性</w:t>
        </w:r>
      </w:ins>
      <w:ins w:id="201" w:author="cc" w:date="2026-05-23T12:57:59Z">
        <w:r>
          <w:rPr>
            <w:rFonts w:hint="eastAsia"/>
            <w:lang w:val="en-US" w:eastAsia="zh-CN"/>
          </w:rPr>
          <w:t>提供</w:t>
        </w:r>
      </w:ins>
      <w:ins w:id="202" w:author="cc" w:date="2026-05-23T12:58:02Z">
        <w:r>
          <w:rPr>
            <w:rFonts w:hint="eastAsia"/>
            <w:lang w:val="en-US" w:eastAsia="zh-CN"/>
          </w:rPr>
          <w:t>支撑</w:t>
        </w:r>
      </w:ins>
      <w:ins w:id="203" w:author="cc" w:date="2026-05-23T12:54:37Z">
        <w:r>
          <w:rPr>
            <w:rFonts w:hint="eastAsia"/>
            <w:lang w:val="en-US" w:eastAsia="zh-CN"/>
          </w:rPr>
          <w:t>。</w:t>
        </w:r>
      </w:ins>
    </w:p>
    <w:p w14:paraId="19A21444">
      <w:pPr>
        <w:spacing w:line="360" w:lineRule="auto"/>
        <w:ind w:firstLine="560" w:firstLineChars="200"/>
        <w:rPr>
          <w:rFonts w:hint="eastAsia"/>
        </w:rPr>
      </w:pPr>
    </w:p>
    <w:p w14:paraId="7C7191D2">
      <w:pPr>
        <w:pStyle w:val="4"/>
        <w:numPr>
          <w:ilvl w:val="2"/>
          <w:numId w:val="0"/>
        </w:numPr>
        <w:wordWrap w:val="0"/>
        <w:spacing w:before="240" w:after="120" w:line="240" w:lineRule="auto"/>
        <w:ind w:left="720" w:hanging="720"/>
      </w:pPr>
      <w:bookmarkStart w:id="74" w:name="_Toc202514106"/>
      <w:r>
        <w:rPr>
          <w:rFonts w:hint="eastAsia"/>
        </w:rPr>
        <w:t>3.1.4安全能力需求</w:t>
      </w:r>
      <w:bookmarkEnd w:id="74"/>
    </w:p>
    <w:p w14:paraId="2BF42BDD">
      <w:pPr>
        <w:spacing w:line="360" w:lineRule="auto"/>
        <w:ind w:firstLine="560" w:firstLineChars="200"/>
      </w:pPr>
      <w:r>
        <w:rPr>
          <w:rFonts w:hint="eastAsia"/>
        </w:rPr>
        <w:t>随着数据和AI应用的普及，数据安全、模型安全、应用安全风险凸显。需建设安全能力中心，构建覆盖数据采集、存储、传输、使用全生命周期的安全防护体系，保障数据和AI应用的安全可控，为AI产业健康发展提供安全保障。</w:t>
      </w:r>
    </w:p>
    <w:p w14:paraId="51437974">
      <w:pPr>
        <w:pStyle w:val="4"/>
        <w:numPr>
          <w:ilvl w:val="2"/>
          <w:numId w:val="0"/>
        </w:numPr>
        <w:wordWrap w:val="0"/>
        <w:spacing w:before="240" w:after="120" w:line="240" w:lineRule="auto"/>
        <w:ind w:left="720" w:hanging="720"/>
      </w:pPr>
      <w:bookmarkStart w:id="75" w:name="_Toc202514107"/>
      <w:r>
        <w:rPr>
          <w:rFonts w:hint="eastAsia"/>
        </w:rPr>
        <w:t>3.1.5智能体应用需求</w:t>
      </w:r>
      <w:bookmarkEnd w:id="75"/>
    </w:p>
    <w:p w14:paraId="24972B83">
      <w:pPr>
        <w:spacing w:line="360" w:lineRule="auto"/>
        <w:ind w:firstLine="560" w:firstLineChars="200"/>
      </w:pPr>
      <w:r>
        <w:rPr>
          <w:rFonts w:hint="eastAsia"/>
        </w:rPr>
        <w:t>政务服务领域，需构建政务服务智能体，实现政策精准匹配、审批流程优化，提升政务服务效率。</w:t>
      </w:r>
    </w:p>
    <w:p w14:paraId="566D084C">
      <w:pPr>
        <w:pStyle w:val="3"/>
        <w:numPr>
          <w:ilvl w:val="1"/>
          <w:numId w:val="0"/>
        </w:numPr>
        <w:ind w:left="576" w:hanging="576"/>
      </w:pPr>
      <w:bookmarkStart w:id="76" w:name="_Toc8511"/>
      <w:bookmarkStart w:id="77" w:name="_Toc202514108"/>
      <w:bookmarkStart w:id="78" w:name="_Toc229492036"/>
      <w:r>
        <w:rPr>
          <w:rFonts w:hint="eastAsia"/>
        </w:rPr>
        <w:t>3.2存在的主要问题和差距</w:t>
      </w:r>
      <w:bookmarkEnd w:id="76"/>
      <w:bookmarkEnd w:id="77"/>
      <w:bookmarkEnd w:id="78"/>
    </w:p>
    <w:p w14:paraId="2FE41EEE">
      <w:pPr>
        <w:pStyle w:val="4"/>
        <w:numPr>
          <w:ilvl w:val="2"/>
          <w:numId w:val="0"/>
        </w:numPr>
        <w:wordWrap w:val="0"/>
        <w:spacing w:before="240" w:after="120" w:line="240" w:lineRule="auto"/>
        <w:ind w:left="720" w:hanging="720"/>
      </w:pPr>
      <w:bookmarkStart w:id="79" w:name="_Toc202514110"/>
      <w:r>
        <w:rPr>
          <w:rFonts w:hint="eastAsia"/>
        </w:rPr>
        <w:t>3.2.1数据资源价值挖掘不足</w:t>
      </w:r>
      <w:bookmarkEnd w:id="79"/>
    </w:p>
    <w:p w14:paraId="5D8369B3">
      <w:pPr>
        <w:spacing w:line="360" w:lineRule="auto"/>
        <w:ind w:firstLine="560" w:firstLineChars="200"/>
      </w:pPr>
      <w:r>
        <w:rPr>
          <w:rFonts w:hint="eastAsia"/>
        </w:rPr>
        <w:t>跨部门、跨领域数据壁垒依然存在，政务数据尚未形成有效共享机制；数据质量参差不齐，标准化程度低，难以支撑高质量AI模型训练；数据要素市场培育滞后，数据流通不畅，数据价值未充分释放。</w:t>
      </w:r>
    </w:p>
    <w:p w14:paraId="157ADEAF">
      <w:pPr>
        <w:pStyle w:val="4"/>
        <w:numPr>
          <w:ilvl w:val="2"/>
          <w:numId w:val="0"/>
        </w:numPr>
        <w:wordWrap w:val="0"/>
        <w:spacing w:before="240" w:after="120" w:line="240" w:lineRule="auto"/>
        <w:ind w:left="720" w:hanging="720"/>
      </w:pPr>
      <w:bookmarkStart w:id="80" w:name="_Toc202514111"/>
      <w:r>
        <w:rPr>
          <w:rFonts w:hint="eastAsia"/>
        </w:rPr>
        <w:t>3.2.2AI应用深度和广度不足</w:t>
      </w:r>
      <w:bookmarkEnd w:id="80"/>
    </w:p>
    <w:p w14:paraId="25BD8D35">
      <w:pPr>
        <w:spacing w:line="360" w:lineRule="auto"/>
        <w:ind w:firstLine="560" w:firstLineChars="200"/>
      </w:pPr>
      <w:r>
        <w:rPr>
          <w:rFonts w:hint="eastAsia"/>
        </w:rPr>
        <w:t>AI技术在政务服务、城市治理等领域应用处于初级阶段，AI应用多为单点尝试，缺乏系统性和规模化，未能充分发挥对产业升级的赋能作用。</w:t>
      </w:r>
    </w:p>
    <w:p w14:paraId="73DEF57B">
      <w:pPr>
        <w:pStyle w:val="4"/>
        <w:numPr>
          <w:ilvl w:val="2"/>
          <w:numId w:val="0"/>
        </w:numPr>
        <w:wordWrap w:val="0"/>
        <w:spacing w:before="240" w:after="120" w:line="240" w:lineRule="auto"/>
        <w:ind w:left="720" w:hanging="720"/>
      </w:pPr>
      <w:bookmarkStart w:id="81" w:name="_Toc202514112"/>
      <w:r>
        <w:rPr>
          <w:rFonts w:hint="eastAsia"/>
        </w:rPr>
        <w:t>3.2.3产业生态协同有待加强</w:t>
      </w:r>
      <w:bookmarkEnd w:id="81"/>
    </w:p>
    <w:p w14:paraId="4B7C579C">
      <w:pPr>
        <w:spacing w:line="360" w:lineRule="auto"/>
        <w:ind w:firstLine="560" w:firstLineChars="200"/>
      </w:pPr>
      <w:r>
        <w:rPr>
          <w:rFonts w:hint="eastAsia"/>
        </w:rPr>
        <w:t>AI产业链上下游协同不足，高校科研成果转化渠道不畅，企业、高校、科研机构之间的合作机制不完善；中小企业AI技术研发能力薄弱，缺乏专业人才和资金支持，产业创新活力有待提升；AI安全保障体系尚未健全，制约了AI技术的规模化应用。</w:t>
      </w:r>
    </w:p>
    <w:p w14:paraId="7C39D31C">
      <w:pPr>
        <w:pStyle w:val="3"/>
        <w:numPr>
          <w:ilvl w:val="1"/>
          <w:numId w:val="0"/>
        </w:numPr>
        <w:ind w:left="576" w:hanging="576"/>
      </w:pPr>
      <w:bookmarkStart w:id="82" w:name="_Toc14531"/>
      <w:bookmarkStart w:id="83" w:name="_Toc202514113"/>
      <w:bookmarkStart w:id="84" w:name="_Toc229492037"/>
      <w:r>
        <w:rPr>
          <w:rFonts w:hint="eastAsia"/>
        </w:rPr>
        <w:t>3.3项目产出方案</w:t>
      </w:r>
      <w:bookmarkEnd w:id="82"/>
      <w:bookmarkEnd w:id="83"/>
      <w:bookmarkEnd w:id="84"/>
    </w:p>
    <w:p w14:paraId="5164D866">
      <w:pPr>
        <w:spacing w:line="360" w:lineRule="auto"/>
        <w:ind w:firstLine="560" w:firstLineChars="200"/>
      </w:pPr>
      <w:r>
        <w:rPr>
          <w:rFonts w:hint="eastAsia"/>
        </w:rPr>
        <w:t>在正常运营年份，该项目应达到的生产或服务能力及其质量标准要求如下：</w:t>
      </w:r>
    </w:p>
    <w:p w14:paraId="24CEAB61">
      <w:pPr>
        <w:pStyle w:val="4"/>
        <w:numPr>
          <w:ilvl w:val="2"/>
          <w:numId w:val="0"/>
        </w:numPr>
        <w:wordWrap w:val="0"/>
        <w:spacing w:before="240" w:after="120" w:line="240" w:lineRule="auto"/>
        <w:ind w:left="720" w:hanging="720"/>
      </w:pPr>
      <w:bookmarkStart w:id="85" w:name="_Toc202514114"/>
      <w:r>
        <w:rPr>
          <w:rFonts w:hint="eastAsia"/>
        </w:rPr>
        <w:t>3.3.1</w:t>
      </w:r>
      <w:bookmarkStart w:id="86" w:name="OLE_LINK8"/>
      <w:r>
        <w:rPr>
          <w:rFonts w:hint="eastAsia"/>
        </w:rPr>
        <w:t>算力调度能力</w:t>
      </w:r>
      <w:bookmarkEnd w:id="85"/>
    </w:p>
    <w:p w14:paraId="2791786A">
      <w:pPr>
        <w:spacing w:line="360" w:lineRule="auto"/>
        <w:ind w:firstLine="560" w:firstLineChars="200"/>
      </w:pPr>
      <w:r>
        <w:t>利用政务云提供的算力调度能力，结合</w:t>
      </w:r>
      <w:r>
        <w:rPr>
          <w:rFonts w:hint="eastAsia"/>
        </w:rPr>
        <w:t>AI智能体</w:t>
      </w:r>
      <w:r>
        <w:t>平台的上云部署，实现对项目算力资源的智能调配与动态调度，提升资源利用效率，并满足算力需求的实时响应与精准匹配</w:t>
      </w:r>
      <w:r>
        <w:rPr>
          <w:rFonts w:hint="eastAsia"/>
        </w:rPr>
        <w:t>。</w:t>
      </w:r>
    </w:p>
    <w:bookmarkEnd w:id="86"/>
    <w:p w14:paraId="12C53BA0">
      <w:pPr>
        <w:pStyle w:val="4"/>
        <w:numPr>
          <w:ilvl w:val="2"/>
          <w:numId w:val="0"/>
        </w:numPr>
        <w:wordWrap w:val="0"/>
        <w:spacing w:before="240" w:after="120" w:line="240" w:lineRule="auto"/>
        <w:ind w:left="720" w:hanging="720"/>
      </w:pPr>
      <w:bookmarkStart w:id="87" w:name="_Toc202514115"/>
      <w:r>
        <w:rPr>
          <w:rFonts w:hint="eastAsia"/>
        </w:rPr>
        <w:t>3.3.2数据服务</w:t>
      </w:r>
      <w:bookmarkEnd w:id="87"/>
    </w:p>
    <w:p w14:paraId="338D16AF">
      <w:pPr>
        <w:spacing w:line="360" w:lineRule="auto"/>
        <w:ind w:firstLine="560" w:firstLineChars="200"/>
      </w:pPr>
      <w:r>
        <w:rPr>
          <w:rFonts w:hint="eastAsia"/>
        </w:rPr>
        <w:t>通过与</w:t>
      </w:r>
      <w:r>
        <w:t>政务操作系统OS</w:t>
      </w:r>
      <w:r>
        <w:rPr>
          <w:rFonts w:hint="eastAsia"/>
        </w:rPr>
        <w:t>的知识工程模块及产业数据集联动，实现从原始数据到高质量知识资产的转化，为智能体提供精准的知识供给，同时为数据要素合规流通奠定基础。建立标准化数据治理流程，保障数据质量；构建区域数据共享平台，整合多领域结构化数据资源；通过隐私计算技术实现"数据可用不可见"，保障数据安全合规流通，提升在区域数据生态中的核心地位。</w:t>
      </w:r>
    </w:p>
    <w:p w14:paraId="46ABFBD5">
      <w:pPr>
        <w:pStyle w:val="4"/>
        <w:numPr>
          <w:ilvl w:val="2"/>
          <w:numId w:val="0"/>
        </w:numPr>
        <w:wordWrap w:val="0"/>
        <w:spacing w:before="240" w:after="120" w:line="240" w:lineRule="auto"/>
        <w:ind w:left="720" w:hanging="720"/>
      </w:pPr>
      <w:bookmarkStart w:id="88" w:name="_Toc202514116"/>
      <w:r>
        <w:rPr>
          <w:rFonts w:hint="eastAsia"/>
        </w:rPr>
        <w:t>3.3.3AI能力与安全保障</w:t>
      </w:r>
      <w:bookmarkEnd w:id="88"/>
    </w:p>
    <w:p w14:paraId="4EE9066D">
      <w:pPr>
        <w:spacing w:line="360" w:lineRule="auto"/>
        <w:ind w:firstLine="560" w:firstLineChars="200"/>
      </w:pPr>
      <w:r>
        <w:rPr>
          <w:rFonts w:hint="eastAsia"/>
        </w:rPr>
        <w:t>AI能力中心提供基础通用大模型及行业垂类模型服务，支持模型精调、推理部署、性能评测等全流程服务；开发低代码AI应用开发平台，降低AI应用开发门槛，缩短应用开发周期；安全能力中心实现数据、模型、应用全生命周期安全防护，保障AI应用安全可控落地。</w:t>
      </w:r>
    </w:p>
    <w:p w14:paraId="5CA85A97">
      <w:pPr>
        <w:pStyle w:val="4"/>
        <w:numPr>
          <w:ilvl w:val="2"/>
          <w:numId w:val="0"/>
        </w:numPr>
        <w:wordWrap w:val="0"/>
        <w:spacing w:before="240" w:after="120" w:line="240" w:lineRule="auto"/>
        <w:ind w:left="720" w:hanging="720"/>
      </w:pPr>
      <w:bookmarkStart w:id="89" w:name="_Toc202514117"/>
      <w:r>
        <w:rPr>
          <w:rFonts w:hint="eastAsia"/>
        </w:rPr>
        <w:t>3.3.4智能体平台与应用</w:t>
      </w:r>
      <w:bookmarkEnd w:id="89"/>
    </w:p>
    <w:p w14:paraId="41A82846">
      <w:pPr>
        <w:spacing w:line="360" w:lineRule="auto"/>
        <w:ind w:firstLine="560" w:firstLineChars="200"/>
      </w:pPr>
      <w:r>
        <w:rPr>
          <w:rFonts w:hint="eastAsia"/>
        </w:rPr>
        <w:t>建成智能体应用开发平台，支持多模态数据接入、大模型精调及RAG增强检索等功能，孵化各领域智能体应用；开发数据智能体DataAgent，实现跨领域数据整合分析，为决策提供智能支持；重点落地政务服务智能体、医疗辅助智能体、产业经济智能体等应用，推动各领域智能化转型。</w:t>
      </w:r>
    </w:p>
    <w:p w14:paraId="6B1DE1F7">
      <w:pPr>
        <w:spacing w:line="360" w:lineRule="auto"/>
        <w:ind w:firstLine="560" w:firstLineChars="200"/>
      </w:pPr>
      <w:r>
        <w:rPr>
          <w:rFonts w:hint="eastAsia"/>
        </w:rPr>
        <w:t>本项目通过构建</w:t>
      </w:r>
      <w:r>
        <w:t>政务操作系统OS</w:t>
      </w:r>
      <w:r>
        <w:rPr>
          <w:rFonts w:hint="eastAsia"/>
        </w:rPr>
        <w:t>及智能体、AI能力中心等核心组件，将有效提升东湖高新区人工智能服务能力，助力开发区打造全国领先的人工智能创新高地。</w:t>
      </w:r>
    </w:p>
    <w:p w14:paraId="7472A714">
      <w:pPr>
        <w:pStyle w:val="2"/>
        <w:numPr>
          <w:ilvl w:val="0"/>
          <w:numId w:val="0"/>
        </w:numPr>
        <w:spacing w:line="480" w:lineRule="exact"/>
      </w:pPr>
      <w:bookmarkStart w:id="90" w:name="_Toc14605"/>
      <w:bookmarkStart w:id="91" w:name="_Toc229492038"/>
      <w:bookmarkStart w:id="92" w:name="_Toc4064"/>
      <w:r>
        <w:rPr>
          <w:rFonts w:hint="eastAsia"/>
        </w:rPr>
        <w:t>第四章项目选址与要素保障</w:t>
      </w:r>
      <w:bookmarkEnd w:id="90"/>
      <w:bookmarkEnd w:id="91"/>
      <w:bookmarkEnd w:id="92"/>
    </w:p>
    <w:p w14:paraId="6D80AF43">
      <w:pPr>
        <w:pStyle w:val="3"/>
        <w:numPr>
          <w:ilvl w:val="1"/>
          <w:numId w:val="0"/>
        </w:numPr>
        <w:ind w:left="576" w:hanging="576"/>
      </w:pPr>
      <w:bookmarkStart w:id="93" w:name="_Toc1123"/>
      <w:bookmarkStart w:id="94" w:name="_Toc229492039"/>
      <w:bookmarkStart w:id="95" w:name="_Toc9891"/>
      <w:r>
        <w:rPr>
          <w:rFonts w:hint="eastAsia"/>
        </w:rPr>
        <w:t>4.1项目选址或选线</w:t>
      </w:r>
      <w:bookmarkEnd w:id="93"/>
      <w:bookmarkEnd w:id="94"/>
      <w:bookmarkEnd w:id="95"/>
    </w:p>
    <w:p w14:paraId="7CD0870F">
      <w:pPr>
        <w:ind w:firstLine="560" w:firstLineChars="200"/>
      </w:pPr>
      <w:r>
        <w:rPr>
          <w:rFonts w:hint="eastAsia"/>
        </w:rPr>
        <w:t>本项目建设范围为东湖高新区，主要涉及租用云数据中心</w:t>
      </w:r>
      <w:r>
        <w:t>选址</w:t>
      </w:r>
      <w:r>
        <w:rPr>
          <w:rFonts w:hint="eastAsia"/>
        </w:rPr>
        <w:t>及项目运营场所选址，须</w:t>
      </w:r>
      <w:r>
        <w:t>遵循以下原则：</w:t>
      </w:r>
    </w:p>
    <w:p w14:paraId="66DA560A">
      <w:pPr>
        <w:ind w:firstLine="560" w:firstLineChars="200"/>
      </w:pPr>
      <w:r>
        <w:t>1.</w:t>
      </w:r>
      <w:r>
        <w:rPr>
          <w:rFonts w:hint="eastAsia"/>
        </w:rPr>
        <w:t>项目选址须</w:t>
      </w:r>
      <w:r>
        <w:t>符合高新区国土空间规划以及国家现行有关标准的要求。</w:t>
      </w:r>
    </w:p>
    <w:p w14:paraId="6123A6C1">
      <w:pPr>
        <w:ind w:firstLine="560" w:firstLineChars="200"/>
      </w:pPr>
      <w:r>
        <w:t>2.</w:t>
      </w:r>
      <w:r>
        <w:rPr>
          <w:rFonts w:hint="eastAsia"/>
        </w:rPr>
        <w:t>项目中租赁使用的“政务云”数据中心</w:t>
      </w:r>
      <w:r>
        <w:t>机房</w:t>
      </w:r>
      <w:r>
        <w:rPr>
          <w:rFonts w:hint="eastAsia"/>
        </w:rPr>
        <w:t>宜</w:t>
      </w:r>
      <w:r>
        <w:t>在东湖高新区本地</w:t>
      </w:r>
      <w:r>
        <w:rPr>
          <w:rFonts w:hint="eastAsia"/>
        </w:rPr>
        <w:t>。</w:t>
      </w:r>
      <w:r>
        <w:t>机房500米范围内，无产生粉尘、油烟、有害气体场所；无生产或贮存具有腐蚀性、易燃、易爆物品的场所，无强振源、强噪声源和强电磁场干扰。机房须满足机房风险防范要求，不受局部自然灾害（水灾内涝、地陷、雷击）、园区或整个机房范围发生灾害性事件（火灾、园区人为破坏/恐怖袭击、周边地区发生爆炸）等可能的灾害性风险影响。</w:t>
      </w:r>
    </w:p>
    <w:p w14:paraId="2FC1343F">
      <w:pPr>
        <w:ind w:firstLine="560" w:firstLineChars="200"/>
      </w:pPr>
      <w:r>
        <w:rPr>
          <w:rFonts w:hint="eastAsia"/>
        </w:rPr>
        <w:t>3</w:t>
      </w:r>
      <w:r>
        <w:t>.</w:t>
      </w:r>
      <w:r>
        <w:rPr>
          <w:rFonts w:hint="eastAsia"/>
        </w:rPr>
        <w:t>项目</w:t>
      </w:r>
      <w:r>
        <w:t>运营</w:t>
      </w:r>
      <w:r>
        <w:rPr>
          <w:rFonts w:hint="eastAsia"/>
        </w:rPr>
        <w:t>所需的办公场所和配套功能性用房复用光谷数产现有办公场地，且须考虑未来扩展需要</w:t>
      </w:r>
      <w:r>
        <w:t>。</w:t>
      </w:r>
    </w:p>
    <w:p w14:paraId="21FE3193">
      <w:pPr>
        <w:pStyle w:val="3"/>
        <w:numPr>
          <w:ilvl w:val="1"/>
          <w:numId w:val="0"/>
        </w:numPr>
        <w:ind w:left="576" w:hanging="576"/>
      </w:pPr>
      <w:bookmarkStart w:id="96" w:name="_Toc12057"/>
      <w:bookmarkStart w:id="97" w:name="_Toc229492040"/>
      <w:bookmarkStart w:id="98" w:name="_Toc2485"/>
      <w:r>
        <w:rPr>
          <w:rFonts w:hint="eastAsia"/>
        </w:rPr>
        <w:t>4.2项目建设条件</w:t>
      </w:r>
      <w:bookmarkEnd w:id="96"/>
      <w:bookmarkEnd w:id="97"/>
      <w:bookmarkEnd w:id="98"/>
    </w:p>
    <w:p w14:paraId="2FC0A254">
      <w:pPr>
        <w:pStyle w:val="4"/>
        <w:numPr>
          <w:ilvl w:val="2"/>
          <w:numId w:val="0"/>
        </w:numPr>
        <w:wordWrap w:val="0"/>
        <w:spacing w:before="240" w:after="120" w:line="240" w:lineRule="auto"/>
        <w:ind w:left="720" w:hanging="720"/>
      </w:pPr>
      <w:bookmarkStart w:id="99" w:name="_Toc7015"/>
      <w:r>
        <w:rPr>
          <w:rFonts w:hint="eastAsia"/>
        </w:rPr>
        <w:t>4.2.1区位交通</w:t>
      </w:r>
      <w:bookmarkEnd w:id="99"/>
    </w:p>
    <w:p w14:paraId="0C2046C3">
      <w:pPr>
        <w:wordWrap w:val="0"/>
        <w:ind w:firstLine="560" w:firstLineChars="200"/>
      </w:pPr>
      <w:r>
        <w:rPr>
          <w:rFonts w:hint="eastAsia"/>
        </w:rPr>
        <w:t>武汉·中国光谷位于武汉市东南部的三湖六山之间，是国家级高新技术开发区，为国内一流、世界知名的科技园区和国家重要的自主创新平台，位于武汉市东南部洪山区，江夏区境内，主要包括两大板块，光谷核心区（即光谷三环内）及光谷东区域（三环线以东）。光谷核心北起珞喻路，南到三环线，西边到民族大道，东边到光谷一路，是光谷最繁华、车流量、人流量最大的地方。</w:t>
      </w:r>
    </w:p>
    <w:p w14:paraId="4D475CF0">
      <w:pPr>
        <w:wordWrap w:val="0"/>
        <w:ind w:firstLine="560" w:firstLineChars="200"/>
      </w:pPr>
      <w:r>
        <w:rPr>
          <w:rFonts w:hint="eastAsia"/>
        </w:rPr>
        <w:t>光谷的交通路网四通八达，包括珞喻路、雄楚大道、南湖大道、民族大道、关山大道、光谷大道、高新大道、三环线、光谷大道高架、雄楚大道高架等，目前，地铁2号线南延长线、11号线东段、19号线，T1、T2有轨电车、BRT已经开通；11号线东段二期正在建设中，预计2025年底通车。</w:t>
      </w:r>
    </w:p>
    <w:p w14:paraId="45C54292">
      <w:pPr>
        <w:pStyle w:val="4"/>
        <w:numPr>
          <w:ilvl w:val="2"/>
          <w:numId w:val="0"/>
        </w:numPr>
        <w:wordWrap w:val="0"/>
        <w:spacing w:before="240" w:after="120" w:line="240" w:lineRule="auto"/>
        <w:ind w:left="720" w:hanging="720"/>
      </w:pPr>
      <w:bookmarkStart w:id="100" w:name="_Toc16792"/>
      <w:r>
        <w:rPr>
          <w:rFonts w:hint="eastAsia"/>
        </w:rPr>
        <w:t>4.2.2气候条件</w:t>
      </w:r>
      <w:bookmarkEnd w:id="100"/>
    </w:p>
    <w:p w14:paraId="3B97BDA5">
      <w:pPr>
        <w:wordWrap w:val="0"/>
        <w:ind w:firstLine="560" w:firstLineChars="200"/>
      </w:pPr>
      <w:r>
        <w:rPr>
          <w:rFonts w:hint="eastAsia"/>
        </w:rPr>
        <w:t>武汉东湖新技术开发区具有典型的武汉地区自然气候特征，属北亚热带湿润季风气候区，具有气候温和、雨量丰沛、日照充足、四季分明、雨热同季的特点。</w:t>
      </w:r>
    </w:p>
    <w:p w14:paraId="47533E47">
      <w:pPr>
        <w:pStyle w:val="4"/>
        <w:numPr>
          <w:ilvl w:val="2"/>
          <w:numId w:val="0"/>
        </w:numPr>
        <w:wordWrap w:val="0"/>
        <w:spacing w:before="240" w:after="120" w:line="240" w:lineRule="auto"/>
        <w:ind w:left="720" w:hanging="720"/>
      </w:pPr>
      <w:bookmarkStart w:id="101" w:name="_Toc15458"/>
      <w:r>
        <w:rPr>
          <w:rFonts w:hint="eastAsia"/>
        </w:rPr>
        <w:t>4.2.3公共配套条件</w:t>
      </w:r>
      <w:bookmarkEnd w:id="101"/>
    </w:p>
    <w:p w14:paraId="5F8913BD">
      <w:pPr>
        <w:wordWrap w:val="0"/>
        <w:ind w:firstLine="560" w:firstLineChars="200"/>
      </w:pPr>
      <w:r>
        <w:rPr>
          <w:rFonts w:hint="eastAsia"/>
        </w:rPr>
        <w:t>1.供配电</w:t>
      </w:r>
    </w:p>
    <w:p w14:paraId="28C733B8">
      <w:pPr>
        <w:wordWrap w:val="0"/>
        <w:ind w:firstLine="560" w:firstLineChars="200"/>
      </w:pPr>
      <w:r>
        <w:rPr>
          <w:rFonts w:hint="eastAsia"/>
        </w:rPr>
        <w:t>本项目供电由武汉东湖新技术开发区市政电网供给，目前，武汉东湖新技术开发区拥有110kV变电站两座，220kV变电站一座，500kV专线一条，区域内供配电设施完善，本项目可直接利用，其能力可以满足本项目建设和运营用电需要。</w:t>
      </w:r>
    </w:p>
    <w:p w14:paraId="7D17EF8F">
      <w:pPr>
        <w:wordWrap w:val="0"/>
        <w:ind w:firstLine="560" w:firstLineChars="200"/>
      </w:pPr>
      <w:r>
        <w:rPr>
          <w:rFonts w:hint="eastAsia"/>
        </w:rPr>
        <w:t>2.给、排水</w:t>
      </w:r>
    </w:p>
    <w:p w14:paraId="1A4E395D">
      <w:pPr>
        <w:wordWrap w:val="0"/>
        <w:ind w:firstLine="560" w:firstLineChars="200"/>
      </w:pPr>
      <w:r>
        <w:rPr>
          <w:rFonts w:hint="eastAsia"/>
        </w:rPr>
        <w:t>项目水源由武汉市政供水管网供给，供水能力可以满足本项目用水需要。目前，区域内的排水管网完善，排水能力可以满足本项目排水需要。</w:t>
      </w:r>
    </w:p>
    <w:p w14:paraId="45FB545D">
      <w:pPr>
        <w:wordWrap w:val="0"/>
        <w:ind w:firstLine="560" w:firstLineChars="200"/>
      </w:pPr>
      <w:r>
        <w:rPr>
          <w:rFonts w:hint="eastAsia"/>
        </w:rPr>
        <w:t>3.通讯</w:t>
      </w:r>
    </w:p>
    <w:p w14:paraId="55E05ABC">
      <w:pPr>
        <w:wordWrap w:val="0"/>
        <w:ind w:firstLine="560" w:firstLineChars="200"/>
      </w:pPr>
      <w:r>
        <w:rPr>
          <w:rFonts w:hint="eastAsia"/>
        </w:rPr>
        <w:t>区域内电信服务商有中国电信、中国移动、中国联通、中国广电，其通讯网覆盖全区，宽带信息网络完善，基本上实现了网络数字化、传输光纤化，通讯条件极为方便。</w:t>
      </w:r>
    </w:p>
    <w:p w14:paraId="1B05CE2B">
      <w:pPr>
        <w:pStyle w:val="3"/>
        <w:numPr>
          <w:ilvl w:val="1"/>
          <w:numId w:val="0"/>
        </w:numPr>
        <w:ind w:left="576" w:hanging="576"/>
      </w:pPr>
      <w:bookmarkStart w:id="102" w:name="_Toc229492041"/>
      <w:bookmarkStart w:id="103" w:name="_Toc14304"/>
      <w:bookmarkStart w:id="104" w:name="_Toc14194"/>
      <w:r>
        <w:rPr>
          <w:rFonts w:hint="eastAsia"/>
        </w:rPr>
        <w:t>4.3要素保障分析</w:t>
      </w:r>
      <w:bookmarkEnd w:id="102"/>
      <w:bookmarkEnd w:id="103"/>
      <w:bookmarkEnd w:id="104"/>
    </w:p>
    <w:p w14:paraId="48C3025D">
      <w:pPr>
        <w:pStyle w:val="4"/>
        <w:numPr>
          <w:ilvl w:val="2"/>
          <w:numId w:val="0"/>
        </w:numPr>
        <w:wordWrap w:val="0"/>
        <w:spacing w:before="240" w:after="120" w:line="240" w:lineRule="auto"/>
        <w:ind w:left="720" w:hanging="720"/>
      </w:pPr>
      <w:bookmarkStart w:id="105" w:name="_Toc9732"/>
      <w:r>
        <w:rPr>
          <w:rFonts w:hint="eastAsia"/>
        </w:rPr>
        <w:t>4.3.1土地要素保障</w:t>
      </w:r>
      <w:bookmarkEnd w:id="105"/>
    </w:p>
    <w:p w14:paraId="7C3E9335">
      <w:pPr>
        <w:ind w:firstLine="560" w:firstLineChars="200"/>
      </w:pPr>
      <w:r>
        <w:rPr>
          <w:rFonts w:hint="eastAsia"/>
        </w:rPr>
        <w:t>本项目建设符合武汉东湖新技术开发区国土空间规划，根据项目特点，项目不需要征地。</w:t>
      </w:r>
    </w:p>
    <w:p w14:paraId="07A247E7">
      <w:pPr>
        <w:pStyle w:val="4"/>
        <w:numPr>
          <w:ilvl w:val="2"/>
          <w:numId w:val="0"/>
        </w:numPr>
        <w:wordWrap w:val="0"/>
        <w:spacing w:before="240" w:after="120" w:line="240" w:lineRule="auto"/>
        <w:ind w:left="720" w:hanging="720"/>
      </w:pPr>
      <w:bookmarkStart w:id="106" w:name="_Toc3373"/>
      <w:r>
        <w:rPr>
          <w:rFonts w:hint="eastAsia"/>
        </w:rPr>
        <w:t>4.3.2资源环境要素保障</w:t>
      </w:r>
      <w:bookmarkEnd w:id="106"/>
    </w:p>
    <w:p w14:paraId="77AD0EE7">
      <w:pPr>
        <w:ind w:firstLine="560" w:firstLineChars="200"/>
      </w:pPr>
      <w:r>
        <w:rPr>
          <w:rFonts w:hint="eastAsia"/>
        </w:rPr>
        <w:t>项目建设期间消耗的水资源和能耗很少，主要为生活用水和施工设备的用能，对大气环境影响较小。项目运营期主要消耗电力，项目建设和运营不存在环境敏感区和环境制约因素，项目资源保障条件良好。</w:t>
      </w:r>
    </w:p>
    <w:p w14:paraId="4521B7A4"/>
    <w:p w14:paraId="398EF501">
      <w:pPr>
        <w:spacing w:line="360" w:lineRule="auto"/>
        <w:ind w:firstLine="560" w:firstLineChars="200"/>
      </w:pPr>
    </w:p>
    <w:p w14:paraId="3C5A0CD1">
      <w:pPr>
        <w:spacing w:line="360" w:lineRule="auto"/>
        <w:ind w:firstLine="560" w:firstLineChars="200"/>
      </w:pPr>
    </w:p>
    <w:p w14:paraId="65AA8584"/>
    <w:p w14:paraId="59D0FFC1">
      <w:r>
        <w:rPr>
          <w:rFonts w:hint="eastAsia"/>
        </w:rPr>
        <w:br w:type="page"/>
      </w:r>
    </w:p>
    <w:p w14:paraId="41F0710B">
      <w:pPr>
        <w:pStyle w:val="2"/>
        <w:numPr>
          <w:ilvl w:val="0"/>
          <w:numId w:val="0"/>
        </w:numPr>
        <w:spacing w:line="480" w:lineRule="exact"/>
      </w:pPr>
      <w:bookmarkStart w:id="107" w:name="_Toc23054"/>
      <w:bookmarkStart w:id="108" w:name="_Toc229492042"/>
      <w:r>
        <w:rPr>
          <w:rFonts w:hint="eastAsia"/>
        </w:rPr>
        <w:t>第五章项目设计方案</w:t>
      </w:r>
      <w:bookmarkEnd w:id="107"/>
      <w:bookmarkEnd w:id="108"/>
    </w:p>
    <w:p w14:paraId="402D9C58">
      <w:pPr>
        <w:pStyle w:val="3"/>
        <w:numPr>
          <w:ilvl w:val="1"/>
          <w:numId w:val="0"/>
        </w:numPr>
        <w:ind w:left="576" w:hanging="576"/>
      </w:pPr>
      <w:bookmarkStart w:id="109" w:name="_Toc7346"/>
      <w:bookmarkStart w:id="110" w:name="_Toc27616"/>
      <w:bookmarkStart w:id="111" w:name="_Toc28127"/>
      <w:bookmarkStart w:id="112" w:name="_Toc13056"/>
      <w:bookmarkStart w:id="113" w:name="_Toc229492043"/>
      <w:r>
        <w:rPr>
          <w:rFonts w:hint="eastAsia"/>
        </w:rPr>
        <w:t>5.1建设原则​</w:t>
      </w:r>
      <w:bookmarkEnd w:id="109"/>
      <w:bookmarkEnd w:id="110"/>
      <w:bookmarkEnd w:id="111"/>
      <w:bookmarkEnd w:id="112"/>
      <w:bookmarkEnd w:id="113"/>
    </w:p>
    <w:p w14:paraId="30D3C4A5">
      <w:r>
        <w:rPr>
          <w:rFonts w:hint="eastAsia"/>
        </w:rPr>
        <w:t>本项目在建设过程中应遵循以下设计原则：</w:t>
      </w:r>
    </w:p>
    <w:p w14:paraId="472BBE44">
      <w:r>
        <w:rPr>
          <w:rFonts w:hint="eastAsia"/>
        </w:rPr>
        <w:t>1、标准化原则</w:t>
      </w:r>
    </w:p>
    <w:p w14:paraId="742F05C0">
      <w:pPr>
        <w:ind w:firstLine="560" w:firstLineChars="200"/>
      </w:pPr>
      <w:r>
        <w:rPr>
          <w:rFonts w:hint="eastAsia"/>
        </w:rPr>
        <w:t>本项目涉及技术面广，应严格按照国家及行业有关技术规范进行设计和建设，统一规划、统一标准、统一接口，为系统的扩展升级、与其他系统的互联提供良好的基础。</w:t>
      </w:r>
    </w:p>
    <w:p w14:paraId="4AFC88CA">
      <w:r>
        <w:rPr>
          <w:rFonts w:hint="eastAsia"/>
        </w:rPr>
        <w:t>2、平滑扩展原则</w:t>
      </w:r>
    </w:p>
    <w:p w14:paraId="551898E7">
      <w:pPr>
        <w:ind w:firstLine="560" w:firstLineChars="200"/>
      </w:pPr>
      <w:r>
        <w:rPr>
          <w:rFonts w:hint="eastAsia"/>
        </w:rPr>
        <w:t>架构应充分考虑未来信息化发展趋势，具备可平滑扩充的能力，满足业务不断发展的实际需求。通过架构上的层次化和模块化实现对业务扩充的支持，为未来信息化建设发展预留充足空间。</w:t>
      </w:r>
    </w:p>
    <w:p w14:paraId="2BAEC8DC">
      <w:pPr>
        <w:ind w:firstLine="560" w:firstLineChars="200"/>
      </w:pPr>
      <w:r>
        <w:rPr>
          <w:rFonts w:hint="eastAsia"/>
        </w:rPr>
        <w:t>系统设计应充分保证系统容量、处理能力和业务范围具有良好的扩展能力；具有适应业务变化的能力，对于系统用户数量及业务量的增长、规则或代码的变化、业务单据的变更、业务流程重组等，应保证业务变化对系统运行不造成影响，同时系统针对扩展内容应具备良好的稳定性，保障系统能持续平稳运行。</w:t>
      </w:r>
    </w:p>
    <w:p w14:paraId="6B5C6BD2">
      <w:r>
        <w:rPr>
          <w:rFonts w:hint="eastAsia"/>
        </w:rPr>
        <w:t>3、可移植性及开放性原则</w:t>
      </w:r>
    </w:p>
    <w:p w14:paraId="53A15791">
      <w:pPr>
        <w:ind w:firstLine="560" w:firstLineChars="200"/>
      </w:pPr>
      <w:r>
        <w:rPr>
          <w:rFonts w:hint="eastAsia"/>
        </w:rPr>
        <w:t>系统设计的各种接口在遵循规范性原则的基础上，保证其开放性，可以集成不同设备厂商、系统或平台供应商、软件供应商的产品；保证系统的设备管理、系统扩容和业务维护不依赖于单一设备厂商、系统或软件供应商的产品，同时兼顾系统的兼容性，保障业务系统及数据迁移的可移植性。</w:t>
      </w:r>
    </w:p>
    <w:p w14:paraId="6FA92E50">
      <w:r>
        <w:rPr>
          <w:rFonts w:hint="eastAsia"/>
        </w:rPr>
        <w:t>4、定期审视、合理优化原则</w:t>
      </w:r>
    </w:p>
    <w:p w14:paraId="4862AEB2">
      <w:pPr>
        <w:ind w:firstLine="560" w:firstLineChars="200"/>
      </w:pPr>
      <w:r>
        <w:rPr>
          <w:rFonts w:hint="eastAsia"/>
        </w:rPr>
        <w:t>定期抽查审核资源使用情况，根据资源使用情况提出整改意见并通报云使用方调整资源使用量，遵循此原则进行管理，可以发挥云服务按需调整，物尽其用的优势，避免资金浪费。</w:t>
      </w:r>
    </w:p>
    <w:p w14:paraId="0CD4B16B">
      <w:r>
        <w:rPr>
          <w:rFonts w:hint="eastAsia"/>
        </w:rPr>
        <w:t>5、安全性原则</w:t>
      </w:r>
    </w:p>
    <w:p w14:paraId="56A705AD">
      <w:pPr>
        <w:ind w:firstLine="560" w:firstLineChars="200"/>
      </w:pPr>
      <w:r>
        <w:rPr>
          <w:rFonts w:hint="eastAsia"/>
        </w:rPr>
        <w:t>作为各项应用的承载体，应严格按照国家及行业安全标准规范设计建设，遵照各级保密法律法规，采取切实有效的措施，确保系统安全稳定运行。仅限于用户专有业务部署使用，禁止未经用户许可将资源提供给其他用户使用，禁止与其他未经用户许可的平台连通，禁止授权未经用户许可的人员操作。整个互联网出口设计中应具有良好的安全性规划，确保网络在发生外部安全威胁如病毒、网络攻击时具有优异的自动防范和处理威胁的能力，保证业务系统的正常运行。</w:t>
      </w:r>
    </w:p>
    <w:p w14:paraId="60919357">
      <w:r>
        <w:rPr>
          <w:rFonts w:hint="eastAsia"/>
        </w:rPr>
        <w:t>6、先进性原则</w:t>
      </w:r>
    </w:p>
    <w:p w14:paraId="4BCE541C">
      <w:pPr>
        <w:ind w:firstLine="560" w:firstLineChars="200"/>
      </w:pPr>
      <w:r>
        <w:rPr>
          <w:rFonts w:hint="eastAsia"/>
        </w:rPr>
        <w:t>系统设计从架构、具体产品选型和解决方案组合方面应采用先进、成熟可靠的技术搭建，优先选择具有自主知识产权且具有成功案例的软硬件产品，为后续长期、安全、稳定地运行提供基础。</w:t>
      </w:r>
    </w:p>
    <w:p w14:paraId="457D9867">
      <w:r>
        <w:rPr>
          <w:rFonts w:hint="eastAsia"/>
        </w:rPr>
        <w:t>7、稳定性原则</w:t>
      </w:r>
    </w:p>
    <w:p w14:paraId="7E4C8646">
      <w:pPr>
        <w:ind w:firstLine="560" w:firstLineChars="200"/>
      </w:pPr>
      <w:r>
        <w:rPr>
          <w:rFonts w:hint="eastAsia"/>
        </w:rPr>
        <w:t>网络结构设计需具备可靠性，能够保持长时间的稳定运行。在突发故障的情况下，必须能够提供快速业务恢复机制。</w:t>
      </w:r>
    </w:p>
    <w:p w14:paraId="58C829FB">
      <w:pPr>
        <w:ind w:firstLine="560" w:firstLineChars="200"/>
      </w:pPr>
      <w:r>
        <w:rPr>
          <w:rFonts w:hint="eastAsia"/>
        </w:rPr>
        <w:t>系统设计要切实保证实用性，能够解决项目的实际需求，这是系统成败的关键所在。系统在保证实用性的基础上与可靠性相融合，保证系统具有较高的可靠性和完善的错误处理机制和自动失效转移，保证系统能够提供7*24小时不间断访问服务。</w:t>
      </w:r>
    </w:p>
    <w:p w14:paraId="11FF7A72">
      <w:r>
        <w:rPr>
          <w:rFonts w:hint="eastAsia"/>
        </w:rPr>
        <w:t>8、合理性原则</w:t>
      </w:r>
    </w:p>
    <w:p w14:paraId="11092F59">
      <w:pPr>
        <w:ind w:firstLine="560" w:firstLineChars="200"/>
      </w:pPr>
      <w:r>
        <w:rPr>
          <w:rFonts w:hint="eastAsia"/>
        </w:rPr>
        <w:t>整个系统设计应本着经济性和实用性的原则，不仅能够满足当前业务的需求，且在系统容量和功能方面能够随着信息化的不断发展而进行相应扩展。</w:t>
      </w:r>
    </w:p>
    <w:p w14:paraId="286A2B32">
      <w:r>
        <w:rPr>
          <w:rFonts w:hint="eastAsia"/>
        </w:rPr>
        <w:t>9、易管理和易维护性原则</w:t>
      </w:r>
    </w:p>
    <w:p w14:paraId="0C07EA0B">
      <w:pPr>
        <w:ind w:firstLine="560" w:firstLineChars="200"/>
      </w:pPr>
      <w:r>
        <w:rPr>
          <w:rFonts w:hint="eastAsia"/>
        </w:rPr>
        <w:t>整个系统应具有良好的管理和维护特性，能够使维护人员掌握整个网络系统的运行情况包括流量、用户行为、设备状态、安全风险等，在故障或者风险发生前采取有效的防范和规避措施。</w:t>
      </w:r>
    </w:p>
    <w:p w14:paraId="26AA6969">
      <w:pPr>
        <w:pStyle w:val="3"/>
        <w:numPr>
          <w:ilvl w:val="1"/>
          <w:numId w:val="0"/>
        </w:numPr>
        <w:ind w:left="576" w:hanging="576"/>
      </w:pPr>
      <w:bookmarkStart w:id="114" w:name="_Toc9903"/>
      <w:bookmarkStart w:id="115" w:name="_Toc2957"/>
      <w:bookmarkStart w:id="116" w:name="_Toc8015"/>
      <w:bookmarkStart w:id="117" w:name="_Toc9521"/>
      <w:bookmarkStart w:id="118" w:name="_Toc229492044"/>
      <w:r>
        <w:rPr>
          <w:rFonts w:hint="eastAsia"/>
        </w:rPr>
        <w:t>5.2建设目标​</w:t>
      </w:r>
      <w:bookmarkEnd w:id="114"/>
      <w:bookmarkEnd w:id="115"/>
      <w:bookmarkEnd w:id="116"/>
      <w:bookmarkEnd w:id="117"/>
      <w:bookmarkEnd w:id="118"/>
    </w:p>
    <w:p w14:paraId="729AAA92">
      <w:pPr>
        <w:ind w:firstLine="560" w:firstLineChars="200"/>
      </w:pPr>
      <w:bookmarkStart w:id="119" w:name="OLE_LINK10"/>
      <w:r>
        <w:rPr>
          <w:rFonts w:hint="eastAsia"/>
        </w:rPr>
        <w:t>“AI光谷”智能体平台建设项目依托东湖高新区雄厚的科技创新资源和产业基础，构建以本地部署算力环境与大模型Tokens算力服务为算力支撑、以产业数据集为数据能力中心、以政务操作系统OS（含IAM多级权限管控、技能仓库、多智能体编排、业务规则与流程库、知识工程）为AI能力核心、以大模型应用防火墙（AIFW）、智能体安全管理平台、智能体身份与权限管理平台及机密计算大模型服务为安全能力中心的四位一体技术底座。在此基础上，打造AI能力平台（提供低代码/无代码开发、多智能体协同、全生命周期管理）与多场景政务/产业智能体集群（包括公文写作智能体、智能咨询智能体、产业洞察智能体及智能分析工具、</w:t>
      </w:r>
      <w:bookmarkStart w:id="120" w:name="OLE_LINK15"/>
      <w:r>
        <w:rPr>
          <w:rFonts w:hint="eastAsia"/>
        </w:rPr>
        <w:t>AI创作智能体、内容编辑智能体、</w:t>
      </w:r>
      <w:r>
        <w:t>智能编码智能体</w:t>
      </w:r>
      <w:bookmarkEnd w:id="120"/>
      <w:r>
        <w:rPr>
          <w:rFonts w:hint="eastAsia"/>
        </w:rPr>
        <w:t>等），重点推进AI+政务服务与AI+产业经济两大领域的深度应用。通过构建全栈式人工智能公共服务平台，推动高质量数据要素合规流通与低代码AI工具的普及，为行业垂类模型研发与规模化应用提供强大支撑，加速人工智能与政务办公、企业服务、产业研判的深度融合，全面提升治理效能、服务品质与产业竞争力，助力东湖高新区打造全国领先的人工智能创新高地。</w:t>
      </w:r>
    </w:p>
    <w:p w14:paraId="328EA38B">
      <w:pPr>
        <w:ind w:firstLine="560" w:firstLineChars="200"/>
      </w:pPr>
      <w:r>
        <w:rPr>
          <w:rFonts w:hint="eastAsia"/>
        </w:rPr>
        <w:t>（一）构建智能技术底座，夯实创新发展基础</w:t>
      </w:r>
    </w:p>
    <w:p w14:paraId="2524D2C1">
      <w:pPr>
        <w:ind w:firstLine="560" w:firstLineChars="200"/>
      </w:pPr>
      <w:r>
        <w:rPr>
          <w:rFonts w:hint="eastAsia"/>
        </w:rPr>
        <w:t>聚焦算力、数据、模型、安全四大核心要素，打造集约化、一体化技术支撑体系。依托本地部署算力环境及大模型Tokens算力调用服务，实现弹性、高效的多元算力供给，满足不同场景的推理与微调需求；建设产业数据集（企业多维数据库、产业链专题库、政策文件库），建立标准化数据治理与开放共享机制，推动政务数据与产业数据的合规流通与深度挖掘；以政务操作系统OS为统一底座，提供IAM多级权限管控、政务/产业技能仓库（SkillsHub）、多智能体编排、业务规则与流程库及知识工程等核心能力，形成模型即服务的AI能力中心；构建全方位安全能力中心，集成大模型应用防火墙（AIFW）、智能体安全管理平台、智能体身份与权限管理平台及机密计算大模型服务等模块，实现数据安全、模型安全、应用安全与身份权限的全生命周期保障。通过技术底座的集约化建设，为各领域智能化应用提供稳定、高效、安全的基础支撑，大幅降低AI技术应用门槛。</w:t>
      </w:r>
    </w:p>
    <w:p w14:paraId="10B605FD">
      <w:pPr>
        <w:ind w:firstLine="560" w:firstLineChars="200"/>
      </w:pPr>
      <w:r>
        <w:rPr>
          <w:rFonts w:hint="eastAsia"/>
        </w:rPr>
        <w:t>（二）打造应用赋能平台，激发产业创新活力</w:t>
      </w:r>
    </w:p>
    <w:p w14:paraId="32108684">
      <w:pPr>
        <w:ind w:firstLine="560" w:firstLineChars="200"/>
      </w:pPr>
      <w:r>
        <w:rPr>
          <w:rFonts w:hint="eastAsia"/>
        </w:rPr>
        <w:t>以Agent智能体开发与编排平台为核心，构建“低代码/无代码+多智能体协同”的应用创新生态。平台提供可视化开发界面、预置智能体模板、插件管理、工作流编排及多渠道发布能力，支持政务部门与企业快速构建、调试与上线专属智能体；基于政务操作系统OS的技能仓库与多智能体编排框架，实现跨场景智能体的统一调度与能力复用；高质量数据集为智能体提供精准的知识供给，机密计算及安全平台保障敏感数据在开发与运行时的可信安全。通过平台化赋能，推动AI技术从“实验室”走向“政务一线”与“产业前线”，培育一批具有核心竞争力的AI应用与服务，形成“技术研发—应用孵化—产业升级”的良性循环。</w:t>
      </w:r>
    </w:p>
    <w:p w14:paraId="3F0533FE">
      <w:pPr>
        <w:ind w:firstLine="560" w:firstLineChars="200"/>
      </w:pPr>
      <w:r>
        <w:rPr>
          <w:rFonts w:hint="eastAsia"/>
        </w:rPr>
        <w:t>（三）深化多领域智能应用，全面提升区域发展效能</w:t>
      </w:r>
    </w:p>
    <w:p w14:paraId="45A88066">
      <w:pPr>
        <w:ind w:firstLine="560" w:firstLineChars="200"/>
      </w:pPr>
      <w:r>
        <w:t>聚焦政务服务与产业经济两大核心领域，通过多场景智能体推动业务流程智能化升级与治理模式创新。在政务服务领域，部署公文写作智能体（实现规范生成、智能校对与风格仿写）、智能咨询智能体（支持多模态交互、精准解答、权威溯源及人工无缝转接）；在产业经济领域，建设产业洞察智能体（涵盖产业洞察、招商研判、企业服务与政策响应）、</w:t>
      </w:r>
      <w:r>
        <w:rPr>
          <w:rFonts w:hint="eastAsia"/>
        </w:rPr>
        <w:t>数据智能分析工具</w:t>
      </w:r>
      <w:r>
        <w:t>（集成多源数据关键指标，以可视化仪表盘辅助决策），同时新增</w:t>
      </w:r>
      <w:r>
        <w:rPr>
          <w:rFonts w:hint="eastAsia"/>
        </w:rPr>
        <w:t>AI创作智能体</w:t>
      </w:r>
      <w:r>
        <w:t>（实现剧本创意生成、角色设定、情节构建、对白撰写等功能，支持多风格模板与用户自定义参数，快速生成高质量短剧脚本，降低内容创作门槛，提升文化宣传与新媒体生产效率）</w:t>
      </w:r>
      <w:r>
        <w:rPr>
          <w:rFonts w:hint="eastAsia"/>
        </w:rPr>
        <w:t>；内容编辑智能体</w:t>
      </w:r>
      <w:r>
        <w:t>（提供文本润色、段落重组、语法校对、风格统一、多媒体素材匹配等功能，辅助创作者完善内容，提升作品质量与生产效率）以及智能编码智能体（实现代码自动生成、代码补全、Bug检测与修复、代码注释生成、多语言转换等功能，提升软件开发效率与代码质量，赋能区域数字产业创新发展），为区域产业研判、精准招商、运行监测及数字内容生产提供可解释、可落地的智能支撑。通过深化AI+政务、AI+产业经济的融合应用，强化精准服务能力与科学决策水平，实现政务高效化与产业发展高端化的协同推进</w:t>
      </w:r>
      <w:r>
        <w:rPr>
          <w:rFonts w:hint="eastAsia"/>
        </w:rPr>
        <w:t>。</w:t>
      </w:r>
    </w:p>
    <w:p w14:paraId="6C529CD2">
      <w:pPr>
        <w:ind w:firstLine="560" w:firstLineChars="200"/>
      </w:pPr>
      <w:r>
        <w:rPr>
          <w:rFonts w:hint="eastAsia"/>
        </w:rPr>
        <w:t>（四）构建协同发展生态，引领区域智能升级</w:t>
      </w:r>
    </w:p>
    <w:bookmarkEnd w:id="119"/>
    <w:p w14:paraId="38572757">
      <w:pPr>
        <w:ind w:firstLine="560" w:firstLineChars="200"/>
      </w:pPr>
      <w:r>
        <w:rPr>
          <w:rFonts w:hint="eastAsia"/>
        </w:rPr>
        <w:t>通过“统一底座+统一安全+统一编排+多场景智能体”的建设范式，形成“技术底座—赋能平台—应用场景”三位一体的人工智能发展格局。平台将作为连接政府、企业、科研机构的核心枢纽，推动数据共享、模型交易、智能体协作与安全合规治理，培育开放、包容、共赢的产业生态。最终实现两大战略价值：一方面，以智能化手段提升政府治理能力与公共服务水平，增强企业与群众的获得感；另一方面，加速AI技术产业化应用，催生新业态、新模式，为东湖高新区经济高质量发展注入“智能动力”，打造全国人工智能与实体经济融合发展的示范标杆，为全国政务智能化提供可复制、可推广的“光谷样板。</w:t>
      </w:r>
    </w:p>
    <w:p w14:paraId="028D029C">
      <w:pPr>
        <w:pStyle w:val="3"/>
        <w:numPr>
          <w:ilvl w:val="1"/>
          <w:numId w:val="0"/>
        </w:numPr>
        <w:ind w:left="576" w:hanging="576"/>
      </w:pPr>
      <w:bookmarkStart w:id="121" w:name="_Toc2459"/>
      <w:bookmarkStart w:id="122" w:name="_Toc14354"/>
      <w:bookmarkStart w:id="123" w:name="_Toc229492045"/>
      <w:bookmarkStart w:id="124" w:name="_Toc25531"/>
      <w:bookmarkStart w:id="125" w:name="_Toc5127"/>
      <w:r>
        <w:rPr>
          <w:rFonts w:hint="eastAsia"/>
        </w:rPr>
        <w:t>5.3总体设计​</w:t>
      </w:r>
      <w:bookmarkEnd w:id="121"/>
      <w:bookmarkEnd w:id="122"/>
      <w:bookmarkEnd w:id="123"/>
      <w:bookmarkEnd w:id="124"/>
      <w:bookmarkEnd w:id="125"/>
    </w:p>
    <w:p w14:paraId="76A9D184">
      <w:pPr>
        <w:pStyle w:val="4"/>
        <w:numPr>
          <w:ilvl w:val="255"/>
          <w:numId w:val="0"/>
        </w:numPr>
      </w:pPr>
      <w:r>
        <w:rPr>
          <w:rFonts w:hint="eastAsia"/>
        </w:rPr>
        <w:t>5.3.1系统架构设计</w:t>
      </w:r>
    </w:p>
    <w:p w14:paraId="6BD7B3A8">
      <w:pPr>
        <w:ind w:firstLine="560" w:firstLineChars="200"/>
      </w:pPr>
      <w:r>
        <w:drawing>
          <wp:anchor distT="0" distB="0" distL="114300" distR="114300" simplePos="0" relativeHeight="251659264" behindDoc="1" locked="0" layoutInCell="1" allowOverlap="1">
            <wp:simplePos x="0" y="0"/>
            <wp:positionH relativeFrom="column">
              <wp:posOffset>-144145</wp:posOffset>
            </wp:positionH>
            <wp:positionV relativeFrom="paragraph">
              <wp:posOffset>1482090</wp:posOffset>
            </wp:positionV>
            <wp:extent cx="5274310" cy="3783330"/>
            <wp:effectExtent l="0" t="0" r="2540" b="7620"/>
            <wp:wrapTight wrapText="bothSides">
              <wp:wrapPolygon>
                <wp:start x="0" y="0"/>
                <wp:lineTo x="0" y="21535"/>
                <wp:lineTo x="21532" y="21535"/>
                <wp:lineTo x="21532" y="0"/>
                <wp:lineTo x="0" y="0"/>
              </wp:wrapPolygon>
            </wp:wrapTight>
            <wp:docPr id="39704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4946" name="图片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274310" cy="3783330"/>
                    </a:xfrm>
                    <a:prstGeom prst="rect">
                      <a:avLst/>
                    </a:prstGeom>
                  </pic:spPr>
                </pic:pic>
              </a:graphicData>
            </a:graphic>
          </wp:anchor>
        </w:drawing>
      </w:r>
      <w:r>
        <w:t>本项目采用“统一底座+统一安全+统一编排+多场景智能体”的总体架构，自下而上分为</w:t>
      </w:r>
      <w:r>
        <w:rPr>
          <w:rFonts w:hint="eastAsia"/>
          <w:b/>
          <w:bCs/>
        </w:rPr>
        <w:t>算力</w:t>
      </w:r>
      <w:r>
        <w:rPr>
          <w:b/>
          <w:bCs/>
        </w:rPr>
        <w:t>基础设施层、AI</w:t>
      </w:r>
      <w:r>
        <w:rPr>
          <w:rFonts w:hint="eastAsia"/>
          <w:b/>
          <w:bCs/>
        </w:rPr>
        <w:t>基础设施层</w:t>
      </w:r>
      <w:r>
        <w:t>、</w:t>
      </w:r>
      <w:r>
        <w:rPr>
          <w:b/>
          <w:bCs/>
        </w:rPr>
        <w:t>政务操作系统OS层</w:t>
      </w:r>
      <w:r>
        <w:t>、</w:t>
      </w:r>
      <w:r>
        <w:rPr>
          <w:b/>
          <w:bCs/>
        </w:rPr>
        <w:t>智能体应用层</w:t>
      </w:r>
      <w:r>
        <w:rPr>
          <w:rFonts w:hint="eastAsia"/>
          <w:b/>
          <w:bCs/>
        </w:rPr>
        <w:t>和用户入口层</w:t>
      </w:r>
      <w:r>
        <w:t>，并由</w:t>
      </w:r>
      <w:r>
        <w:rPr>
          <w:b/>
          <w:bCs/>
        </w:rPr>
        <w:t>安全能力中心</w:t>
      </w:r>
      <w:r>
        <w:t>提供贯穿全链路的防护。系统架构如下图所示</w:t>
      </w:r>
      <w:r>
        <w:rPr>
          <w:rFonts w:hint="eastAsia"/>
        </w:rPr>
        <w:t>。</w:t>
      </w:r>
    </w:p>
    <w:p w14:paraId="4D142ACB">
      <w:pPr>
        <w:ind w:firstLine="560" w:firstLineChars="200"/>
      </w:pPr>
    </w:p>
    <w:p w14:paraId="19BA83D7">
      <w:pPr>
        <w:ind w:firstLine="561" w:firstLineChars="200"/>
        <w:rPr>
          <w:b/>
          <w:bCs/>
        </w:rPr>
      </w:pPr>
      <w:r>
        <w:rPr>
          <w:rFonts w:hint="eastAsia"/>
          <w:b/>
          <w:bCs/>
        </w:rPr>
        <w:t>（一）基础设施层</w:t>
      </w:r>
    </w:p>
    <w:p w14:paraId="23609DA2">
      <w:pPr>
        <w:ind w:firstLine="560" w:firstLineChars="200"/>
      </w:pPr>
      <w:r>
        <w:rPr>
          <w:rFonts w:hint="eastAsia"/>
        </w:rPr>
        <w:t>依托“本地政务云”提供的计算资源（虚拟机/物理机/GPU主机）、存储资源（对象存储、块存储）、网络资源（互联网/政务外网/视频专网/公安信息网）及基础软件（操作系统、数据库、中间件），同时接入大模型Tokens算力服务（对话、语音、联网搜索等公有云模型），为上层提供弹性、安全的算力与模型调用能力。</w:t>
      </w:r>
    </w:p>
    <w:p w14:paraId="4C8C111D">
      <w:pPr>
        <w:ind w:firstLine="561" w:firstLineChars="200"/>
        <w:rPr>
          <w:b/>
          <w:bCs/>
        </w:rPr>
      </w:pPr>
      <w:r>
        <w:rPr>
          <w:rFonts w:hint="eastAsia"/>
          <w:b/>
          <w:bCs/>
        </w:rPr>
        <w:t>（二）AI能力平台层</w:t>
      </w:r>
    </w:p>
    <w:p w14:paraId="34796764">
      <w:pPr>
        <w:ind w:firstLine="560" w:firstLineChars="200"/>
        <w:rPr>
          <w:ins w:id="204" w:author="cc" w:date="2026-05-23T12:58:26Z"/>
          <w:rFonts w:hint="eastAsia"/>
        </w:rPr>
      </w:pPr>
      <w:ins w:id="205" w:author="cc" w:date="2026-05-23T12:58:41Z">
        <w:r>
          <w:rPr>
            <w:rFonts w:hint="default"/>
            <w:lang w:val="en-US"/>
          </w:rPr>
          <w:t>AI</w:t>
        </w:r>
      </w:ins>
      <w:ins w:id="206" w:author="cc" w:date="2026-05-23T12:58:49Z">
        <w:r>
          <w:rPr>
            <w:rFonts w:hint="eastAsia"/>
            <w:lang w:val="en-US" w:eastAsia="zh-CN"/>
          </w:rPr>
          <w:t>能力平台</w:t>
        </w:r>
      </w:ins>
      <w:ins w:id="207" w:author="cc" w:date="2026-05-23T12:58:55Z">
        <w:r>
          <w:rPr>
            <w:rFonts w:hint="eastAsia"/>
            <w:lang w:val="en-US" w:eastAsia="zh-CN"/>
          </w:rPr>
          <w:t>定位</w:t>
        </w:r>
      </w:ins>
      <w:ins w:id="208" w:author="cc" w:date="2026-05-23T12:58:56Z">
        <w:r>
          <w:rPr>
            <w:rFonts w:hint="eastAsia"/>
            <w:lang w:val="en-US" w:eastAsia="zh-CN"/>
          </w:rPr>
          <w:t>为</w:t>
        </w:r>
      </w:ins>
      <w:ins w:id="209" w:author="cc" w:date="2026-05-23T12:59:02Z">
        <w:r>
          <w:rPr>
            <w:rFonts w:hint="eastAsia"/>
            <w:lang w:val="en-US" w:eastAsia="zh-CN"/>
          </w:rPr>
          <w:t>稳态业务的</w:t>
        </w:r>
      </w:ins>
      <w:ins w:id="210" w:author="cc" w:date="2026-05-23T12:59:10Z">
        <w:r>
          <w:rPr>
            <w:rFonts w:hint="eastAsia"/>
            <w:lang w:val="en-US" w:eastAsia="zh-CN"/>
          </w:rPr>
          <w:t>“</w:t>
        </w:r>
      </w:ins>
      <w:ins w:id="211" w:author="cc" w:date="2026-05-23T12:59:02Z">
        <w:r>
          <w:rPr>
            <w:rFonts w:hint="eastAsia"/>
            <w:lang w:val="en-US" w:eastAsia="zh-CN"/>
          </w:rPr>
          <w:t>流水线工厂</w:t>
        </w:r>
      </w:ins>
      <w:ins w:id="212" w:author="cc" w:date="2026-05-23T12:59:13Z">
        <w:r>
          <w:rPr>
            <w:rFonts w:hint="eastAsia"/>
            <w:lang w:val="en-US" w:eastAsia="zh-CN"/>
          </w:rPr>
          <w:t>”。</w:t>
        </w:r>
      </w:ins>
      <w:ins w:id="213" w:author="cc" w:date="2026-05-23T12:59:15Z">
        <w:r>
          <w:rPr>
            <w:rFonts w:hint="eastAsia"/>
            <w:lang w:val="en-US" w:eastAsia="zh-CN"/>
          </w:rPr>
          <w:t>通过</w:t>
        </w:r>
      </w:ins>
      <w:r>
        <w:rPr>
          <w:rFonts w:hint="eastAsia"/>
        </w:rPr>
        <w:t>部署Agent智能体开发与编排平台，提供低代码/无代码的智能体开发、调试、发布与全生命周期管理能力，内置多智能体协同与编排框架，支持政务部门和企业快速构建专属智能体。</w:t>
      </w:r>
    </w:p>
    <w:p w14:paraId="57EA5E12">
      <w:pPr>
        <w:ind w:firstLine="560" w:firstLineChars="200"/>
        <w:rPr>
          <w:ins w:id="214" w:author="cc" w:date="2026-05-23T12:58:30Z"/>
          <w:rFonts w:hint="eastAsia"/>
        </w:rPr>
      </w:pPr>
      <w:ins w:id="215" w:author="cc" w:date="2026-05-23T12:58:30Z">
        <w:r>
          <w:rPr>
            <w:rFonts w:hint="eastAsia"/>
          </w:rPr>
          <w:t>AI能力平台定位为稳态智能体应用的开发与运行底座</w:t>
        </w:r>
      </w:ins>
      <w:ins w:id="216" w:author="cc" w:date="2026-05-23T12:59:28Z">
        <w:r>
          <w:rPr>
            <w:rFonts w:hint="eastAsia"/>
            <w:lang w:eastAsia="zh-CN"/>
          </w:rPr>
          <w:t>，</w:t>
        </w:r>
      </w:ins>
      <w:ins w:id="217" w:author="cc" w:date="2026-05-23T12:58:30Z">
        <w:r>
          <w:rPr>
            <w:rFonts w:hint="eastAsia"/>
          </w:rPr>
          <w:t>面向流程清晰、规则固定、需要规模化复用的政务场景</w:t>
        </w:r>
      </w:ins>
      <w:ins w:id="218" w:author="cc" w:date="2026-05-23T12:59:41Z">
        <w:r>
          <w:rPr>
            <w:rFonts w:hint="eastAsia"/>
            <w:lang w:eastAsia="zh-CN"/>
          </w:rPr>
          <w:t>，</w:t>
        </w:r>
      </w:ins>
      <w:ins w:id="219" w:author="cc" w:date="2026-05-23T12:58:30Z">
        <w:r>
          <w:rPr>
            <w:rFonts w:hint="eastAsia"/>
          </w:rPr>
          <w:t>通过可视化的流程编排把政务</w:t>
        </w:r>
      </w:ins>
      <w:ins w:id="220" w:author="cc" w:date="2026-05-23T12:59:48Z">
        <w:r>
          <w:rPr>
            <w:rFonts w:hint="eastAsia"/>
            <w:lang w:eastAsia="zh-CN"/>
          </w:rPr>
          <w:t>、</w:t>
        </w:r>
      </w:ins>
      <w:ins w:id="221" w:author="cc" w:date="2026-05-23T12:59:49Z">
        <w:r>
          <w:rPr>
            <w:rFonts w:hint="eastAsia"/>
            <w:lang w:val="en-US" w:eastAsia="zh-CN"/>
          </w:rPr>
          <w:t>产业</w:t>
        </w:r>
      </w:ins>
      <w:ins w:id="222" w:author="cc" w:date="2026-05-23T12:58:30Z">
        <w:r>
          <w:rPr>
            <w:rFonts w:hint="eastAsia"/>
          </w:rPr>
          <w:t>领域中已经成熟的固定流程进行结构化设计</w:t>
        </w:r>
      </w:ins>
      <w:ins w:id="223" w:author="cc" w:date="2026-05-23T12:59:41Z">
        <w:r>
          <w:rPr>
            <w:rFonts w:hint="eastAsia"/>
            <w:lang w:eastAsia="zh-CN"/>
          </w:rPr>
          <w:t>，</w:t>
        </w:r>
      </w:ins>
      <w:ins w:id="224" w:author="cc" w:date="2026-05-23T12:58:30Z">
        <w:r>
          <w:rPr>
            <w:rFonts w:hint="eastAsia"/>
          </w:rPr>
          <w:t>让大模型、知识库、业务接口、判断分支、人工审批等节点按既定路径协同运转</w:t>
        </w:r>
      </w:ins>
      <w:ins w:id="225" w:author="cc" w:date="2026-05-23T12:59:41Z">
        <w:r>
          <w:rPr>
            <w:rFonts w:hint="eastAsia"/>
            <w:lang w:eastAsia="zh-CN"/>
          </w:rPr>
          <w:t>，</w:t>
        </w:r>
      </w:ins>
      <w:ins w:id="226" w:author="cc" w:date="2026-05-23T12:58:30Z">
        <w:r>
          <w:rPr>
            <w:rFonts w:hint="eastAsia"/>
          </w:rPr>
          <w:t>从而把以往依靠人工经验串联的政务办理流程</w:t>
        </w:r>
      </w:ins>
      <w:ins w:id="227" w:author="cc" w:date="2026-05-23T12:59:41Z">
        <w:r>
          <w:rPr>
            <w:rFonts w:hint="eastAsia"/>
            <w:lang w:eastAsia="zh-CN"/>
          </w:rPr>
          <w:t>，</w:t>
        </w:r>
      </w:ins>
      <w:ins w:id="228" w:author="cc" w:date="2026-05-23T12:58:30Z">
        <w:r>
          <w:rPr>
            <w:rFonts w:hint="eastAsia"/>
          </w:rPr>
          <w:t>转化为标准化、可重复、可治理的稳态智能体应用</w:t>
        </w:r>
      </w:ins>
      <w:ins w:id="229" w:author="cc" w:date="2026-05-23T12:59:41Z">
        <w:r>
          <w:rPr>
            <w:rFonts w:hint="eastAsia"/>
            <w:lang w:eastAsia="zh-CN"/>
          </w:rPr>
          <w:t>，</w:t>
        </w:r>
      </w:ins>
      <w:ins w:id="230" w:author="cc" w:date="2026-05-23T12:58:30Z">
        <w:r>
          <w:rPr>
            <w:rFonts w:hint="eastAsia"/>
          </w:rPr>
          <w:t>快速、稳定地输出结果。</w:t>
        </w:r>
      </w:ins>
    </w:p>
    <w:p w14:paraId="7FA3767F">
      <w:pPr>
        <w:ind w:firstLine="560" w:firstLineChars="200"/>
        <w:rPr>
          <w:rFonts w:hint="eastAsia"/>
        </w:rPr>
      </w:pPr>
      <w:ins w:id="231" w:author="cc" w:date="2026-05-23T12:58:30Z">
        <w:r>
          <w:rPr>
            <w:rFonts w:hint="eastAsia"/>
          </w:rPr>
          <w:t>对于事项明确、规则可枚举、办理频次高的政务业务</w:t>
        </w:r>
      </w:ins>
      <w:ins w:id="232" w:author="cc" w:date="2026-05-23T12:59:41Z">
        <w:r>
          <w:rPr>
            <w:rFonts w:hint="eastAsia"/>
            <w:lang w:eastAsia="zh-CN"/>
          </w:rPr>
          <w:t>，</w:t>
        </w:r>
      </w:ins>
      <w:ins w:id="233" w:author="cc" w:date="2026-05-23T12:58:30Z">
        <w:r>
          <w:rPr>
            <w:rFonts w:hint="eastAsia"/>
          </w:rPr>
          <w:t>平台让其一次设计、长期复用</w:t>
        </w:r>
      </w:ins>
      <w:ins w:id="234" w:author="cc" w:date="2026-05-23T12:59:41Z">
        <w:r>
          <w:rPr>
            <w:rFonts w:hint="eastAsia"/>
            <w:lang w:eastAsia="zh-CN"/>
          </w:rPr>
          <w:t>，</w:t>
        </w:r>
      </w:ins>
      <w:ins w:id="235" w:author="cc" w:date="2026-05-23T12:58:30Z">
        <w:r>
          <w:rPr>
            <w:rFonts w:hint="eastAsia"/>
          </w:rPr>
          <w:t>确保每一次办理都符合既定规范</w:t>
        </w:r>
      </w:ins>
      <w:ins w:id="236" w:author="cc" w:date="2026-05-23T13:00:18Z">
        <w:r>
          <w:rPr>
            <w:rFonts w:hint="eastAsia"/>
            <w:lang w:eastAsia="zh-CN"/>
          </w:rPr>
          <w:t>；</w:t>
        </w:r>
      </w:ins>
      <w:ins w:id="237" w:author="cc" w:date="2026-05-23T12:58:30Z">
        <w:r>
          <w:rPr>
            <w:rFonts w:hint="eastAsia"/>
          </w:rPr>
          <w:t>同时通过版本管理、灰度发布、监控审计等机制</w:t>
        </w:r>
      </w:ins>
      <w:ins w:id="238" w:author="cc" w:date="2026-05-23T12:59:41Z">
        <w:r>
          <w:rPr>
            <w:rFonts w:hint="eastAsia"/>
            <w:lang w:eastAsia="zh-CN"/>
          </w:rPr>
          <w:t>，</w:t>
        </w:r>
      </w:ins>
      <w:ins w:id="239" w:author="cc" w:date="2026-05-23T12:58:30Z">
        <w:r>
          <w:rPr>
            <w:rFonts w:hint="eastAsia"/>
          </w:rPr>
          <w:t>保障智能体上线后的稳定运行与可追溯</w:t>
        </w:r>
      </w:ins>
      <w:ins w:id="240" w:author="cc" w:date="2026-05-23T12:59:41Z">
        <w:r>
          <w:rPr>
            <w:rFonts w:hint="eastAsia"/>
            <w:lang w:eastAsia="zh-CN"/>
          </w:rPr>
          <w:t>，</w:t>
        </w:r>
      </w:ins>
      <w:ins w:id="241" w:author="cc" w:date="2026-05-23T12:58:30Z">
        <w:r>
          <w:rPr>
            <w:rFonts w:hint="eastAsia"/>
          </w:rPr>
          <w:t>满足政务系统对合规性的硬性要求。典型应用包括政策智能问答、公文</w:t>
        </w:r>
      </w:ins>
      <w:ins w:id="242" w:author="cc" w:date="2026-05-23T13:00:39Z">
        <w:r>
          <w:rPr>
            <w:rFonts w:hint="eastAsia"/>
            <w:lang w:val="en-US" w:eastAsia="zh-CN"/>
          </w:rPr>
          <w:t>写作</w:t>
        </w:r>
      </w:ins>
      <w:ins w:id="243" w:author="cc" w:date="2026-05-23T12:58:30Z">
        <w:r>
          <w:rPr>
            <w:rFonts w:hint="eastAsia"/>
          </w:rPr>
          <w:t>等事项明确、流程固化的稳态场景。</w:t>
        </w:r>
      </w:ins>
    </w:p>
    <w:p w14:paraId="308049B6">
      <w:pPr>
        <w:numPr>
          <w:ilvl w:val="0"/>
          <w:numId w:val="2"/>
          <w:ins w:id="245" w:author="cc" w:date="2026-05-23T13:01:05Z"/>
        </w:numPr>
        <w:ind w:firstLine="562" w:firstLineChars="200"/>
        <w:rPr>
          <w:ins w:id="246" w:author="cc" w:date="2026-05-23T13:01:05Z"/>
          <w:rFonts w:hint="eastAsia"/>
          <w:b/>
          <w:bCs/>
        </w:rPr>
        <w:pPrChange w:id="244" w:author="cc" w:date="2026-05-23T13:01:05Z">
          <w:pPr>
            <w:ind w:firstLine="562" w:firstLineChars="200"/>
          </w:pPr>
        </w:pPrChange>
      </w:pPr>
      <w:del w:id="247" w:author="cc" w:date="2026-05-23T13:01:05Z">
        <w:r>
          <w:rPr>
            <w:rFonts w:hint="eastAsia"/>
            <w:b/>
            <w:bCs/>
          </w:rPr>
          <w:delText>（三）</w:delText>
        </w:r>
      </w:del>
      <w:r>
        <w:rPr>
          <w:b/>
          <w:bCs/>
        </w:rPr>
        <w:t>政务操作系统OS</w:t>
      </w:r>
      <w:r>
        <w:rPr>
          <w:rFonts w:hint="eastAsia"/>
          <w:b/>
          <w:bCs/>
        </w:rPr>
        <w:t>层</w:t>
      </w:r>
    </w:p>
    <w:p w14:paraId="16C02FD9">
      <w:pPr>
        <w:ind w:firstLine="560" w:firstLineChars="200"/>
        <w:rPr>
          <w:ins w:id="249" w:author="cc" w:date="2026-05-23T13:04:12Z"/>
          <w:rFonts w:hint="eastAsia" w:eastAsia="宋体"/>
          <w:b w:val="0"/>
          <w:bCs w:val="0"/>
        </w:rPr>
        <w:pPrChange w:id="248" w:author="cc" w:date="2026-05-23T13:01:17Z">
          <w:pPr>
            <w:ind w:firstLine="562" w:firstLineChars="200"/>
          </w:pPr>
        </w:pPrChange>
      </w:pPr>
      <w:ins w:id="250" w:author="cc" w:date="2026-05-23T13:01:09Z">
        <w:r>
          <w:rPr>
            <w:rFonts w:hint="eastAsia"/>
            <w:b w:val="0"/>
            <w:bCs w:val="0"/>
            <w:rPrChange w:id="251" w:author="cc" w:date="2026-05-23T13:01:17Z">
              <w:rPr>
                <w:rFonts w:hint="eastAsia"/>
                <w:b/>
                <w:bCs/>
              </w:rPr>
            </w:rPrChange>
          </w:rPr>
          <w:t>政务操作系统OS定位为</w:t>
        </w:r>
      </w:ins>
      <w:ins w:id="252" w:author="cc" w:date="2026-05-23T13:03:12Z">
        <w:r>
          <w:rPr>
            <w:rFonts w:hint="eastAsia" w:eastAsia="宋体"/>
            <w:b w:val="0"/>
            <w:bCs w:val="0"/>
          </w:rPr>
          <w:t>敏态业务的</w:t>
        </w:r>
      </w:ins>
      <w:ins w:id="253" w:author="cc" w:date="2026-05-23T13:03:17Z">
        <w:r>
          <w:rPr>
            <w:rFonts w:hint="eastAsia" w:eastAsia="宋体"/>
            <w:b w:val="0"/>
            <w:bCs w:val="0"/>
            <w:lang w:eastAsia="zh-CN"/>
          </w:rPr>
          <w:t>“</w:t>
        </w:r>
      </w:ins>
      <w:ins w:id="254" w:author="cc" w:date="2026-05-23T13:03:12Z">
        <w:r>
          <w:rPr>
            <w:rFonts w:hint="eastAsia" w:eastAsia="宋体"/>
            <w:b w:val="0"/>
            <w:bCs w:val="0"/>
          </w:rPr>
          <w:t>探索式工作台</w:t>
        </w:r>
      </w:ins>
      <w:ins w:id="255" w:author="cc" w:date="2026-05-23T13:03:20Z">
        <w:r>
          <w:rPr>
            <w:rFonts w:hint="eastAsia" w:eastAsia="宋体"/>
            <w:b w:val="0"/>
            <w:bCs w:val="0"/>
            <w:lang w:eastAsia="zh-CN"/>
          </w:rPr>
          <w:t>”</w:t>
        </w:r>
      </w:ins>
      <w:ins w:id="256" w:author="cc" w:date="2026-05-23T13:03:14Z">
        <w:r>
          <w:rPr>
            <w:rFonts w:hint="eastAsia" w:eastAsia="宋体"/>
            <w:b w:val="0"/>
            <w:bCs w:val="0"/>
            <w:lang w:eastAsia="zh-CN"/>
          </w:rPr>
          <w:t>。</w:t>
        </w:r>
      </w:ins>
      <w:ins w:id="257" w:author="cc" w:date="2026-05-23T13:01:09Z">
        <w:r>
          <w:rPr>
            <w:rFonts w:hint="eastAsia"/>
            <w:b w:val="0"/>
            <w:bCs w:val="0"/>
            <w:rPrChange w:id="258" w:author="cc" w:date="2026-05-23T13:01:17Z">
              <w:rPr>
                <w:rFonts w:hint="eastAsia"/>
                <w:b/>
                <w:bCs/>
              </w:rPr>
            </w:rPrChange>
          </w:rPr>
          <w:t>面向有业务想法但过程不清晰的敏态场景。不要求用户预先把流程画清楚</w:t>
        </w:r>
      </w:ins>
      <w:ins w:id="259" w:author="cc" w:date="2026-05-23T13:01:37Z">
        <w:r>
          <w:rPr>
            <w:rFonts w:hint="eastAsia" w:eastAsia="宋体"/>
            <w:b w:val="0"/>
            <w:bCs w:val="0"/>
            <w:lang w:eastAsia="zh-CN"/>
          </w:rPr>
          <w:t>，</w:t>
        </w:r>
      </w:ins>
      <w:ins w:id="260" w:author="cc" w:date="2026-05-23T13:01:09Z">
        <w:r>
          <w:rPr>
            <w:rFonts w:hint="eastAsia"/>
            <w:b w:val="0"/>
            <w:bCs w:val="0"/>
            <w:rPrChange w:id="261" w:author="cc" w:date="2026-05-23T13:01:17Z">
              <w:rPr>
                <w:rFonts w:hint="eastAsia"/>
                <w:b/>
                <w:bCs/>
              </w:rPr>
            </w:rPrChange>
          </w:rPr>
          <w:t>而是允许用户带着任务目标直接开始</w:t>
        </w:r>
      </w:ins>
      <w:ins w:id="262" w:author="cc" w:date="2026-05-23T13:01:43Z">
        <w:r>
          <w:rPr>
            <w:rFonts w:hint="eastAsia" w:eastAsia="宋体"/>
            <w:b w:val="0"/>
            <w:bCs w:val="0"/>
            <w:lang w:eastAsia="zh-CN"/>
          </w:rPr>
          <w:t>，</w:t>
        </w:r>
      </w:ins>
      <w:ins w:id="263" w:author="cc" w:date="2026-05-23T13:01:09Z">
        <w:r>
          <w:rPr>
            <w:rFonts w:hint="eastAsia"/>
            <w:b w:val="0"/>
            <w:bCs w:val="0"/>
            <w:rPrChange w:id="264" w:author="cc" w:date="2026-05-23T13:01:17Z">
              <w:rPr>
                <w:rFonts w:hint="eastAsia"/>
                <w:b/>
                <w:bCs/>
              </w:rPr>
            </w:rPrChange>
          </w:rPr>
          <w:t>通过对话方式逐步推进</w:t>
        </w:r>
      </w:ins>
      <w:ins w:id="265" w:author="cc" w:date="2026-05-23T13:01:46Z">
        <w:r>
          <w:rPr>
            <w:rFonts w:hint="eastAsia" w:eastAsia="宋体"/>
            <w:b w:val="0"/>
            <w:bCs w:val="0"/>
            <w:lang w:eastAsia="zh-CN"/>
          </w:rPr>
          <w:t>，</w:t>
        </w:r>
      </w:ins>
      <w:ins w:id="266" w:author="cc" w:date="2026-05-23T13:01:09Z">
        <w:r>
          <w:rPr>
            <w:rFonts w:hint="eastAsia"/>
            <w:b w:val="0"/>
            <w:bCs w:val="0"/>
            <w:rPrChange w:id="267" w:author="cc" w:date="2026-05-23T13:01:17Z">
              <w:rPr>
                <w:rFonts w:hint="eastAsia"/>
                <w:b/>
                <w:bCs/>
              </w:rPr>
            </w:rPrChange>
          </w:rPr>
          <w:t>过程中调用所需的数据、工具与模型完成任务</w:t>
        </w:r>
      </w:ins>
      <w:ins w:id="268" w:author="cc" w:date="2026-05-23T13:01:49Z">
        <w:r>
          <w:rPr>
            <w:rFonts w:hint="eastAsia" w:eastAsia="宋体"/>
            <w:b w:val="0"/>
            <w:bCs w:val="0"/>
            <w:lang w:eastAsia="zh-CN"/>
          </w:rPr>
          <w:t>；</w:t>
        </w:r>
      </w:ins>
      <w:ins w:id="269" w:author="cc" w:date="2026-05-23T13:01:09Z">
        <w:r>
          <w:rPr>
            <w:rFonts w:hint="eastAsia"/>
            <w:b w:val="0"/>
            <w:bCs w:val="0"/>
            <w:rPrChange w:id="270" w:author="cc" w:date="2026-05-23T13:01:17Z">
              <w:rPr>
                <w:rFonts w:hint="eastAsia"/>
                <w:b/>
                <w:bCs/>
              </w:rPr>
            </w:rPrChange>
          </w:rPr>
          <w:t>一旦任务跑通</w:t>
        </w:r>
      </w:ins>
      <w:ins w:id="271" w:author="cc" w:date="2026-05-23T13:01:53Z">
        <w:r>
          <w:rPr>
            <w:rFonts w:hint="eastAsia" w:eastAsia="宋体"/>
            <w:b w:val="0"/>
            <w:bCs w:val="0"/>
            <w:lang w:eastAsia="zh-CN"/>
          </w:rPr>
          <w:t>，</w:t>
        </w:r>
      </w:ins>
      <w:ins w:id="272" w:author="cc" w:date="2026-05-23T13:01:09Z">
        <w:r>
          <w:rPr>
            <w:rFonts w:hint="eastAsia"/>
            <w:b w:val="0"/>
            <w:bCs w:val="0"/>
            <w:rPrChange w:id="273" w:author="cc" w:date="2026-05-23T13:01:17Z">
              <w:rPr>
                <w:rFonts w:hint="eastAsia"/>
                <w:b/>
                <w:bCs/>
              </w:rPr>
            </w:rPrChange>
          </w:rPr>
          <w:t>系统</w:t>
        </w:r>
      </w:ins>
      <w:ins w:id="274" w:author="cc" w:date="2026-05-23T13:02:03Z">
        <w:r>
          <w:rPr>
            <w:rFonts w:hint="eastAsia" w:eastAsia="宋体"/>
            <w:b w:val="0"/>
            <w:bCs w:val="0"/>
            <w:lang w:val="en-US" w:eastAsia="zh-CN"/>
          </w:rPr>
          <w:t>真</w:t>
        </w:r>
      </w:ins>
      <w:ins w:id="275" w:author="cc" w:date="2026-05-23T13:02:05Z">
        <w:r>
          <w:rPr>
            <w:rFonts w:hint="eastAsia" w:eastAsia="宋体"/>
            <w:b w:val="0"/>
            <w:bCs w:val="0"/>
            <w:lang w:val="en-US" w:eastAsia="zh-CN"/>
          </w:rPr>
          <w:t>支持</w:t>
        </w:r>
      </w:ins>
      <w:ins w:id="276" w:author="cc" w:date="2026-05-23T13:02:08Z">
        <w:r>
          <w:rPr>
            <w:rFonts w:hint="eastAsia" w:eastAsia="宋体"/>
            <w:b w:val="0"/>
            <w:bCs w:val="0"/>
            <w:lang w:val="en-US" w:eastAsia="zh-CN"/>
          </w:rPr>
          <w:t>把</w:t>
        </w:r>
      </w:ins>
      <w:ins w:id="277" w:author="cc" w:date="2026-05-23T13:01:09Z">
        <w:r>
          <w:rPr>
            <w:rFonts w:hint="eastAsia"/>
            <w:b w:val="0"/>
            <w:bCs w:val="0"/>
            <w:rPrChange w:id="278" w:author="cc" w:date="2026-05-23T13:01:17Z">
              <w:rPr>
                <w:rFonts w:hint="eastAsia"/>
                <w:b/>
                <w:bCs/>
              </w:rPr>
            </w:rPrChange>
          </w:rPr>
          <w:t>提示词、调用路径与处理逻辑沉淀为</w:t>
        </w:r>
      </w:ins>
      <w:ins w:id="279" w:author="cc" w:date="2026-05-23T13:02:40Z">
        <w:r>
          <w:rPr>
            <w:rFonts w:hint="eastAsia" w:eastAsia="宋体"/>
            <w:b w:val="0"/>
            <w:bCs w:val="0"/>
            <w:lang w:val="en-US" w:eastAsia="zh-CN"/>
          </w:rPr>
          <w:t>可</w:t>
        </w:r>
      </w:ins>
      <w:ins w:id="280" w:author="cc" w:date="2026-05-23T13:02:42Z">
        <w:r>
          <w:rPr>
            <w:rFonts w:hint="eastAsia" w:eastAsia="宋体"/>
            <w:b w:val="0"/>
            <w:bCs w:val="0"/>
            <w:lang w:val="en-US" w:eastAsia="zh-CN"/>
          </w:rPr>
          <w:t>重复</w:t>
        </w:r>
      </w:ins>
      <w:ins w:id="281" w:author="cc" w:date="2026-05-23T13:02:43Z">
        <w:r>
          <w:rPr>
            <w:rFonts w:hint="eastAsia" w:eastAsia="宋体"/>
            <w:b w:val="0"/>
            <w:bCs w:val="0"/>
            <w:lang w:val="en-US" w:eastAsia="zh-CN"/>
          </w:rPr>
          <w:t>使用</w:t>
        </w:r>
      </w:ins>
      <w:ins w:id="282" w:author="cc" w:date="2026-05-23T13:02:44Z">
        <w:r>
          <w:rPr>
            <w:rFonts w:hint="eastAsia" w:eastAsia="宋体"/>
            <w:b w:val="0"/>
            <w:bCs w:val="0"/>
            <w:lang w:val="en-US" w:eastAsia="zh-CN"/>
          </w:rPr>
          <w:t>的</w:t>
        </w:r>
      </w:ins>
      <w:ins w:id="283" w:author="cc" w:date="2026-05-23T13:01:09Z">
        <w:r>
          <w:rPr>
            <w:rFonts w:hint="eastAsia"/>
            <w:b w:val="0"/>
            <w:bCs w:val="0"/>
            <w:rPrChange w:id="284" w:author="cc" w:date="2026-05-23T13:01:17Z">
              <w:rPr>
                <w:rFonts w:hint="eastAsia"/>
                <w:b/>
                <w:bCs/>
              </w:rPr>
            </w:rPrChange>
          </w:rPr>
          <w:t>Skills经验包</w:t>
        </w:r>
      </w:ins>
      <w:ins w:id="285" w:author="cc" w:date="2026-05-23T13:02:52Z">
        <w:r>
          <w:rPr>
            <w:rFonts w:hint="eastAsia" w:eastAsia="宋体"/>
            <w:b w:val="0"/>
            <w:bCs w:val="0"/>
            <w:lang w:eastAsia="zh-CN"/>
          </w:rPr>
          <w:t>，</w:t>
        </w:r>
      </w:ins>
      <w:ins w:id="286" w:author="cc" w:date="2026-05-23T13:01:09Z">
        <w:r>
          <w:rPr>
            <w:rFonts w:hint="eastAsia"/>
            <w:b w:val="0"/>
            <w:bCs w:val="0"/>
            <w:rPrChange w:id="287" w:author="cc" w:date="2026-05-23T13:01:17Z">
              <w:rPr>
                <w:rFonts w:hint="eastAsia"/>
                <w:b/>
                <w:bCs/>
              </w:rPr>
            </w:rPrChange>
          </w:rPr>
          <w:t>对智能体的需求经验进行总结与固化</w:t>
        </w:r>
      </w:ins>
      <w:ins w:id="288" w:author="cc" w:date="2026-05-23T13:02:55Z">
        <w:r>
          <w:rPr>
            <w:rFonts w:hint="eastAsia" w:eastAsia="宋体"/>
            <w:b w:val="0"/>
            <w:bCs w:val="0"/>
            <w:lang w:eastAsia="zh-CN"/>
          </w:rPr>
          <w:t>，</w:t>
        </w:r>
      </w:ins>
      <w:ins w:id="289" w:author="cc" w:date="2026-05-23T13:01:09Z">
        <w:r>
          <w:rPr>
            <w:rFonts w:hint="eastAsia"/>
            <w:b w:val="0"/>
            <w:bCs w:val="0"/>
            <w:rPrChange w:id="290" w:author="cc" w:date="2026-05-23T13:01:17Z">
              <w:rPr>
                <w:rFonts w:hint="eastAsia"/>
                <w:b/>
                <w:bCs/>
              </w:rPr>
            </w:rPrChange>
          </w:rPr>
          <w:t>下次遇到类似任务自动加载复用。</w:t>
        </w:r>
      </w:ins>
    </w:p>
    <w:p w14:paraId="76502122">
      <w:pPr>
        <w:ind w:firstLine="560" w:firstLineChars="200"/>
        <w:rPr>
          <w:ins w:id="292" w:author="cc" w:date="2026-05-23T13:07:33Z"/>
          <w:rFonts w:hint="eastAsia" w:eastAsia="宋体"/>
          <w:b w:val="0"/>
          <w:bCs w:val="0"/>
        </w:rPr>
        <w:pPrChange w:id="291" w:author="cc" w:date="2026-05-23T13:01:17Z">
          <w:pPr>
            <w:ind w:firstLine="562" w:firstLineChars="200"/>
          </w:pPr>
        </w:pPrChange>
      </w:pPr>
      <w:ins w:id="293" w:author="cc" w:date="2026-05-23T13:04:14Z">
        <w:r>
          <w:rPr>
            <w:rFonts w:hint="eastAsia" w:eastAsia="宋体"/>
            <w:b w:val="0"/>
            <w:bCs w:val="0"/>
          </w:rPr>
          <w:t>面对专项任务、跨部门临时协同、领导临时交办等敏态场景</w:t>
        </w:r>
      </w:ins>
      <w:ins w:id="294" w:author="cc" w:date="2026-05-23T13:04:41Z">
        <w:r>
          <w:rPr>
            <w:rFonts w:hint="eastAsia" w:eastAsia="宋体"/>
            <w:b w:val="0"/>
            <w:bCs w:val="0"/>
            <w:lang w:eastAsia="zh-CN"/>
          </w:rPr>
          <w:t>，</w:t>
        </w:r>
      </w:ins>
      <w:ins w:id="295" w:author="cc" w:date="2026-05-23T13:04:14Z">
        <w:r>
          <w:rPr>
            <w:rFonts w:hint="eastAsia" w:eastAsia="宋体"/>
            <w:b w:val="0"/>
            <w:bCs w:val="0"/>
          </w:rPr>
          <w:t>业务人员无需走传统应用开发的长周期流程</w:t>
        </w:r>
      </w:ins>
      <w:ins w:id="296" w:author="cc" w:date="2026-05-23T13:04:44Z">
        <w:r>
          <w:rPr>
            <w:rFonts w:hint="eastAsia" w:eastAsia="宋体"/>
            <w:b w:val="0"/>
            <w:bCs w:val="0"/>
            <w:lang w:eastAsia="zh-CN"/>
          </w:rPr>
          <w:t>，</w:t>
        </w:r>
      </w:ins>
      <w:ins w:id="297" w:author="cc" w:date="2026-05-23T13:04:14Z">
        <w:r>
          <w:rPr>
            <w:rFonts w:hint="eastAsia" w:eastAsia="宋体"/>
            <w:b w:val="0"/>
            <w:bCs w:val="0"/>
          </w:rPr>
          <w:t>在对话中就能完成任务</w:t>
        </w:r>
      </w:ins>
      <w:ins w:id="298" w:author="cc" w:date="2026-05-23T13:04:47Z">
        <w:r>
          <w:rPr>
            <w:rFonts w:hint="eastAsia" w:eastAsia="宋体"/>
            <w:b w:val="0"/>
            <w:bCs w:val="0"/>
            <w:lang w:eastAsia="zh-CN"/>
          </w:rPr>
          <w:t>；</w:t>
        </w:r>
      </w:ins>
      <w:ins w:id="299" w:author="cc" w:date="2026-05-23T13:04:14Z">
        <w:r>
          <w:rPr>
            <w:rFonts w:hint="eastAsia" w:eastAsia="宋体"/>
            <w:b w:val="0"/>
            <w:bCs w:val="0"/>
          </w:rPr>
          <w:t>同时</w:t>
        </w:r>
      </w:ins>
      <w:ins w:id="300" w:author="cc" w:date="2026-05-23T13:04:51Z">
        <w:r>
          <w:rPr>
            <w:rFonts w:hint="eastAsia" w:eastAsia="宋体"/>
            <w:b w:val="0"/>
            <w:bCs w:val="0"/>
            <w:lang w:eastAsia="zh-CN"/>
          </w:rPr>
          <w:t>，</w:t>
        </w:r>
      </w:ins>
      <w:ins w:id="301" w:author="cc" w:date="2026-05-23T13:04:14Z">
        <w:r>
          <w:rPr>
            <w:rFonts w:hint="eastAsia" w:eastAsia="宋体"/>
            <w:b w:val="0"/>
            <w:bCs w:val="0"/>
          </w:rPr>
          <w:t>每一次成功的探索都不是一次性消耗</w:t>
        </w:r>
      </w:ins>
      <w:ins w:id="302" w:author="cc" w:date="2026-05-23T13:04:54Z">
        <w:r>
          <w:rPr>
            <w:rFonts w:hint="eastAsia" w:eastAsia="宋体"/>
            <w:b w:val="0"/>
            <w:bCs w:val="0"/>
            <w:lang w:eastAsia="zh-CN"/>
          </w:rPr>
          <w:t>，</w:t>
        </w:r>
      </w:ins>
      <w:ins w:id="303" w:author="cc" w:date="2026-05-23T13:04:14Z">
        <w:r>
          <w:rPr>
            <w:rFonts w:hint="eastAsia" w:eastAsia="宋体"/>
            <w:b w:val="0"/>
            <w:bCs w:val="0"/>
          </w:rPr>
          <w:t>而是通过Skills转化为长期可复用的能力资产</w:t>
        </w:r>
      </w:ins>
      <w:ins w:id="304" w:author="cc" w:date="2026-05-23T13:04:57Z">
        <w:r>
          <w:rPr>
            <w:rFonts w:hint="eastAsia" w:eastAsia="宋体"/>
            <w:b w:val="0"/>
            <w:bCs w:val="0"/>
            <w:lang w:eastAsia="zh-CN"/>
          </w:rPr>
          <w:t>，</w:t>
        </w:r>
      </w:ins>
      <w:ins w:id="305" w:author="cc" w:date="2026-05-23T13:04:14Z">
        <w:r>
          <w:rPr>
            <w:rFonts w:hint="eastAsia" w:eastAsia="宋体"/>
            <w:b w:val="0"/>
            <w:bCs w:val="0"/>
          </w:rPr>
          <w:t>实现</w:t>
        </w:r>
      </w:ins>
      <w:ins w:id="306" w:author="cc" w:date="2026-05-23T13:04:59Z">
        <w:r>
          <w:rPr>
            <w:rFonts w:hint="eastAsia" w:eastAsia="宋体"/>
            <w:b w:val="0"/>
            <w:bCs w:val="0"/>
            <w:lang w:eastAsia="zh-CN"/>
          </w:rPr>
          <w:t>“</w:t>
        </w:r>
      </w:ins>
      <w:ins w:id="307" w:author="cc" w:date="2026-05-23T13:04:14Z">
        <w:r>
          <w:rPr>
            <w:rFonts w:hint="eastAsia" w:eastAsia="宋体"/>
            <w:b w:val="0"/>
            <w:bCs w:val="0"/>
          </w:rPr>
          <w:t>做一遍、会一类、传一片</w:t>
        </w:r>
      </w:ins>
      <w:ins w:id="308" w:author="cc" w:date="2026-05-23T13:05:03Z">
        <w:r>
          <w:rPr>
            <w:rFonts w:hint="eastAsia" w:eastAsia="宋体"/>
            <w:b w:val="0"/>
            <w:bCs w:val="0"/>
            <w:lang w:eastAsia="zh-CN"/>
          </w:rPr>
          <w:t>”</w:t>
        </w:r>
      </w:ins>
      <w:ins w:id="309" w:author="cc" w:date="2026-05-23T13:04:14Z">
        <w:r>
          <w:rPr>
            <w:rFonts w:hint="eastAsia" w:eastAsia="宋体"/>
            <w:b w:val="0"/>
            <w:bCs w:val="0"/>
          </w:rPr>
          <w:t>。Skills既支持个人沉淀</w:t>
        </w:r>
      </w:ins>
      <w:ins w:id="310" w:author="cc" w:date="2026-05-23T13:05:16Z">
        <w:r>
          <w:rPr>
            <w:rFonts w:hint="eastAsia" w:eastAsia="宋体"/>
            <w:b w:val="0"/>
            <w:bCs w:val="0"/>
            <w:lang w:eastAsia="zh-CN"/>
          </w:rPr>
          <w:t>（</w:t>
        </w:r>
      </w:ins>
      <w:ins w:id="311" w:author="cc" w:date="2026-05-23T13:04:14Z">
        <w:r>
          <w:rPr>
            <w:rFonts w:hint="eastAsia" w:eastAsia="宋体"/>
            <w:b w:val="0"/>
            <w:bCs w:val="0"/>
          </w:rPr>
          <w:t>满足个性化办公习惯)</w:t>
        </w:r>
      </w:ins>
      <w:ins w:id="312" w:author="cc" w:date="2026-05-23T13:05:19Z">
        <w:r>
          <w:rPr>
            <w:rFonts w:hint="eastAsia" w:eastAsia="宋体"/>
            <w:b w:val="0"/>
            <w:bCs w:val="0"/>
            <w:lang w:eastAsia="zh-CN"/>
          </w:rPr>
          <w:t>，</w:t>
        </w:r>
      </w:ins>
      <w:ins w:id="313" w:author="cc" w:date="2026-05-23T13:04:14Z">
        <w:r>
          <w:rPr>
            <w:rFonts w:hint="eastAsia" w:eastAsia="宋体"/>
            <w:b w:val="0"/>
            <w:bCs w:val="0"/>
          </w:rPr>
          <w:t>也支持团队、部门、全区共享(沉淀组织级最佳实践)</w:t>
        </w:r>
      </w:ins>
      <w:ins w:id="314" w:author="cc" w:date="2026-05-23T13:05:22Z">
        <w:r>
          <w:rPr>
            <w:rFonts w:hint="eastAsia" w:eastAsia="宋体"/>
            <w:b w:val="0"/>
            <w:bCs w:val="0"/>
            <w:lang w:eastAsia="zh-CN"/>
          </w:rPr>
          <w:t>，</w:t>
        </w:r>
      </w:ins>
      <w:ins w:id="315" w:author="cc" w:date="2026-05-23T13:04:14Z">
        <w:r>
          <w:rPr>
            <w:rFonts w:hint="eastAsia" w:eastAsia="宋体"/>
            <w:b w:val="0"/>
            <w:bCs w:val="0"/>
          </w:rPr>
          <w:t>逐步形成</w:t>
        </w:r>
      </w:ins>
      <w:ins w:id="316" w:author="cc" w:date="2026-05-23T13:05:27Z">
        <w:r>
          <w:rPr>
            <w:rFonts w:hint="eastAsia" w:eastAsia="宋体"/>
            <w:b w:val="0"/>
            <w:bCs w:val="0"/>
            <w:lang w:eastAsia="zh-CN"/>
          </w:rPr>
          <w:t>“</w:t>
        </w:r>
      </w:ins>
      <w:ins w:id="317" w:author="cc" w:date="2026-05-23T13:04:14Z">
        <w:r>
          <w:rPr>
            <w:rFonts w:hint="eastAsia" w:eastAsia="宋体"/>
            <w:b w:val="0"/>
            <w:bCs w:val="0"/>
          </w:rPr>
          <w:t>区—局—处—个人</w:t>
        </w:r>
      </w:ins>
      <w:ins w:id="318" w:author="cc" w:date="2026-05-23T13:05:31Z">
        <w:r>
          <w:rPr>
            <w:rFonts w:hint="eastAsia" w:eastAsia="宋体"/>
            <w:b w:val="0"/>
            <w:bCs w:val="0"/>
            <w:lang w:eastAsia="zh-CN"/>
          </w:rPr>
          <w:t>”</w:t>
        </w:r>
      </w:ins>
      <w:ins w:id="319" w:author="cc" w:date="2026-05-23T13:04:14Z">
        <w:r>
          <w:rPr>
            <w:rFonts w:hint="eastAsia" w:eastAsia="宋体"/>
            <w:b w:val="0"/>
            <w:bCs w:val="0"/>
          </w:rPr>
          <w:t>四级智能体能力资产体系。</w:t>
        </w:r>
      </w:ins>
    </w:p>
    <w:p w14:paraId="29B5FD67">
      <w:pPr>
        <w:ind w:firstLine="560" w:firstLineChars="200"/>
        <w:rPr>
          <w:ins w:id="321" w:author="cc" w:date="2026-05-23T13:01:09Z"/>
          <w:rFonts w:hint="eastAsia"/>
          <w:b w:val="0"/>
          <w:bCs w:val="0"/>
          <w:rPrChange w:id="322" w:author="cc" w:date="2026-05-23T13:01:17Z">
            <w:rPr>
              <w:ins w:id="323" w:author="cc" w:date="2026-05-23T13:01:09Z"/>
              <w:rFonts w:hint="eastAsia"/>
              <w:b/>
              <w:bCs/>
            </w:rPr>
          </w:rPrChange>
        </w:rPr>
        <w:pPrChange w:id="320" w:author="cc" w:date="2026-05-23T13:01:17Z">
          <w:pPr>
            <w:ind w:firstLine="562" w:firstLineChars="200"/>
          </w:pPr>
        </w:pPrChange>
      </w:pPr>
      <w:ins w:id="324" w:author="cc" w:date="2026-05-23T13:07:36Z">
        <w:r>
          <w:rPr>
            <w:rFonts w:hint="eastAsia" w:eastAsia="宋体"/>
            <w:b w:val="0"/>
            <w:bCs w:val="0"/>
          </w:rPr>
          <w:t>AI能力平台中已沉淀的成熟资产</w:t>
        </w:r>
      </w:ins>
      <w:ins w:id="325" w:author="cc" w:date="2026-05-23T13:07:41Z">
        <w:r>
          <w:rPr>
            <w:rFonts w:hint="eastAsia" w:eastAsia="宋体"/>
            <w:b w:val="0"/>
            <w:bCs w:val="0"/>
            <w:lang w:eastAsia="zh-CN"/>
          </w:rPr>
          <w:t>，</w:t>
        </w:r>
      </w:ins>
      <w:ins w:id="326" w:author="cc" w:date="2026-05-23T13:30:21Z">
        <w:r>
          <w:rPr>
            <w:rFonts w:hint="eastAsia" w:eastAsia="宋体"/>
            <w:b w:val="0"/>
            <w:bCs w:val="0"/>
            <w:lang w:val="en-US" w:eastAsia="zh-CN"/>
          </w:rPr>
          <w:t>稳态</w:t>
        </w:r>
      </w:ins>
      <w:ins w:id="327" w:author="cc" w:date="2026-05-23T13:30:22Z">
        <w:r>
          <w:rPr>
            <w:rFonts w:hint="eastAsia" w:eastAsia="宋体"/>
            <w:b w:val="0"/>
            <w:bCs w:val="0"/>
            <w:lang w:val="en-US" w:eastAsia="zh-CN"/>
          </w:rPr>
          <w:t>的</w:t>
        </w:r>
      </w:ins>
      <w:ins w:id="328" w:author="cc" w:date="2026-05-23T13:07:36Z">
        <w:r>
          <w:rPr>
            <w:rFonts w:hint="eastAsia" w:eastAsia="宋体"/>
            <w:b w:val="0"/>
            <w:bCs w:val="0"/>
          </w:rPr>
          <w:t>工作流(如公文校对流、审批流、报表汇总流)可以一键封装为Skills</w:t>
        </w:r>
      </w:ins>
      <w:ins w:id="329" w:author="cc" w:date="2026-05-23T13:08:00Z">
        <w:r>
          <w:rPr>
            <w:rFonts w:hint="eastAsia" w:eastAsia="宋体"/>
            <w:b w:val="0"/>
            <w:bCs w:val="0"/>
            <w:lang w:eastAsia="zh-CN"/>
          </w:rPr>
          <w:t>，</w:t>
        </w:r>
      </w:ins>
      <w:ins w:id="330" w:author="cc" w:date="2026-05-23T13:07:36Z">
        <w:r>
          <w:rPr>
            <w:rFonts w:hint="eastAsia" w:eastAsia="宋体"/>
            <w:b w:val="0"/>
            <w:bCs w:val="0"/>
          </w:rPr>
          <w:t>注入政务操作系统OS中运行。</w:t>
        </w:r>
      </w:ins>
    </w:p>
    <w:p w14:paraId="5ECCB2D8">
      <w:pPr>
        <w:ind w:firstLine="560" w:firstLineChars="200"/>
        <w:rPr>
          <w:del w:id="332" w:author="cc" w:date="2026-05-23T13:03:53Z"/>
          <w:rFonts w:hint="eastAsia"/>
          <w:b w:val="0"/>
          <w:bCs w:val="0"/>
          <w:rPrChange w:id="333" w:author="cc" w:date="2026-05-23T13:01:17Z">
            <w:rPr>
              <w:del w:id="334" w:author="cc" w:date="2026-05-23T13:03:53Z"/>
              <w:rFonts w:hint="eastAsia"/>
              <w:b/>
              <w:bCs/>
            </w:rPr>
          </w:rPrChange>
        </w:rPr>
        <w:pPrChange w:id="331" w:author="cc" w:date="2026-05-23T13:01:17Z">
          <w:pPr>
            <w:ind w:firstLine="562" w:firstLineChars="200"/>
          </w:pPr>
        </w:pPrChange>
      </w:pPr>
    </w:p>
    <w:p w14:paraId="4498918D">
      <w:pPr>
        <w:ind w:firstLine="560" w:firstLineChars="200"/>
      </w:pPr>
      <w:r>
        <w:rPr>
          <w:rFonts w:hint="eastAsia"/>
        </w:rPr>
        <w:t>政务操作系统是平台的核心中枢，提供五大统一能力：</w:t>
      </w:r>
    </w:p>
    <w:p w14:paraId="2C149E2C">
      <w:pPr>
        <w:ind w:firstLine="560" w:firstLineChars="200"/>
      </w:pPr>
      <w:r>
        <w:rPr>
          <w:rFonts w:hint="eastAsia"/>
        </w:rPr>
        <w:t>IAM多级权限管控：实现用户、智能体、插件、工具的统一身份认证与细粒度权限控制。</w:t>
      </w:r>
    </w:p>
    <w:p w14:paraId="2E04D08F">
      <w:pPr>
        <w:ind w:firstLine="560" w:firstLineChars="200"/>
      </w:pPr>
      <w:r>
        <w:rPr>
          <w:rFonts w:hint="eastAsia"/>
        </w:rPr>
        <w:t>技能仓库（SkillsHub）：将公文处理、会议管理、诉求受理等高频政务能力封装为可复用的技能插件。</w:t>
      </w:r>
    </w:p>
    <w:p w14:paraId="09C1B7DF">
      <w:pPr>
        <w:ind w:firstLine="560" w:firstLineChars="200"/>
      </w:pPr>
      <w:r>
        <w:rPr>
          <w:rFonts w:hint="eastAsia"/>
        </w:rPr>
        <w:t>多智能体编排：支持跨智能体的任务调度、上下文路由与协同执行。</w:t>
      </w:r>
    </w:p>
    <w:p w14:paraId="67B7A925">
      <w:pPr>
        <w:ind w:firstLine="560" w:firstLineChars="200"/>
      </w:pPr>
      <w:r>
        <w:rPr>
          <w:rFonts w:hint="eastAsia"/>
        </w:rPr>
        <w:t>业务规则与流程库：存储政务审批、办事指南等业务规则，支撑智能体按规执行。</w:t>
      </w:r>
    </w:p>
    <w:p w14:paraId="0BE0E70E">
      <w:pPr>
        <w:ind w:firstLine="560" w:firstLineChars="200"/>
      </w:pPr>
      <w:r>
        <w:rPr>
          <w:rFonts w:hint="eastAsia"/>
        </w:rPr>
        <w:t>知识工程：管理向量化知识库、政策法规库、历史公文库等，为智能体提供精准的知识供给。</w:t>
      </w:r>
    </w:p>
    <w:p w14:paraId="4E0CCC2B">
      <w:pPr>
        <w:numPr>
          <w:ilvl w:val="0"/>
          <w:numId w:val="2"/>
          <w:ins w:id="336" w:author="cc" w:date="2026-05-23T13:32:55Z"/>
        </w:numPr>
        <w:ind w:firstLine="561" w:firstLineChars="200"/>
        <w:rPr>
          <w:ins w:id="337" w:author="cc" w:date="2026-05-23T13:32:39Z"/>
          <w:rFonts w:hint="eastAsia"/>
          <w:b/>
          <w:bCs/>
        </w:rPr>
        <w:pPrChange w:id="335" w:author="cc" w:date="2026-05-23T13:32:55Z">
          <w:pPr>
            <w:ind w:firstLine="562" w:firstLineChars="200"/>
          </w:pPr>
        </w:pPrChange>
      </w:pPr>
      <w:del w:id="338" w:author="cc" w:date="2026-05-23T13:31:21Z">
        <w:r>
          <w:rPr>
            <w:rFonts w:hint="eastAsia"/>
            <w:b/>
            <w:bCs/>
          </w:rPr>
          <w:delText>（四）</w:delText>
        </w:r>
      </w:del>
      <w:r>
        <w:rPr>
          <w:rFonts w:hint="eastAsia"/>
          <w:b/>
          <w:bCs/>
        </w:rPr>
        <w:t>智能体应用层</w:t>
      </w:r>
    </w:p>
    <w:p w14:paraId="78C403F3">
      <w:pPr>
        <w:ind w:firstLine="560" w:firstLineChars="200"/>
        <w:rPr>
          <w:ins w:id="340" w:author="cc" w:date="2026-05-23T13:32:39Z"/>
          <w:rFonts w:hint="eastAsia"/>
          <w:b w:val="0"/>
          <w:bCs w:val="0"/>
          <w:rPrChange w:id="341" w:author="cc" w:date="2026-05-23T13:32:49Z">
            <w:rPr>
              <w:ins w:id="342" w:author="cc" w:date="2026-05-23T13:32:39Z"/>
              <w:rFonts w:hint="eastAsia"/>
              <w:b/>
              <w:bCs/>
            </w:rPr>
          </w:rPrChange>
        </w:rPr>
        <w:pPrChange w:id="339" w:author="cc" w:date="2026-05-23T13:33:53Z">
          <w:pPr>
            <w:ind w:firstLine="562" w:firstLineChars="200"/>
          </w:pPr>
        </w:pPrChange>
      </w:pPr>
      <w:ins w:id="343" w:author="cc" w:date="2026-05-23T13:32:39Z">
        <w:r>
          <w:rPr>
            <w:rFonts w:hint="eastAsia"/>
            <w:b w:val="0"/>
            <w:bCs w:val="0"/>
            <w:rPrChange w:id="344" w:author="cc" w:date="2026-05-23T13:32:49Z">
              <w:rPr>
                <w:rFonts w:hint="eastAsia"/>
                <w:b/>
                <w:bCs/>
              </w:rPr>
            </w:rPrChange>
          </w:rPr>
          <w:t>智能体应用层位于整体架构的上层</w:t>
        </w:r>
      </w:ins>
      <w:ins w:id="345" w:author="cc" w:date="2026-05-23T13:33:07Z">
        <w:r>
          <w:rPr>
            <w:rFonts w:hint="eastAsia" w:eastAsia="宋体"/>
            <w:b w:val="0"/>
            <w:bCs w:val="0"/>
            <w:lang w:eastAsia="zh-CN"/>
          </w:rPr>
          <w:t>，</w:t>
        </w:r>
      </w:ins>
      <w:ins w:id="346" w:author="cc" w:date="2026-05-23T13:32:39Z">
        <w:r>
          <w:rPr>
            <w:rFonts w:hint="eastAsia"/>
            <w:b w:val="0"/>
            <w:bCs w:val="0"/>
            <w:rPrChange w:id="347" w:author="cc" w:date="2026-05-23T13:32:49Z">
              <w:rPr>
                <w:rFonts w:hint="eastAsia"/>
                <w:b/>
                <w:bCs/>
              </w:rPr>
            </w:rPrChange>
          </w:rPr>
          <w:t>直接面向一线办公人员、业务部门与对外服务场景</w:t>
        </w:r>
      </w:ins>
      <w:ins w:id="348" w:author="cc" w:date="2026-05-23T13:33:07Z">
        <w:r>
          <w:rPr>
            <w:rFonts w:hint="eastAsia" w:eastAsia="宋体"/>
            <w:b w:val="0"/>
            <w:bCs w:val="0"/>
            <w:lang w:eastAsia="zh-CN"/>
          </w:rPr>
          <w:t>，</w:t>
        </w:r>
      </w:ins>
      <w:ins w:id="349" w:author="cc" w:date="2026-05-23T13:32:39Z">
        <w:r>
          <w:rPr>
            <w:rFonts w:hint="eastAsia"/>
            <w:b w:val="0"/>
            <w:bCs w:val="0"/>
            <w:rPrChange w:id="350" w:author="cc" w:date="2026-05-23T13:32:49Z">
              <w:rPr>
                <w:rFonts w:hint="eastAsia"/>
                <w:b/>
                <w:bCs/>
              </w:rPr>
            </w:rPrChange>
          </w:rPr>
          <w:t>是</w:t>
        </w:r>
      </w:ins>
      <w:ins w:id="351" w:author="cc" w:date="2026-05-23T13:33:22Z">
        <w:r>
          <w:rPr>
            <w:rFonts w:hint="eastAsia" w:eastAsia="宋体"/>
            <w:b w:val="0"/>
            <w:bCs w:val="0"/>
            <w:lang w:val="en-US" w:eastAsia="zh-CN"/>
          </w:rPr>
          <w:t>业务</w:t>
        </w:r>
      </w:ins>
      <w:ins w:id="352" w:author="cc" w:date="2026-05-23T13:32:39Z">
        <w:r>
          <w:rPr>
            <w:rFonts w:hint="eastAsia"/>
            <w:b w:val="0"/>
            <w:bCs w:val="0"/>
            <w:rPrChange w:id="353" w:author="cc" w:date="2026-05-23T13:32:49Z">
              <w:rPr>
                <w:rFonts w:hint="eastAsia"/>
                <w:b/>
                <w:bCs/>
              </w:rPr>
            </w:rPrChange>
          </w:rPr>
          <w:t>智能化建设成果的集中呈现层与价值出口。该层依托下方政务OS层提供的运行底座、AI能力平台提供的开发与编排能力</w:t>
        </w:r>
      </w:ins>
      <w:ins w:id="354" w:author="cc" w:date="2026-05-23T13:33:07Z">
        <w:r>
          <w:rPr>
            <w:rFonts w:hint="eastAsia" w:eastAsia="宋体"/>
            <w:b w:val="0"/>
            <w:bCs w:val="0"/>
            <w:lang w:eastAsia="zh-CN"/>
          </w:rPr>
          <w:t>，</w:t>
        </w:r>
      </w:ins>
      <w:ins w:id="355" w:author="cc" w:date="2026-05-23T13:32:39Z">
        <w:r>
          <w:rPr>
            <w:rFonts w:hint="eastAsia"/>
            <w:b w:val="0"/>
            <w:bCs w:val="0"/>
            <w:rPrChange w:id="356" w:author="cc" w:date="2026-05-23T13:32:49Z">
              <w:rPr>
                <w:rFonts w:hint="eastAsia"/>
                <w:b/>
                <w:bCs/>
              </w:rPr>
            </w:rPrChange>
          </w:rPr>
          <w:t>以及算力基础设施层提供的算力与模型供给</w:t>
        </w:r>
      </w:ins>
      <w:ins w:id="357" w:author="cc" w:date="2026-05-23T13:33:07Z">
        <w:r>
          <w:rPr>
            <w:rFonts w:hint="eastAsia" w:eastAsia="宋体"/>
            <w:b w:val="0"/>
            <w:bCs w:val="0"/>
            <w:lang w:eastAsia="zh-CN"/>
          </w:rPr>
          <w:t>，</w:t>
        </w:r>
      </w:ins>
      <w:ins w:id="358" w:author="cc" w:date="2026-05-23T13:32:39Z">
        <w:r>
          <w:rPr>
            <w:rFonts w:hint="eastAsia"/>
            <w:b w:val="0"/>
            <w:bCs w:val="0"/>
            <w:rPrChange w:id="359" w:author="cc" w:date="2026-05-23T13:32:49Z">
              <w:rPr>
                <w:rFonts w:hint="eastAsia"/>
                <w:b/>
                <w:bCs/>
              </w:rPr>
            </w:rPrChange>
          </w:rPr>
          <w:t>把底层的通用能力转化为面向具体业务场景的</w:t>
        </w:r>
      </w:ins>
      <w:ins w:id="360" w:author="cc" w:date="2026-05-23T13:33:47Z">
        <w:r>
          <w:rPr>
            <w:rFonts w:hint="eastAsia" w:eastAsia="宋体"/>
            <w:b w:val="0"/>
            <w:bCs w:val="0"/>
            <w:lang w:eastAsia="zh-CN"/>
          </w:rPr>
          <w:t>“</w:t>
        </w:r>
      </w:ins>
      <w:ins w:id="361" w:author="cc" w:date="2026-05-23T13:32:39Z">
        <w:r>
          <w:rPr>
            <w:rFonts w:hint="eastAsia"/>
            <w:b w:val="0"/>
            <w:bCs w:val="0"/>
            <w:rPrChange w:id="362" w:author="cc" w:date="2026-05-23T13:32:49Z">
              <w:rPr>
                <w:rFonts w:hint="eastAsia"/>
                <w:b/>
                <w:bCs/>
              </w:rPr>
            </w:rPrChange>
          </w:rPr>
          <w:t>开箱即用</w:t>
        </w:r>
      </w:ins>
      <w:ins w:id="363" w:author="cc" w:date="2026-05-23T13:33:50Z">
        <w:r>
          <w:rPr>
            <w:rFonts w:hint="eastAsia" w:eastAsia="宋体"/>
            <w:b w:val="0"/>
            <w:bCs w:val="0"/>
            <w:lang w:eastAsia="zh-CN"/>
          </w:rPr>
          <w:t>”</w:t>
        </w:r>
      </w:ins>
      <w:ins w:id="364" w:author="cc" w:date="2026-05-23T13:32:39Z">
        <w:r>
          <w:rPr>
            <w:rFonts w:hint="eastAsia"/>
            <w:b w:val="0"/>
            <w:bCs w:val="0"/>
            <w:rPrChange w:id="365" w:author="cc" w:date="2026-05-23T13:32:49Z">
              <w:rPr>
                <w:rFonts w:hint="eastAsia"/>
                <w:b/>
                <w:bCs/>
              </w:rPr>
            </w:rPrChange>
          </w:rPr>
          <w:t>智能体应用</w:t>
        </w:r>
      </w:ins>
      <w:ins w:id="366" w:author="cc" w:date="2026-05-23T13:33:07Z">
        <w:r>
          <w:rPr>
            <w:rFonts w:hint="eastAsia" w:eastAsia="宋体"/>
            <w:b w:val="0"/>
            <w:bCs w:val="0"/>
            <w:lang w:eastAsia="zh-CN"/>
          </w:rPr>
          <w:t>，</w:t>
        </w:r>
      </w:ins>
      <w:ins w:id="367" w:author="cc" w:date="2026-05-23T13:32:39Z">
        <w:r>
          <w:rPr>
            <w:rFonts w:hint="eastAsia"/>
            <w:b w:val="0"/>
            <w:bCs w:val="0"/>
            <w:rPrChange w:id="368" w:author="cc" w:date="2026-05-23T13:32:49Z">
              <w:rPr>
                <w:rFonts w:hint="eastAsia"/>
                <w:b/>
                <w:bCs/>
              </w:rPr>
            </w:rPrChange>
          </w:rPr>
          <w:t>通过用户入口层的网页与小程序触达使用者</w:t>
        </w:r>
      </w:ins>
      <w:ins w:id="369" w:author="cc" w:date="2026-05-23T13:33:07Z">
        <w:r>
          <w:rPr>
            <w:rFonts w:hint="eastAsia" w:eastAsia="宋体"/>
            <w:b w:val="0"/>
            <w:bCs w:val="0"/>
            <w:lang w:eastAsia="zh-CN"/>
          </w:rPr>
          <w:t>，</w:t>
        </w:r>
      </w:ins>
      <w:ins w:id="370" w:author="cc" w:date="2026-05-23T13:32:39Z">
        <w:r>
          <w:rPr>
            <w:rFonts w:hint="eastAsia"/>
            <w:b w:val="0"/>
            <w:bCs w:val="0"/>
            <w:rPrChange w:id="371" w:author="cc" w:date="2026-05-23T13:32:49Z">
              <w:rPr>
                <w:rFonts w:hint="eastAsia"/>
                <w:b/>
                <w:bCs/>
              </w:rPr>
            </w:rPrChange>
          </w:rPr>
          <w:t>让AI能力真正落到办公桌面与业务一线。</w:t>
        </w:r>
      </w:ins>
    </w:p>
    <w:p w14:paraId="448F14F6">
      <w:pPr>
        <w:ind w:firstLine="560" w:firstLineChars="200"/>
        <w:rPr>
          <w:rFonts w:hint="eastAsia"/>
          <w:b w:val="0"/>
          <w:bCs w:val="0"/>
          <w:rPrChange w:id="373" w:author="cc" w:date="2026-05-23T13:32:49Z">
            <w:rPr>
              <w:rFonts w:hint="eastAsia"/>
              <w:b/>
              <w:bCs/>
            </w:rPr>
          </w:rPrChange>
        </w:rPr>
        <w:pPrChange w:id="372" w:author="cc" w:date="2026-05-23T13:34:59Z">
          <w:pPr>
            <w:ind w:firstLine="562" w:firstLineChars="200"/>
          </w:pPr>
        </w:pPrChange>
      </w:pPr>
      <w:ins w:id="374" w:author="cc" w:date="2026-05-23T13:32:39Z">
        <w:r>
          <w:rPr>
            <w:rFonts w:hint="eastAsia"/>
            <w:b w:val="0"/>
            <w:bCs w:val="0"/>
            <w:rPrChange w:id="375" w:author="cc" w:date="2026-05-23T13:32:49Z">
              <w:rPr>
                <w:rFonts w:hint="eastAsia"/>
                <w:b/>
                <w:bCs/>
              </w:rPr>
            </w:rPrChange>
          </w:rPr>
          <w:t>智能体应用层覆盖政务</w:t>
        </w:r>
      </w:ins>
      <w:ins w:id="376" w:author="cc" w:date="2026-05-23T13:33:55Z">
        <w:r>
          <w:rPr>
            <w:rFonts w:hint="eastAsia" w:eastAsia="宋体"/>
            <w:b w:val="0"/>
            <w:bCs w:val="0"/>
            <w:lang w:eastAsia="zh-CN"/>
          </w:rPr>
          <w:t>、</w:t>
        </w:r>
      </w:ins>
      <w:ins w:id="377" w:author="cc" w:date="2026-05-23T13:33:56Z">
        <w:r>
          <w:rPr>
            <w:rFonts w:hint="eastAsia" w:eastAsia="宋体"/>
            <w:b w:val="0"/>
            <w:bCs w:val="0"/>
            <w:lang w:val="en-US" w:eastAsia="zh-CN"/>
          </w:rPr>
          <w:t>产业</w:t>
        </w:r>
      </w:ins>
      <w:ins w:id="378" w:author="cc" w:date="2026-05-23T13:32:39Z">
        <w:r>
          <w:rPr>
            <w:rFonts w:hint="eastAsia"/>
            <w:b w:val="0"/>
            <w:bCs w:val="0"/>
            <w:rPrChange w:id="379" w:author="cc" w:date="2026-05-23T13:32:49Z">
              <w:rPr>
                <w:rFonts w:hint="eastAsia"/>
                <w:b/>
                <w:bCs/>
              </w:rPr>
            </w:rPrChange>
          </w:rPr>
          <w:t>场景需求</w:t>
        </w:r>
      </w:ins>
      <w:ins w:id="380" w:author="cc" w:date="2026-05-23T13:33:07Z">
        <w:r>
          <w:rPr>
            <w:rFonts w:hint="eastAsia" w:eastAsia="宋体"/>
            <w:b w:val="0"/>
            <w:bCs w:val="0"/>
            <w:lang w:eastAsia="zh-CN"/>
          </w:rPr>
          <w:t>，</w:t>
        </w:r>
      </w:ins>
      <w:ins w:id="381" w:author="cc" w:date="2026-05-23T13:32:39Z">
        <w:r>
          <w:rPr>
            <w:rFonts w:hint="eastAsia"/>
            <w:b w:val="0"/>
            <w:bCs w:val="0"/>
            <w:rPrChange w:id="382" w:author="cc" w:date="2026-05-23T13:32:49Z">
              <w:rPr>
                <w:rFonts w:hint="eastAsia"/>
                <w:b/>
                <w:bCs/>
              </w:rPr>
            </w:rPrChange>
          </w:rPr>
          <w:t>包含公文写作智能体、智能咨询智能体、产业洞察智能体、AI创作智能体、内容编辑智能体、智能编码智能体等多个面向不同业务领域的专业智能体</w:t>
        </w:r>
      </w:ins>
      <w:ins w:id="383" w:author="cc" w:date="2026-05-23T13:34:13Z">
        <w:r>
          <w:rPr>
            <w:rFonts w:hint="eastAsia" w:eastAsia="宋体"/>
            <w:b w:val="0"/>
            <w:bCs w:val="0"/>
            <w:lang w:eastAsia="zh-CN"/>
          </w:rPr>
          <w:t>。</w:t>
        </w:r>
      </w:ins>
      <w:ins w:id="384" w:author="cc" w:date="2026-05-23T13:32:39Z">
        <w:r>
          <w:rPr>
            <w:rFonts w:hint="eastAsia"/>
            <w:b w:val="0"/>
            <w:bCs w:val="0"/>
            <w:rPrChange w:id="385" w:author="cc" w:date="2026-05-23T13:32:49Z">
              <w:rPr>
                <w:rFonts w:hint="eastAsia"/>
                <w:b/>
                <w:bCs/>
              </w:rPr>
            </w:rPrChange>
          </w:rPr>
          <w:t>公文写作智能体聚焦公文起草、审核与风格适配</w:t>
        </w:r>
      </w:ins>
      <w:ins w:id="386" w:author="cc" w:date="2026-05-23T13:33:07Z">
        <w:r>
          <w:rPr>
            <w:rFonts w:hint="eastAsia" w:eastAsia="宋体"/>
            <w:b w:val="0"/>
            <w:bCs w:val="0"/>
            <w:lang w:eastAsia="zh-CN"/>
          </w:rPr>
          <w:t>，</w:t>
        </w:r>
      </w:ins>
      <w:ins w:id="387" w:author="cc" w:date="2026-05-23T13:32:39Z">
        <w:r>
          <w:rPr>
            <w:rFonts w:hint="eastAsia"/>
            <w:b w:val="0"/>
            <w:bCs w:val="0"/>
            <w:rPrChange w:id="388" w:author="cc" w:date="2026-05-23T13:32:49Z">
              <w:rPr>
                <w:rFonts w:hint="eastAsia"/>
                <w:b/>
                <w:bCs/>
              </w:rPr>
            </w:rPrChange>
          </w:rPr>
          <w:t>提升政务文稿处理的规范化水平</w:t>
        </w:r>
      </w:ins>
      <w:ins w:id="389" w:author="cc" w:date="2026-05-23T13:34:19Z">
        <w:r>
          <w:rPr>
            <w:rFonts w:hint="eastAsia" w:eastAsia="宋体"/>
            <w:b w:val="0"/>
            <w:bCs w:val="0"/>
            <w:lang w:eastAsia="zh-CN"/>
          </w:rPr>
          <w:t>；</w:t>
        </w:r>
      </w:ins>
      <w:ins w:id="390" w:author="cc" w:date="2026-05-23T13:32:39Z">
        <w:r>
          <w:rPr>
            <w:rFonts w:hint="eastAsia"/>
            <w:b w:val="0"/>
            <w:bCs w:val="0"/>
            <w:rPrChange w:id="391" w:author="cc" w:date="2026-05-23T13:32:49Z">
              <w:rPr>
                <w:rFonts w:hint="eastAsia"/>
                <w:b/>
                <w:bCs/>
              </w:rPr>
            </w:rPrChange>
          </w:rPr>
          <w:t>智能咨询智能体面向政策解读、业务咨询等高频问答场景</w:t>
        </w:r>
      </w:ins>
      <w:ins w:id="392" w:author="cc" w:date="2026-05-23T13:33:07Z">
        <w:r>
          <w:rPr>
            <w:rFonts w:hint="eastAsia" w:eastAsia="宋体"/>
            <w:b w:val="0"/>
            <w:bCs w:val="0"/>
            <w:lang w:eastAsia="zh-CN"/>
          </w:rPr>
          <w:t>，</w:t>
        </w:r>
      </w:ins>
      <w:ins w:id="393" w:author="cc" w:date="2026-05-23T13:32:39Z">
        <w:r>
          <w:rPr>
            <w:rFonts w:hint="eastAsia"/>
            <w:b w:val="0"/>
            <w:bCs w:val="0"/>
            <w:rPrChange w:id="394" w:author="cc" w:date="2026-05-23T13:32:49Z">
              <w:rPr>
                <w:rFonts w:hint="eastAsia"/>
                <w:b/>
                <w:bCs/>
              </w:rPr>
            </w:rPrChange>
          </w:rPr>
          <w:t>提供7×24小时的智能应答</w:t>
        </w:r>
      </w:ins>
      <w:ins w:id="395" w:author="cc" w:date="2026-05-23T13:34:22Z">
        <w:r>
          <w:rPr>
            <w:rFonts w:hint="eastAsia" w:eastAsia="宋体"/>
            <w:b w:val="0"/>
            <w:bCs w:val="0"/>
            <w:lang w:eastAsia="zh-CN"/>
          </w:rPr>
          <w:t>；</w:t>
        </w:r>
      </w:ins>
      <w:ins w:id="396" w:author="cc" w:date="2026-05-23T13:32:39Z">
        <w:r>
          <w:rPr>
            <w:rFonts w:hint="eastAsia"/>
            <w:b w:val="0"/>
            <w:bCs w:val="0"/>
            <w:rPrChange w:id="397" w:author="cc" w:date="2026-05-23T13:32:49Z">
              <w:rPr>
                <w:rFonts w:hint="eastAsia"/>
                <w:b/>
                <w:bCs/>
              </w:rPr>
            </w:rPrChange>
          </w:rPr>
          <w:t>产业洞察智能体聚焦产业数据分析与趋势研判</w:t>
        </w:r>
      </w:ins>
      <w:ins w:id="398" w:author="cc" w:date="2026-05-23T13:33:07Z">
        <w:r>
          <w:rPr>
            <w:rFonts w:hint="eastAsia" w:eastAsia="宋体"/>
            <w:b w:val="0"/>
            <w:bCs w:val="0"/>
            <w:lang w:eastAsia="zh-CN"/>
          </w:rPr>
          <w:t>，</w:t>
        </w:r>
      </w:ins>
      <w:ins w:id="399" w:author="cc" w:date="2026-05-23T13:32:39Z">
        <w:r>
          <w:rPr>
            <w:rFonts w:hint="eastAsia"/>
            <w:b w:val="0"/>
            <w:bCs w:val="0"/>
            <w:rPrChange w:id="400" w:author="cc" w:date="2026-05-23T13:32:49Z">
              <w:rPr>
                <w:rFonts w:hint="eastAsia"/>
                <w:b/>
                <w:bCs/>
              </w:rPr>
            </w:rPrChange>
          </w:rPr>
          <w:t>辅助招商引资与产业政策制定</w:t>
        </w:r>
      </w:ins>
      <w:ins w:id="401" w:author="cc" w:date="2026-05-23T13:34:26Z">
        <w:r>
          <w:rPr>
            <w:rFonts w:hint="eastAsia" w:eastAsia="宋体"/>
            <w:b w:val="0"/>
            <w:bCs w:val="0"/>
            <w:lang w:eastAsia="zh-CN"/>
          </w:rPr>
          <w:t>；</w:t>
        </w:r>
      </w:ins>
      <w:ins w:id="402" w:author="cc" w:date="2026-05-23T13:32:39Z">
        <w:r>
          <w:rPr>
            <w:rFonts w:hint="eastAsia"/>
            <w:b w:val="0"/>
            <w:bCs w:val="0"/>
            <w:rPrChange w:id="403" w:author="cc" w:date="2026-05-23T13:32:49Z">
              <w:rPr>
                <w:rFonts w:hint="eastAsia"/>
                <w:b/>
                <w:bCs/>
              </w:rPr>
            </w:rPrChange>
          </w:rPr>
          <w:t>AI创作智能体与内容编辑智能体分别支撑短剧、漫剧、宣传材料等内容的智能生产与精细化加工</w:t>
        </w:r>
      </w:ins>
      <w:ins w:id="404" w:author="cc" w:date="2026-05-23T13:33:07Z">
        <w:r>
          <w:rPr>
            <w:rFonts w:hint="eastAsia" w:eastAsia="宋体"/>
            <w:b w:val="0"/>
            <w:bCs w:val="0"/>
            <w:lang w:eastAsia="zh-CN"/>
          </w:rPr>
          <w:t>，</w:t>
        </w:r>
      </w:ins>
      <w:ins w:id="405" w:author="cc" w:date="2026-05-23T13:32:39Z">
        <w:r>
          <w:rPr>
            <w:rFonts w:hint="eastAsia"/>
            <w:b w:val="0"/>
            <w:bCs w:val="0"/>
            <w:rPrChange w:id="406" w:author="cc" w:date="2026-05-23T13:32:49Z">
              <w:rPr>
                <w:rFonts w:hint="eastAsia"/>
                <w:b/>
                <w:bCs/>
              </w:rPr>
            </w:rPrChange>
          </w:rPr>
          <w:t>赋能宣传与产业服务</w:t>
        </w:r>
      </w:ins>
      <w:ins w:id="407" w:author="cc" w:date="2026-05-23T13:34:31Z">
        <w:r>
          <w:rPr>
            <w:rFonts w:hint="eastAsia" w:eastAsia="宋体"/>
            <w:b w:val="0"/>
            <w:bCs w:val="0"/>
            <w:lang w:eastAsia="zh-CN"/>
          </w:rPr>
          <w:t>；</w:t>
        </w:r>
      </w:ins>
      <w:ins w:id="408" w:author="cc" w:date="2026-05-23T13:32:39Z">
        <w:r>
          <w:rPr>
            <w:rFonts w:hint="eastAsia"/>
            <w:b w:val="0"/>
            <w:bCs w:val="0"/>
            <w:rPrChange w:id="409" w:author="cc" w:date="2026-05-23T13:32:49Z">
              <w:rPr>
                <w:rFonts w:hint="eastAsia"/>
                <w:b/>
                <w:bCs/>
              </w:rPr>
            </w:rPrChange>
          </w:rPr>
          <w:t>智能编码智能体则面向企业研发与产业服务场景</w:t>
        </w:r>
      </w:ins>
      <w:ins w:id="410" w:author="cc" w:date="2026-05-23T13:33:07Z">
        <w:r>
          <w:rPr>
            <w:rFonts w:hint="eastAsia" w:eastAsia="宋体"/>
            <w:b w:val="0"/>
            <w:bCs w:val="0"/>
            <w:lang w:eastAsia="zh-CN"/>
          </w:rPr>
          <w:t>，</w:t>
        </w:r>
      </w:ins>
      <w:ins w:id="411" w:author="cc" w:date="2026-05-23T13:32:39Z">
        <w:r>
          <w:rPr>
            <w:rFonts w:hint="eastAsia"/>
            <w:b w:val="0"/>
            <w:bCs w:val="0"/>
            <w:rPrChange w:id="412" w:author="cc" w:date="2026-05-23T13:32:49Z">
              <w:rPr>
                <w:rFonts w:hint="eastAsia"/>
                <w:b/>
                <w:bCs/>
              </w:rPr>
            </w:rPrChange>
          </w:rPr>
          <w:t>提供智能化的代码生成、审查与协同支撑。共同构成覆盖政务办公、产业服务、公众触达的多场景、多角色、多形态智能体应用矩阵</w:t>
        </w:r>
      </w:ins>
      <w:ins w:id="413" w:author="cc" w:date="2026-05-23T13:33:07Z">
        <w:r>
          <w:rPr>
            <w:rFonts w:hint="eastAsia" w:eastAsia="宋体"/>
            <w:b w:val="0"/>
            <w:bCs w:val="0"/>
            <w:lang w:eastAsia="zh-CN"/>
          </w:rPr>
          <w:t>，</w:t>
        </w:r>
      </w:ins>
      <w:ins w:id="414" w:author="cc" w:date="2026-05-23T13:32:39Z">
        <w:r>
          <w:rPr>
            <w:rFonts w:hint="eastAsia"/>
            <w:b w:val="0"/>
            <w:bCs w:val="0"/>
            <w:rPrChange w:id="415" w:author="cc" w:date="2026-05-23T13:32:49Z">
              <w:rPr>
                <w:rFonts w:hint="eastAsia"/>
                <w:b/>
                <w:bCs/>
              </w:rPr>
            </w:rPrChange>
          </w:rPr>
          <w:t>持续支撑东湖高新区从单点智能化迈向体系化智能化。</w:t>
        </w:r>
      </w:ins>
    </w:p>
    <w:p w14:paraId="5C015D6B">
      <w:pPr>
        <w:ind w:firstLine="560" w:firstLineChars="200"/>
      </w:pPr>
      <w:r>
        <w:rPr>
          <w:rFonts w:hint="eastAsia"/>
        </w:rPr>
        <w:t>基于政务操作系统OS底座</w:t>
      </w:r>
      <w:ins w:id="416" w:author="cc" w:date="2026-05-23T13:35:18Z">
        <w:r>
          <w:rPr>
            <w:rFonts w:hint="eastAsia"/>
            <w:lang w:val="en-US" w:eastAsia="zh-CN"/>
          </w:rPr>
          <w:t>和</w:t>
        </w:r>
      </w:ins>
      <w:ins w:id="417" w:author="cc" w:date="2026-05-23T13:35:19Z">
        <w:r>
          <w:rPr>
            <w:rFonts w:hint="default"/>
            <w:lang w:val="en-US" w:eastAsia="zh-CN"/>
          </w:rPr>
          <w:t>AI</w:t>
        </w:r>
      </w:ins>
      <w:ins w:id="418" w:author="cc" w:date="2026-05-23T13:35:41Z">
        <w:r>
          <w:rPr>
            <w:rFonts w:hint="eastAsia"/>
            <w:lang w:val="en-US" w:eastAsia="zh-CN"/>
          </w:rPr>
          <w:t>能力平台</w:t>
        </w:r>
      </w:ins>
      <w:r>
        <w:rPr>
          <w:rFonts w:hint="eastAsia"/>
        </w:rPr>
        <w:t>，部署首批六个高频智能体：</w:t>
      </w:r>
    </w:p>
    <w:p w14:paraId="3B69BCDF">
      <w:pPr>
        <w:ind w:firstLine="560" w:firstLineChars="200"/>
      </w:pPr>
      <w:r>
        <w:rPr>
          <w:rFonts w:hint="eastAsia"/>
        </w:rPr>
        <w:t>公文写作智能体（辅助办文）</w:t>
      </w:r>
    </w:p>
    <w:p w14:paraId="627F792C">
      <w:pPr>
        <w:ind w:firstLine="560" w:firstLineChars="200"/>
      </w:pPr>
      <w:r>
        <w:rPr>
          <w:rFonts w:hint="eastAsia"/>
        </w:rPr>
        <w:t>智能咨询智能体（辅助办事、咨询）</w:t>
      </w:r>
    </w:p>
    <w:p w14:paraId="4F5875BC">
      <w:pPr>
        <w:ind w:firstLine="560" w:firstLineChars="200"/>
      </w:pPr>
      <w:r>
        <w:rPr>
          <w:rFonts w:hint="eastAsia"/>
        </w:rPr>
        <w:t>产业洞察智能体（辅助产业治理）</w:t>
      </w:r>
    </w:p>
    <w:p w14:paraId="0FA98497">
      <w:pPr>
        <w:ind w:firstLine="560" w:firstLineChars="200"/>
      </w:pPr>
      <w:r>
        <w:rPr>
          <w:rFonts w:hint="eastAsia" w:ascii="宋体" w:hAnsi="宋体"/>
          <w:szCs w:val="28"/>
        </w:rPr>
        <w:t>AI创作智能体</w:t>
      </w:r>
      <w:r>
        <w:rPr>
          <w:rFonts w:hint="eastAsia"/>
        </w:rPr>
        <w:t>（产业发展）</w:t>
      </w:r>
    </w:p>
    <w:p w14:paraId="75505FC8">
      <w:pPr>
        <w:ind w:firstLine="560" w:firstLineChars="200"/>
        <w:rPr>
          <w:rFonts w:hint="eastAsia" w:ascii="宋体" w:hAnsi="宋体"/>
          <w:szCs w:val="28"/>
        </w:rPr>
      </w:pPr>
      <w:r>
        <w:rPr>
          <w:rFonts w:hint="eastAsia" w:ascii="宋体" w:hAnsi="宋体"/>
          <w:szCs w:val="28"/>
        </w:rPr>
        <w:t>内容编辑智能体</w:t>
      </w:r>
      <w:r>
        <w:rPr>
          <w:rFonts w:hint="eastAsia"/>
        </w:rPr>
        <w:t>（产业发展）</w:t>
      </w:r>
    </w:p>
    <w:p w14:paraId="27776E13">
      <w:pPr>
        <w:ind w:firstLine="560" w:firstLineChars="200"/>
      </w:pPr>
      <w:r>
        <w:rPr>
          <w:rFonts w:hint="eastAsia" w:ascii="宋体" w:hAnsi="宋体"/>
          <w:szCs w:val="28"/>
        </w:rPr>
        <w:t>智能编程智能体</w:t>
      </w:r>
      <w:r>
        <w:rPr>
          <w:rFonts w:hint="eastAsia"/>
        </w:rPr>
        <w:t>（产业发展）</w:t>
      </w:r>
    </w:p>
    <w:p w14:paraId="2BC69077">
      <w:pPr>
        <w:ind w:firstLine="560" w:firstLineChars="200"/>
      </w:pPr>
      <w:r>
        <w:rPr>
          <w:rFonts w:hint="eastAsia"/>
        </w:rPr>
        <w:t>同时包含数据智能分析工具及产业数据集（企业多维数据库、产业链专题库、政策文件库）。</w:t>
      </w:r>
    </w:p>
    <w:p w14:paraId="7BA0FC98">
      <w:pPr>
        <w:numPr>
          <w:ilvl w:val="0"/>
          <w:numId w:val="2"/>
          <w:ins w:id="420" w:author="cc" w:date="2026-05-23T13:36:53Z"/>
        </w:numPr>
        <w:ind w:firstLine="561" w:firstLineChars="200"/>
        <w:rPr>
          <w:ins w:id="421" w:author="cc" w:date="2026-05-23T13:36:39Z"/>
          <w:rFonts w:hint="eastAsia"/>
          <w:b/>
          <w:bCs/>
        </w:rPr>
        <w:pPrChange w:id="419" w:author="cc" w:date="2026-05-23T13:36:53Z">
          <w:pPr>
            <w:ind w:firstLine="562" w:firstLineChars="200"/>
          </w:pPr>
        </w:pPrChange>
      </w:pPr>
      <w:del w:id="422" w:author="cc" w:date="2026-05-23T13:36:32Z">
        <w:r>
          <w:rPr>
            <w:rFonts w:hint="eastAsia"/>
            <w:b/>
            <w:bCs/>
          </w:rPr>
          <w:delText>（五）</w:delText>
        </w:r>
      </w:del>
      <w:r>
        <w:rPr>
          <w:rFonts w:hint="eastAsia"/>
          <w:b/>
          <w:bCs/>
        </w:rPr>
        <w:t>安全能力中心</w:t>
      </w:r>
    </w:p>
    <w:p w14:paraId="53A0EB0B">
      <w:pPr>
        <w:ind w:firstLine="560" w:firstLineChars="200"/>
        <w:rPr>
          <w:ins w:id="424" w:author="cc" w:date="2026-05-23T13:36:39Z"/>
          <w:rFonts w:hint="eastAsia"/>
          <w:b w:val="0"/>
          <w:bCs w:val="0"/>
          <w:rPrChange w:id="425" w:author="cc" w:date="2026-05-23T13:36:47Z">
            <w:rPr>
              <w:ins w:id="426" w:author="cc" w:date="2026-05-23T13:36:39Z"/>
              <w:rFonts w:hint="eastAsia"/>
              <w:b/>
              <w:bCs/>
            </w:rPr>
          </w:rPrChange>
        </w:rPr>
        <w:pPrChange w:id="423" w:author="cc" w:date="2026-05-23T13:37:29Z">
          <w:pPr>
            <w:ind w:firstLine="562" w:firstLineChars="200"/>
          </w:pPr>
        </w:pPrChange>
      </w:pPr>
      <w:ins w:id="427" w:author="cc" w:date="2026-05-23T13:36:39Z">
        <w:r>
          <w:rPr>
            <w:rFonts w:hint="eastAsia"/>
            <w:b w:val="0"/>
            <w:bCs w:val="0"/>
            <w:rPrChange w:id="428" w:author="cc" w:date="2026-05-23T13:36:47Z">
              <w:rPr>
                <w:rFonts w:hint="eastAsia"/>
                <w:b/>
                <w:bCs/>
              </w:rPr>
            </w:rPrChange>
          </w:rPr>
          <w:t>安全能力中心是整体架构的纵向安全底座</w:t>
        </w:r>
      </w:ins>
      <w:ins w:id="429" w:author="cc" w:date="2026-05-23T13:37:12Z">
        <w:r>
          <w:rPr>
            <w:rFonts w:hint="eastAsia" w:eastAsia="宋体"/>
            <w:b w:val="0"/>
            <w:bCs w:val="0"/>
            <w:lang w:eastAsia="zh-CN"/>
          </w:rPr>
          <w:t>，</w:t>
        </w:r>
      </w:ins>
      <w:ins w:id="430" w:author="cc" w:date="2026-05-23T13:36:39Z">
        <w:r>
          <w:rPr>
            <w:rFonts w:hint="eastAsia"/>
            <w:b w:val="0"/>
            <w:bCs w:val="0"/>
            <w:rPrChange w:id="431" w:author="cc" w:date="2026-05-23T13:36:47Z">
              <w:rPr>
                <w:rFonts w:hint="eastAsia"/>
                <w:b/>
                <w:bCs/>
              </w:rPr>
            </w:rPrChange>
          </w:rPr>
          <w:t>贯穿用户入口层、智能体应用层、政务 OS 层、AI 能力平台与算力基础设施层</w:t>
        </w:r>
      </w:ins>
      <w:ins w:id="432" w:author="cc" w:date="2026-05-23T13:37:12Z">
        <w:r>
          <w:rPr>
            <w:rFonts w:hint="eastAsia" w:eastAsia="宋体"/>
            <w:b w:val="0"/>
            <w:bCs w:val="0"/>
            <w:lang w:eastAsia="zh-CN"/>
          </w:rPr>
          <w:t>，</w:t>
        </w:r>
      </w:ins>
      <w:ins w:id="433" w:author="cc" w:date="2026-05-23T13:36:39Z">
        <w:r>
          <w:rPr>
            <w:rFonts w:hint="eastAsia"/>
            <w:b w:val="0"/>
            <w:bCs w:val="0"/>
            <w:rPrChange w:id="434" w:author="cc" w:date="2026-05-23T13:36:47Z">
              <w:rPr>
                <w:rFonts w:hint="eastAsia"/>
                <w:b/>
                <w:bCs/>
              </w:rPr>
            </w:rPrChange>
          </w:rPr>
          <w:t>为各层提供统一的安全防护与合规保障。中心以</w:t>
        </w:r>
      </w:ins>
      <w:ins w:id="435" w:author="cc" w:date="2026-05-23T13:37:19Z">
        <w:r>
          <w:rPr>
            <w:rFonts w:hint="eastAsia" w:eastAsia="宋体"/>
            <w:b w:val="0"/>
            <w:bCs w:val="0"/>
            <w:lang w:eastAsia="zh-CN"/>
          </w:rPr>
          <w:t>“</w:t>
        </w:r>
      </w:ins>
      <w:ins w:id="436" w:author="cc" w:date="2026-05-23T13:36:39Z">
        <w:r>
          <w:rPr>
            <w:rFonts w:hint="eastAsia"/>
            <w:b w:val="0"/>
            <w:bCs w:val="0"/>
            <w:rPrChange w:id="437" w:author="cc" w:date="2026-05-23T13:36:47Z">
              <w:rPr>
                <w:rFonts w:hint="eastAsia"/>
                <w:b/>
                <w:bCs/>
              </w:rPr>
            </w:rPrChange>
          </w:rPr>
          <w:t>端到端可信、全链路可控</w:t>
        </w:r>
      </w:ins>
      <w:ins w:id="438" w:author="cc" w:date="2026-05-23T13:37:24Z">
        <w:r>
          <w:rPr>
            <w:rFonts w:hint="eastAsia" w:eastAsia="宋体"/>
            <w:b w:val="0"/>
            <w:bCs w:val="0"/>
            <w:lang w:eastAsia="zh-CN"/>
          </w:rPr>
          <w:t>”</w:t>
        </w:r>
      </w:ins>
      <w:ins w:id="439" w:author="cc" w:date="2026-05-23T13:36:39Z">
        <w:r>
          <w:rPr>
            <w:rFonts w:hint="eastAsia"/>
            <w:b w:val="0"/>
            <w:bCs w:val="0"/>
            <w:rPrChange w:id="440" w:author="cc" w:date="2026-05-23T13:36:47Z">
              <w:rPr>
                <w:rFonts w:hint="eastAsia"/>
                <w:b/>
                <w:bCs/>
              </w:rPr>
            </w:rPrChange>
          </w:rPr>
          <w:t>为核心理念</w:t>
        </w:r>
      </w:ins>
      <w:ins w:id="441" w:author="cc" w:date="2026-05-23T13:37:12Z">
        <w:r>
          <w:rPr>
            <w:rFonts w:hint="eastAsia" w:eastAsia="宋体"/>
            <w:b w:val="0"/>
            <w:bCs w:val="0"/>
            <w:lang w:eastAsia="zh-CN"/>
          </w:rPr>
          <w:t>，</w:t>
        </w:r>
      </w:ins>
      <w:ins w:id="442" w:author="cc" w:date="2026-05-23T13:36:39Z">
        <w:r>
          <w:rPr>
            <w:rFonts w:hint="eastAsia"/>
            <w:b w:val="0"/>
            <w:bCs w:val="0"/>
            <w:rPrChange w:id="443" w:author="cc" w:date="2026-05-23T13:36:47Z">
              <w:rPr>
                <w:rFonts w:hint="eastAsia"/>
                <w:b/>
                <w:bCs/>
              </w:rPr>
            </w:rPrChange>
          </w:rPr>
          <w:t>围绕大模型应用、智能体运行与底层算力三个维度构建分层防护体系</w:t>
        </w:r>
      </w:ins>
      <w:ins w:id="444" w:author="cc" w:date="2026-05-23T13:37:12Z">
        <w:r>
          <w:rPr>
            <w:rFonts w:hint="eastAsia" w:eastAsia="宋体"/>
            <w:b w:val="0"/>
            <w:bCs w:val="0"/>
            <w:lang w:eastAsia="zh-CN"/>
          </w:rPr>
          <w:t>，</w:t>
        </w:r>
      </w:ins>
      <w:ins w:id="445" w:author="cc" w:date="2026-05-23T13:36:39Z">
        <w:r>
          <w:rPr>
            <w:rFonts w:hint="eastAsia"/>
            <w:b w:val="0"/>
            <w:bCs w:val="0"/>
            <w:rPrChange w:id="446" w:author="cc" w:date="2026-05-23T13:36:47Z">
              <w:rPr>
                <w:rFonts w:hint="eastAsia"/>
                <w:b/>
                <w:bCs/>
              </w:rPr>
            </w:rPrChange>
          </w:rPr>
          <w:t>确保政务智能体建设在开放创新的同时</w:t>
        </w:r>
      </w:ins>
      <w:ins w:id="447" w:author="cc" w:date="2026-05-23T13:37:12Z">
        <w:r>
          <w:rPr>
            <w:rFonts w:hint="eastAsia" w:eastAsia="宋体"/>
            <w:b w:val="0"/>
            <w:bCs w:val="0"/>
            <w:lang w:eastAsia="zh-CN"/>
          </w:rPr>
          <w:t>，</w:t>
        </w:r>
      </w:ins>
      <w:ins w:id="448" w:author="cc" w:date="2026-05-23T13:36:39Z">
        <w:r>
          <w:rPr>
            <w:rFonts w:hint="eastAsia"/>
            <w:b w:val="0"/>
            <w:bCs w:val="0"/>
            <w:rPrChange w:id="449" w:author="cc" w:date="2026-05-23T13:36:47Z">
              <w:rPr>
                <w:rFonts w:hint="eastAsia"/>
                <w:b/>
                <w:bCs/>
              </w:rPr>
            </w:rPrChange>
          </w:rPr>
          <w:t>始终守住数据安全与合规底线。</w:t>
        </w:r>
      </w:ins>
    </w:p>
    <w:p w14:paraId="0ACEC69F">
      <w:pPr>
        <w:ind w:firstLine="560" w:firstLineChars="200"/>
        <w:rPr>
          <w:rFonts w:hint="eastAsia"/>
          <w:b w:val="0"/>
          <w:bCs w:val="0"/>
          <w:rPrChange w:id="451" w:author="cc" w:date="2026-05-23T13:36:47Z">
            <w:rPr>
              <w:rFonts w:hint="eastAsia"/>
              <w:b/>
              <w:bCs/>
            </w:rPr>
          </w:rPrChange>
        </w:rPr>
        <w:pPrChange w:id="450" w:author="cc" w:date="2026-05-23T13:36:47Z">
          <w:pPr>
            <w:ind w:firstLine="562" w:firstLineChars="200"/>
          </w:pPr>
        </w:pPrChange>
      </w:pPr>
      <w:ins w:id="452" w:author="cc" w:date="2026-05-23T13:36:39Z">
        <w:r>
          <w:rPr>
            <w:rFonts w:hint="eastAsia"/>
            <w:b w:val="0"/>
            <w:bCs w:val="0"/>
            <w:rPrChange w:id="453" w:author="cc" w:date="2026-05-23T13:36:47Z">
              <w:rPr>
                <w:rFonts w:hint="eastAsia"/>
                <w:b/>
                <w:bCs/>
              </w:rPr>
            </w:rPrChange>
          </w:rPr>
          <w:t>中心主要由大模型应用防火墙、智能体安全防护平台、机密计算三大能力共同构成</w:t>
        </w:r>
      </w:ins>
      <w:ins w:id="454" w:author="cc" w:date="2026-05-23T13:37:37Z">
        <w:r>
          <w:rPr>
            <w:rFonts w:hint="eastAsia" w:eastAsia="宋体"/>
            <w:b w:val="0"/>
            <w:bCs w:val="0"/>
            <w:lang w:eastAsia="zh-CN"/>
          </w:rPr>
          <w:t>：</w:t>
        </w:r>
      </w:ins>
      <w:ins w:id="455" w:author="cc" w:date="2026-05-23T13:36:39Z">
        <w:r>
          <w:rPr>
            <w:rFonts w:hint="eastAsia"/>
            <w:b w:val="0"/>
            <w:bCs w:val="0"/>
            <w:rPrChange w:id="456" w:author="cc" w:date="2026-05-23T13:36:47Z">
              <w:rPr>
                <w:rFonts w:hint="eastAsia"/>
                <w:b/>
                <w:bCs/>
              </w:rPr>
            </w:rPrChange>
          </w:rPr>
          <w:t>大模型应用防火墙面向上层应用入口</w:t>
        </w:r>
      </w:ins>
      <w:ins w:id="457" w:author="cc" w:date="2026-05-23T13:37:12Z">
        <w:r>
          <w:rPr>
            <w:rFonts w:hint="eastAsia" w:eastAsia="宋体"/>
            <w:b w:val="0"/>
            <w:bCs w:val="0"/>
            <w:lang w:eastAsia="zh-CN"/>
          </w:rPr>
          <w:t>，</w:t>
        </w:r>
      </w:ins>
      <w:ins w:id="458" w:author="cc" w:date="2026-05-23T13:36:39Z">
        <w:r>
          <w:rPr>
            <w:rFonts w:hint="eastAsia"/>
            <w:b w:val="0"/>
            <w:bCs w:val="0"/>
            <w:rPrChange w:id="459" w:author="cc" w:date="2026-05-23T13:36:47Z">
              <w:rPr>
                <w:rFonts w:hint="eastAsia"/>
                <w:b/>
                <w:bCs/>
              </w:rPr>
            </w:rPrChange>
          </w:rPr>
          <w:t>识别并拦截提示词注入、敏感信息泄露、违规内容输出等模型层风险</w:t>
        </w:r>
      </w:ins>
      <w:ins w:id="460" w:author="cc" w:date="2026-05-23T13:37:12Z">
        <w:r>
          <w:rPr>
            <w:rFonts w:hint="eastAsia" w:eastAsia="宋体"/>
            <w:b w:val="0"/>
            <w:bCs w:val="0"/>
            <w:lang w:eastAsia="zh-CN"/>
          </w:rPr>
          <w:t>，</w:t>
        </w:r>
      </w:ins>
      <w:ins w:id="461" w:author="cc" w:date="2026-05-23T13:36:39Z">
        <w:r>
          <w:rPr>
            <w:rFonts w:hint="eastAsia"/>
            <w:b w:val="0"/>
            <w:bCs w:val="0"/>
            <w:rPrChange w:id="462" w:author="cc" w:date="2026-05-23T13:36:47Z">
              <w:rPr>
                <w:rFonts w:hint="eastAsia"/>
                <w:b/>
                <w:bCs/>
              </w:rPr>
            </w:rPrChange>
          </w:rPr>
          <w:t>保障智能体对外服务的内容合规与交互安全</w:t>
        </w:r>
      </w:ins>
      <w:ins w:id="463" w:author="cc" w:date="2026-05-23T13:37:43Z">
        <w:r>
          <w:rPr>
            <w:rFonts w:hint="eastAsia" w:eastAsia="宋体"/>
            <w:b w:val="0"/>
            <w:bCs w:val="0"/>
            <w:lang w:eastAsia="zh-CN"/>
          </w:rPr>
          <w:t>；</w:t>
        </w:r>
      </w:ins>
      <w:ins w:id="464" w:author="cc" w:date="2026-05-23T13:36:39Z">
        <w:r>
          <w:rPr>
            <w:rFonts w:hint="eastAsia"/>
            <w:b w:val="0"/>
            <w:bCs w:val="0"/>
            <w:rPrChange w:id="465" w:author="cc" w:date="2026-05-23T13:36:47Z">
              <w:rPr>
                <w:rFonts w:hint="eastAsia"/>
                <w:b/>
                <w:bCs/>
              </w:rPr>
            </w:rPrChange>
          </w:rPr>
          <w:t>智能体安全防护平台聚焦智能体运行过程中的身份认证、权限管控、行为审计与异常检测</w:t>
        </w:r>
      </w:ins>
      <w:ins w:id="466" w:author="cc" w:date="2026-05-23T13:37:12Z">
        <w:r>
          <w:rPr>
            <w:rFonts w:hint="eastAsia" w:eastAsia="宋体"/>
            <w:b w:val="0"/>
            <w:bCs w:val="0"/>
            <w:lang w:eastAsia="zh-CN"/>
          </w:rPr>
          <w:t>，</w:t>
        </w:r>
      </w:ins>
      <w:ins w:id="467" w:author="cc" w:date="2026-05-23T13:36:39Z">
        <w:r>
          <w:rPr>
            <w:rFonts w:hint="eastAsia"/>
            <w:b w:val="0"/>
            <w:bCs w:val="0"/>
            <w:rPrChange w:id="468" w:author="cc" w:date="2026-05-23T13:36:47Z">
              <w:rPr>
                <w:rFonts w:hint="eastAsia"/>
                <w:b/>
                <w:bCs/>
              </w:rPr>
            </w:rPrChange>
          </w:rPr>
          <w:t>对数字员工的每一次调用与流转进行可信治理</w:t>
        </w:r>
      </w:ins>
      <w:ins w:id="469" w:author="cc" w:date="2026-05-23T13:37:49Z">
        <w:r>
          <w:rPr>
            <w:rFonts w:hint="eastAsia" w:eastAsia="宋体"/>
            <w:b w:val="0"/>
            <w:bCs w:val="0"/>
            <w:lang w:eastAsia="zh-CN"/>
          </w:rPr>
          <w:t>；</w:t>
        </w:r>
      </w:ins>
      <w:ins w:id="470" w:author="cc" w:date="2026-05-23T13:36:39Z">
        <w:r>
          <w:rPr>
            <w:rFonts w:hint="eastAsia"/>
            <w:b w:val="0"/>
            <w:bCs w:val="0"/>
            <w:rPrChange w:id="471" w:author="cc" w:date="2026-05-23T13:36:47Z">
              <w:rPr>
                <w:rFonts w:hint="eastAsia"/>
                <w:b/>
                <w:bCs/>
              </w:rPr>
            </w:rPrChange>
          </w:rPr>
          <w:t>机密计算则下沉至底层算力环节</w:t>
        </w:r>
      </w:ins>
      <w:ins w:id="472" w:author="cc" w:date="2026-05-23T13:37:12Z">
        <w:r>
          <w:rPr>
            <w:rFonts w:hint="eastAsia" w:eastAsia="宋体"/>
            <w:b w:val="0"/>
            <w:bCs w:val="0"/>
            <w:lang w:eastAsia="zh-CN"/>
          </w:rPr>
          <w:t>，</w:t>
        </w:r>
      </w:ins>
      <w:ins w:id="473" w:author="cc" w:date="2026-05-23T13:36:39Z">
        <w:r>
          <w:rPr>
            <w:rFonts w:hint="eastAsia"/>
            <w:b w:val="0"/>
            <w:bCs w:val="0"/>
            <w:rPrChange w:id="474" w:author="cc" w:date="2026-05-23T13:36:47Z">
              <w:rPr>
                <w:rFonts w:hint="eastAsia"/>
                <w:b/>
                <w:bCs/>
              </w:rPr>
            </w:rPrChange>
          </w:rPr>
          <w:t>通过可信执行环境对数据</w:t>
        </w:r>
      </w:ins>
      <w:ins w:id="475" w:author="cc" w:date="2026-05-23T13:37:54Z">
        <w:r>
          <w:rPr>
            <w:rFonts w:hint="eastAsia" w:eastAsia="宋体"/>
            <w:b w:val="0"/>
            <w:bCs w:val="0"/>
            <w:lang w:eastAsia="zh-CN"/>
          </w:rPr>
          <w:t>“</w:t>
        </w:r>
      </w:ins>
      <w:ins w:id="476" w:author="cc" w:date="2026-05-23T13:36:39Z">
        <w:r>
          <w:rPr>
            <w:rFonts w:hint="eastAsia"/>
            <w:b w:val="0"/>
            <w:bCs w:val="0"/>
            <w:rPrChange w:id="477" w:author="cc" w:date="2026-05-23T13:36:47Z">
              <w:rPr>
                <w:rFonts w:hint="eastAsia"/>
                <w:b/>
                <w:bCs/>
              </w:rPr>
            </w:rPrChange>
          </w:rPr>
          <w:t>使用中</w:t>
        </w:r>
      </w:ins>
      <w:ins w:id="478" w:author="cc" w:date="2026-05-23T13:37:56Z">
        <w:r>
          <w:rPr>
            <w:rFonts w:hint="eastAsia" w:eastAsia="宋体"/>
            <w:b w:val="0"/>
            <w:bCs w:val="0"/>
            <w:lang w:eastAsia="zh-CN"/>
          </w:rPr>
          <w:t>”</w:t>
        </w:r>
      </w:ins>
      <w:ins w:id="479" w:author="cc" w:date="2026-05-23T13:36:39Z">
        <w:r>
          <w:rPr>
            <w:rFonts w:hint="eastAsia"/>
            <w:b w:val="0"/>
            <w:bCs w:val="0"/>
            <w:rPrChange w:id="480" w:author="cc" w:date="2026-05-23T13:36:47Z">
              <w:rPr>
                <w:rFonts w:hint="eastAsia"/>
                <w:b/>
                <w:bCs/>
              </w:rPr>
            </w:rPrChange>
          </w:rPr>
          <w:t>的安全进行硬件级保护</w:t>
        </w:r>
      </w:ins>
      <w:ins w:id="481" w:author="cc" w:date="2026-05-23T13:37:12Z">
        <w:r>
          <w:rPr>
            <w:rFonts w:hint="eastAsia" w:eastAsia="宋体"/>
            <w:b w:val="0"/>
            <w:bCs w:val="0"/>
            <w:lang w:eastAsia="zh-CN"/>
          </w:rPr>
          <w:t>，</w:t>
        </w:r>
      </w:ins>
      <w:ins w:id="482" w:author="cc" w:date="2026-05-23T13:36:39Z">
        <w:r>
          <w:rPr>
            <w:rFonts w:hint="eastAsia"/>
            <w:b w:val="0"/>
            <w:bCs w:val="0"/>
            <w:rPrChange w:id="483" w:author="cc" w:date="2026-05-23T13:36:47Z">
              <w:rPr>
                <w:rFonts w:hint="eastAsia"/>
                <w:b/>
                <w:bCs/>
              </w:rPr>
            </w:rPrChange>
          </w:rPr>
          <w:t>实现敏感政务数据可用不可见、可算不可取</w:t>
        </w:r>
      </w:ins>
      <w:ins w:id="484" w:author="cc" w:date="2026-05-23T13:37:12Z">
        <w:r>
          <w:rPr>
            <w:rFonts w:hint="eastAsia" w:eastAsia="宋体"/>
            <w:b w:val="0"/>
            <w:bCs w:val="0"/>
            <w:lang w:eastAsia="zh-CN"/>
          </w:rPr>
          <w:t>，</w:t>
        </w:r>
      </w:ins>
      <w:ins w:id="485" w:author="cc" w:date="2026-05-23T13:36:39Z">
        <w:r>
          <w:rPr>
            <w:rFonts w:hint="eastAsia"/>
            <w:b w:val="0"/>
            <w:bCs w:val="0"/>
            <w:rPrChange w:id="486" w:author="cc" w:date="2026-05-23T13:36:47Z">
              <w:rPr>
                <w:rFonts w:hint="eastAsia"/>
                <w:b/>
                <w:bCs/>
              </w:rPr>
            </w:rPrChange>
          </w:rPr>
          <w:t>共同构筑覆盖应用层、运行层与算力层的立体化安全防护体系。</w:t>
        </w:r>
      </w:ins>
    </w:p>
    <w:p w14:paraId="6A074B7A">
      <w:pPr>
        <w:ind w:firstLine="560" w:firstLineChars="200"/>
      </w:pPr>
      <w:ins w:id="487" w:author="cc" w:date="2026-05-23T13:38:12Z">
        <w:r>
          <w:rPr>
            <w:rFonts w:hint="eastAsia"/>
            <w:lang w:val="en-US" w:eastAsia="zh-CN"/>
          </w:rPr>
          <w:t>安全</w:t>
        </w:r>
      </w:ins>
      <w:ins w:id="488" w:author="cc" w:date="2026-05-23T13:38:13Z">
        <w:r>
          <w:rPr>
            <w:rFonts w:hint="eastAsia"/>
            <w:lang w:val="en-US" w:eastAsia="zh-CN"/>
          </w:rPr>
          <w:t>能力</w:t>
        </w:r>
      </w:ins>
      <w:ins w:id="489" w:author="cc" w:date="2026-05-23T13:38:14Z">
        <w:r>
          <w:rPr>
            <w:rFonts w:hint="eastAsia"/>
            <w:lang w:val="en-US" w:eastAsia="zh-CN"/>
          </w:rPr>
          <w:t>中心</w:t>
        </w:r>
      </w:ins>
      <w:del w:id="490" w:author="cc" w:date="2026-05-23T13:38:09Z">
        <w:r>
          <w:rPr>
            <w:rFonts w:hint="eastAsia"/>
          </w:rPr>
          <w:delText>独立于各层但贯穿全局，</w:delText>
        </w:r>
      </w:del>
      <w:r>
        <w:rPr>
          <w:rFonts w:hint="eastAsia"/>
        </w:rPr>
        <w:t>包括：</w:t>
      </w:r>
    </w:p>
    <w:p w14:paraId="34E775B1">
      <w:pPr>
        <w:ind w:firstLine="560" w:firstLineChars="200"/>
      </w:pPr>
      <w:r>
        <w:rPr>
          <w:rFonts w:hint="eastAsia"/>
        </w:rPr>
        <w:t>智能安全防护平台（资产清点、风险扫描、运行防护、统一身份模型、细粒度授权、全链路审计）</w:t>
      </w:r>
    </w:p>
    <w:p w14:paraId="2E9AD022">
      <w:pPr>
        <w:ind w:firstLine="560" w:firstLineChars="200"/>
      </w:pPr>
      <w:r>
        <w:rPr>
          <w:rFonts w:hint="eastAsia"/>
        </w:rPr>
        <w:t>大模型应用防火墙（AIFW）（输入输出内容过滤、敏感信息脱敏）</w:t>
      </w:r>
    </w:p>
    <w:p w14:paraId="042F711C">
      <w:pPr>
        <w:ind w:firstLine="560" w:firstLineChars="200"/>
      </w:pPr>
      <w:r>
        <w:rPr>
          <w:rFonts w:hint="eastAsia"/>
        </w:rPr>
        <w:t>机密计算（芯片级隔离、密态计算，保障敏感数据“可用不可见”）</w:t>
      </w:r>
    </w:p>
    <w:p w14:paraId="2B1300F6">
      <w:pPr>
        <w:ind w:firstLine="561" w:firstLineChars="200"/>
        <w:rPr>
          <w:del w:id="491" w:author="cc" w:date="2026-05-23T13:38:21Z"/>
          <w:b/>
          <w:bCs/>
        </w:rPr>
      </w:pPr>
      <w:del w:id="492" w:author="cc" w:date="2026-05-23T13:38:21Z">
        <w:r>
          <w:rPr>
            <w:rFonts w:hint="eastAsia"/>
            <w:b/>
            <w:bCs/>
          </w:rPr>
          <w:delText>（六）架构特点</w:delText>
        </w:r>
      </w:del>
    </w:p>
    <w:p w14:paraId="1318A347">
      <w:pPr>
        <w:ind w:firstLine="560" w:firstLineChars="200"/>
        <w:rPr>
          <w:del w:id="493" w:author="cc" w:date="2026-05-23T13:38:21Z"/>
        </w:rPr>
      </w:pPr>
      <w:del w:id="494" w:author="cc" w:date="2026-05-23T13:38:21Z">
        <w:r>
          <w:rPr>
            <w:rFonts w:hint="eastAsia"/>
          </w:rPr>
          <w:delText>分层解耦：各层职责清晰，可独立演进，降低技术依赖。</w:delText>
        </w:r>
      </w:del>
    </w:p>
    <w:p w14:paraId="333CA054">
      <w:pPr>
        <w:ind w:firstLine="560" w:firstLineChars="200"/>
        <w:rPr>
          <w:del w:id="495" w:author="cc" w:date="2026-05-23T13:38:21Z"/>
        </w:rPr>
      </w:pPr>
      <w:del w:id="496" w:author="cc" w:date="2026-05-23T13:38:21Z">
        <w:r>
          <w:rPr>
            <w:rFonts w:hint="eastAsia"/>
          </w:rPr>
          <w:delText>能力复用：政务操作系统OS统一封装技能与知识，避免重复建设。</w:delText>
        </w:r>
      </w:del>
    </w:p>
    <w:p w14:paraId="37DF7F92">
      <w:pPr>
        <w:ind w:firstLine="560" w:firstLineChars="200"/>
        <w:rPr>
          <w:del w:id="497" w:author="cc" w:date="2026-05-23T13:38:21Z"/>
        </w:rPr>
      </w:pPr>
      <w:del w:id="498" w:author="cc" w:date="2026-05-23T13:38:21Z">
        <w:r>
          <w:rPr>
            <w:rFonts w:hint="eastAsia"/>
          </w:rPr>
          <w:delText>安全左移：安全能力融入开发、运行、审计全流程。</w:delText>
        </w:r>
      </w:del>
    </w:p>
    <w:p w14:paraId="142DE1B4">
      <w:pPr>
        <w:pStyle w:val="4"/>
        <w:numPr>
          <w:ilvl w:val="255"/>
          <w:numId w:val="0"/>
        </w:numPr>
      </w:pPr>
      <w:bookmarkStart w:id="126" w:name="_Toc229492046"/>
      <w:r>
        <w:rPr>
          <w:rFonts w:hint="eastAsia"/>
        </w:rPr>
        <w:t>5.3.2网络架构设计</w:t>
      </w:r>
    </w:p>
    <w:p w14:paraId="3F386BD1">
      <w:pPr>
        <w:ind w:firstLine="560" w:firstLineChars="200"/>
        <w:rPr>
          <w:ins w:id="499" w:author="cc" w:date="2026-05-23T12:22:40Z"/>
          <w:rFonts w:hint="eastAsia" w:ascii="宋体" w:hAnsi="宋体"/>
          <w:szCs w:val="28"/>
        </w:rPr>
      </w:pPr>
      <w:del w:id="500" w:author="cc" w:date="2026-05-23T12:22:39Z">
        <w:r>
          <w:rPr>
            <w:rFonts w:ascii="宋体" w:hAnsi="宋体"/>
            <w:szCs w:val="28"/>
          </w:rPr>
          <w:drawing>
            <wp:anchor distT="0" distB="0" distL="114300" distR="114300" simplePos="0" relativeHeight="251660288" behindDoc="1" locked="0" layoutInCell="1" allowOverlap="1">
              <wp:simplePos x="0" y="0"/>
              <wp:positionH relativeFrom="column">
                <wp:posOffset>114300</wp:posOffset>
              </wp:positionH>
              <wp:positionV relativeFrom="paragraph">
                <wp:posOffset>1397000</wp:posOffset>
              </wp:positionV>
              <wp:extent cx="5274310" cy="1952625"/>
              <wp:effectExtent l="0" t="0" r="2540" b="9525"/>
              <wp:wrapTight wrapText="bothSides">
                <wp:wrapPolygon>
                  <wp:start x="0" y="0"/>
                  <wp:lineTo x="0" y="21495"/>
                  <wp:lineTo x="21532" y="21495"/>
                  <wp:lineTo x="21532" y="0"/>
                  <wp:lineTo x="0" y="0"/>
                </wp:wrapPolygon>
              </wp:wrapTight>
              <wp:docPr id="18453767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76765" name="图片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274310" cy="1952625"/>
                      </a:xfrm>
                      <a:prstGeom prst="rect">
                        <a:avLst/>
                      </a:prstGeom>
                    </pic:spPr>
                  </pic:pic>
                </a:graphicData>
              </a:graphic>
            </wp:anchor>
          </w:drawing>
        </w:r>
      </w:del>
      <w:r>
        <w:rPr>
          <w:rFonts w:hint="eastAsia" w:ascii="宋体" w:hAnsi="宋体"/>
          <w:szCs w:val="28"/>
        </w:rPr>
        <w:t>本项目基于电子政务外网云部署架构构建一个安全、自主、智能的AI光谷智能体平台。该架构遵循分层设计原则，全面采用国产化基础设施，通过严密的安全隔离机制，实现业务应用与核心平台的安全运行，并在此基础上，通过受控的外部连接安全调用大模型能力。</w:t>
      </w:r>
    </w:p>
    <w:p w14:paraId="3B4BA968">
      <w:pPr>
        <w:spacing w:line="240" w:lineRule="auto"/>
        <w:ind w:firstLine="0" w:firstLineChars="0"/>
        <w:rPr>
          <w:rFonts w:hint="eastAsia" w:ascii="宋体" w:hAnsi="宋体" w:eastAsia="宋体"/>
          <w:szCs w:val="28"/>
          <w:lang w:eastAsia="zh-CN"/>
        </w:rPr>
        <w:pPrChange w:id="502" w:author="cc" w:date="2026-05-23T12:23:00Z">
          <w:pPr>
            <w:ind w:firstLine="560" w:firstLineChars="200"/>
          </w:pPr>
        </w:pPrChange>
      </w:pPr>
      <w:ins w:id="503" w:author="cc" w:date="2026-05-23T12:22:55Z">
        <w:r>
          <w:rPr>
            <w:rFonts w:hint="eastAsia" w:ascii="宋体" w:hAnsi="宋体" w:eastAsia="宋体"/>
            <w:szCs w:val="28"/>
            <w:lang w:eastAsia="zh-CN"/>
          </w:rPr>
          <w:drawing>
            <wp:inline distT="0" distB="0" distL="114300" distR="114300">
              <wp:extent cx="5261610" cy="1910080"/>
              <wp:effectExtent l="0" t="0" r="21590" b="20320"/>
              <wp:docPr id="1" name="图片 1" descr="政务云部署图绘制(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政务云部署图绘制(1)"/>
                      <pic:cNvPicPr>
                        <a:picLocks noChangeAspect="1"/>
                      </pic:cNvPicPr>
                    </pic:nvPicPr>
                    <pic:blipFill>
                      <a:blip r:embed="rId12"/>
                      <a:stretch>
                        <a:fillRect/>
                      </a:stretch>
                    </pic:blipFill>
                    <pic:spPr>
                      <a:xfrm>
                        <a:off x="0" y="0"/>
                        <a:ext cx="5261610" cy="1910080"/>
                      </a:xfrm>
                      <a:prstGeom prst="rect">
                        <a:avLst/>
                      </a:prstGeom>
                    </pic:spPr>
                  </pic:pic>
                </a:graphicData>
              </a:graphic>
            </wp:inline>
          </w:drawing>
        </w:r>
      </w:ins>
    </w:p>
    <w:p w14:paraId="728CF7F4">
      <w:pPr>
        <w:ind w:firstLine="560" w:firstLineChars="200"/>
        <w:rPr>
          <w:rFonts w:hint="eastAsia" w:ascii="宋体" w:hAnsi="宋体"/>
          <w:szCs w:val="28"/>
        </w:rPr>
      </w:pPr>
      <w:del w:id="505" w:author="cc" w:date="2026-05-23T12:56:49Z">
        <w:r>
          <w:rPr>
            <w:rFonts w:ascii="宋体" w:hAnsi="宋体"/>
            <w:szCs w:val="28"/>
          </w:rPr>
          <w:delText xml:space="preserve"> </w:delText>
        </w:r>
      </w:del>
      <w:r>
        <w:rPr>
          <w:rFonts w:hint="eastAsia" w:ascii="宋体" w:hAnsi="宋体"/>
          <w:szCs w:val="28"/>
        </w:rPr>
        <w:t>本架构图展示电子政务外网依托国产化基础设施，通过分层部署和严密的安全隔离，构建的面向未来、全面集成大模型与AI智能体的云部署体系。整个架构遵循国产底座承载、核心平台赋能、安全中心保障、多业务智能体应用、以及安全的跨网连接和Tokens调用逻辑。从下至上清晰地划分为五层：</w:t>
      </w:r>
    </w:p>
    <w:p w14:paraId="25115356">
      <w:pPr>
        <w:widowControl/>
        <w:ind w:firstLine="561" w:firstLineChars="200"/>
        <w:jc w:val="left"/>
        <w:rPr>
          <w:rFonts w:hint="eastAsia" w:ascii="宋体" w:hAnsi="宋体"/>
          <w:b/>
          <w:bCs/>
          <w:szCs w:val="28"/>
          <w:lang w:bidi="ar"/>
        </w:rPr>
      </w:pPr>
      <w:r>
        <w:rPr>
          <w:rFonts w:hint="eastAsia" w:ascii="宋体" w:hAnsi="宋体"/>
          <w:b/>
          <w:bCs/>
          <w:szCs w:val="28"/>
          <w:lang w:bidi="ar"/>
        </w:rPr>
        <w:t>1.基础设施层</w:t>
      </w:r>
    </w:p>
    <w:p w14:paraId="24B6E249">
      <w:pPr>
        <w:ind w:firstLine="560" w:firstLineChars="200"/>
        <w:rPr>
          <w:rFonts w:hint="eastAsia" w:ascii="宋体" w:hAnsi="宋体"/>
          <w:szCs w:val="28"/>
        </w:rPr>
      </w:pPr>
      <w:r>
        <w:rPr>
          <w:rFonts w:hint="eastAsia" w:ascii="宋体" w:hAnsi="宋体"/>
          <w:szCs w:val="28"/>
        </w:rPr>
        <w:t>该层是整个云部署的物理和虚拟化根基，全部采用符合国家自主可控要求的国产化技术。</w:t>
      </w:r>
    </w:p>
    <w:p w14:paraId="1713CE68">
      <w:pPr>
        <w:ind w:firstLine="560" w:firstLineChars="200"/>
        <w:rPr>
          <w:rFonts w:hint="eastAsia" w:ascii="宋体" w:hAnsi="宋体"/>
          <w:szCs w:val="28"/>
        </w:rPr>
      </w:pPr>
      <w:r>
        <w:rPr>
          <w:rFonts w:hint="eastAsia" w:ascii="宋体" w:hAnsi="宋体"/>
          <w:szCs w:val="28"/>
        </w:rPr>
        <w:t>国产硬件层：位于最底层，由提供符合国产化标准的服务器群组成，提供计算、存储和网络等物理资源。该层专注于保障基础业务逻辑的高效、稳定运行。</w:t>
      </w:r>
    </w:p>
    <w:p w14:paraId="6DE234FC">
      <w:pPr>
        <w:ind w:firstLine="560" w:firstLineChars="200"/>
        <w:rPr>
          <w:rFonts w:hint="eastAsia" w:ascii="宋体" w:hAnsi="宋体"/>
          <w:szCs w:val="28"/>
        </w:rPr>
      </w:pPr>
      <w:r>
        <w:rPr>
          <w:rFonts w:hint="eastAsia" w:ascii="宋体" w:hAnsi="宋体"/>
          <w:szCs w:val="28"/>
        </w:rPr>
        <w:t>国产虚拟化层：在国产硬件之上部署国产虚拟化软件（即图中的“国产服务器&amp;国产虚拟机”），构建云化资源池。通过生成大量的虚拟机（VM），实现硬件资源的池化管理和灵活分配，为上层所有业务系统和平台提供弹性的计算单元。</w:t>
      </w:r>
    </w:p>
    <w:p w14:paraId="1A179326">
      <w:pPr>
        <w:widowControl/>
        <w:ind w:firstLine="561" w:firstLineChars="200"/>
        <w:jc w:val="left"/>
        <w:rPr>
          <w:rFonts w:hint="eastAsia" w:ascii="宋体" w:hAnsi="宋体"/>
          <w:b/>
          <w:bCs/>
          <w:szCs w:val="28"/>
          <w:lang w:bidi="ar"/>
        </w:rPr>
      </w:pPr>
      <w:r>
        <w:rPr>
          <w:rFonts w:hint="eastAsia" w:ascii="宋体" w:hAnsi="宋体"/>
          <w:b/>
          <w:bCs/>
          <w:szCs w:val="28"/>
          <w:lang w:bidi="ar"/>
        </w:rPr>
        <w:t>2.核心服务平台层</w:t>
      </w:r>
    </w:p>
    <w:p w14:paraId="1574C5FD">
      <w:pPr>
        <w:ind w:firstLine="560" w:firstLineChars="200"/>
        <w:rPr>
          <w:rFonts w:hint="eastAsia" w:ascii="宋体" w:hAnsi="宋体"/>
          <w:szCs w:val="28"/>
        </w:rPr>
      </w:pPr>
      <w:r>
        <w:rPr>
          <w:rFonts w:hint="eastAsia" w:ascii="宋体" w:hAnsi="宋体"/>
          <w:szCs w:val="28"/>
        </w:rPr>
        <w:t>该层承上启下，为业务应用提供基础环境和核心能力支撑。</w:t>
      </w:r>
    </w:p>
    <w:p w14:paraId="3BDC42B1">
      <w:pPr>
        <w:ind w:firstLine="560" w:firstLineChars="200"/>
        <w:rPr>
          <w:rFonts w:hint="eastAsia" w:ascii="宋体" w:hAnsi="宋体"/>
          <w:szCs w:val="28"/>
        </w:rPr>
      </w:pPr>
      <w:r>
        <w:rPr>
          <w:rFonts w:hint="eastAsia" w:ascii="宋体" w:hAnsi="宋体"/>
          <w:szCs w:val="28"/>
        </w:rPr>
        <w:t>政务操作系统OS：专为政务场景优化的操作系统。该系统通过OS实例（OS实例1...OS实例N），向左侧的智能体应用提供技能中心、配置中心、知识中心等系统级服务，是上层所有智能体应用核心支撑平台。</w:t>
      </w:r>
    </w:p>
    <w:p w14:paraId="0BF75A98">
      <w:pPr>
        <w:ind w:firstLine="560" w:firstLineChars="200"/>
        <w:rPr>
          <w:rFonts w:hint="eastAsia" w:ascii="宋体" w:hAnsi="宋体"/>
          <w:szCs w:val="28"/>
        </w:rPr>
      </w:pPr>
      <w:r>
        <w:rPr>
          <w:rFonts w:hint="eastAsia" w:ascii="宋体" w:hAnsi="宋体"/>
          <w:szCs w:val="28"/>
        </w:rPr>
        <w:t>AI能力平台：专门用于支撑AI应用的业务中台。它通过AI能力引擎（引擎1...引擎N），负责提供各类AI组件、提供标准化API接口、工作流、知识库等能力，为AI智能体应用提供算力调度和业务逻辑支撑。</w:t>
      </w:r>
    </w:p>
    <w:p w14:paraId="2B5B27FA">
      <w:pPr>
        <w:widowControl/>
        <w:ind w:firstLine="561" w:firstLineChars="200"/>
        <w:jc w:val="left"/>
        <w:rPr>
          <w:rFonts w:hint="eastAsia" w:ascii="宋体" w:hAnsi="宋体"/>
          <w:b/>
          <w:bCs/>
          <w:szCs w:val="28"/>
          <w:lang w:bidi="ar"/>
        </w:rPr>
      </w:pPr>
      <w:r>
        <w:rPr>
          <w:rFonts w:hint="eastAsia" w:ascii="宋体" w:hAnsi="宋体"/>
          <w:b/>
          <w:bCs/>
          <w:szCs w:val="28"/>
          <w:lang w:bidi="ar"/>
        </w:rPr>
        <w:t>3.安全能力中心</w:t>
      </w:r>
    </w:p>
    <w:p w14:paraId="6319627B">
      <w:pPr>
        <w:ind w:firstLine="560" w:firstLineChars="200"/>
        <w:rPr>
          <w:rFonts w:hint="eastAsia" w:ascii="宋体" w:hAnsi="宋体"/>
          <w:szCs w:val="28"/>
        </w:rPr>
      </w:pPr>
      <w:r>
        <w:rPr>
          <w:rFonts w:hint="eastAsia" w:ascii="宋体" w:hAnsi="宋体"/>
          <w:szCs w:val="28"/>
        </w:rPr>
        <w:t>该层独立于业务运行环境，专为AI智能体和政务场景设计，是确保架构合规性的核心。</w:t>
      </w:r>
    </w:p>
    <w:p w14:paraId="5FE3FF85">
      <w:pPr>
        <w:ind w:firstLine="560" w:firstLineChars="200"/>
        <w:rPr>
          <w:rFonts w:hint="eastAsia" w:ascii="宋体" w:hAnsi="宋体"/>
          <w:szCs w:val="28"/>
        </w:rPr>
      </w:pPr>
      <w:r>
        <w:rPr>
          <w:rFonts w:hint="eastAsia" w:ascii="宋体" w:hAnsi="宋体"/>
          <w:szCs w:val="28"/>
        </w:rPr>
        <w:t>智能体安全管理平台：负责对AI智能体进行全生命周期的安全管理，包括其代码审核、配置合规、运行状态监控以及违规行为拦截。</w:t>
      </w:r>
    </w:p>
    <w:p w14:paraId="48CE6E4D">
      <w:pPr>
        <w:ind w:firstLine="560" w:firstLineChars="200"/>
        <w:rPr>
          <w:rFonts w:hint="eastAsia" w:ascii="宋体" w:hAnsi="宋体"/>
          <w:szCs w:val="28"/>
        </w:rPr>
      </w:pPr>
      <w:r>
        <w:rPr>
          <w:rFonts w:hint="eastAsia" w:ascii="宋体" w:hAnsi="宋体"/>
          <w:szCs w:val="28"/>
        </w:rPr>
        <w:t>智能体身份与权限管理平台：不仅管理管理员和用户的身份权限，更重要的是管理AI智能体本身的身份和访问权限。负责监控智能体的API调用和数据访问，确保智能体始终在授权范围内操作。</w:t>
      </w:r>
    </w:p>
    <w:p w14:paraId="326A69C6">
      <w:pPr>
        <w:ind w:firstLine="560" w:firstLineChars="200"/>
        <w:rPr>
          <w:rFonts w:hint="eastAsia" w:ascii="宋体" w:hAnsi="宋体"/>
          <w:szCs w:val="28"/>
        </w:rPr>
      </w:pPr>
      <w:r>
        <w:rPr>
          <w:rFonts w:hint="eastAsia" w:ascii="宋体" w:hAnsi="宋体"/>
          <w:szCs w:val="28"/>
        </w:rPr>
        <w:t>逻辑关系：安全能力中心与政务操作系统OS深度集成，对OS、AI能力平台及AI智能体应用进行全面、实时的安全监控。</w:t>
      </w:r>
    </w:p>
    <w:p w14:paraId="376896B0">
      <w:pPr>
        <w:widowControl/>
        <w:ind w:firstLine="561" w:firstLineChars="200"/>
        <w:jc w:val="left"/>
        <w:rPr>
          <w:rFonts w:hint="eastAsia" w:ascii="宋体" w:hAnsi="宋体"/>
          <w:b/>
          <w:bCs/>
          <w:szCs w:val="28"/>
          <w:lang w:bidi="ar"/>
        </w:rPr>
      </w:pPr>
      <w:r>
        <w:rPr>
          <w:rFonts w:hint="eastAsia" w:ascii="宋体" w:hAnsi="宋体"/>
          <w:b/>
          <w:bCs/>
          <w:szCs w:val="28"/>
          <w:lang w:bidi="ar"/>
        </w:rPr>
        <w:t>4.AI智能体应用层</w:t>
      </w:r>
    </w:p>
    <w:p w14:paraId="4269BBE6">
      <w:pPr>
        <w:ind w:firstLine="560" w:firstLineChars="200"/>
        <w:rPr>
          <w:rFonts w:hint="eastAsia" w:ascii="宋体" w:hAnsi="宋体"/>
          <w:szCs w:val="28"/>
        </w:rPr>
      </w:pPr>
      <w:r>
        <w:rPr>
          <w:rFonts w:hint="eastAsia" w:ascii="宋体" w:hAnsi="宋体"/>
          <w:szCs w:val="28"/>
        </w:rPr>
        <w:t>该层是架构的最顶层，直接面向具体的政府业务场景，实现AI与业务的深度融合。</w:t>
      </w:r>
    </w:p>
    <w:p w14:paraId="6D5A37D9">
      <w:pPr>
        <w:ind w:firstLine="560" w:firstLineChars="200"/>
        <w:rPr>
          <w:rFonts w:hint="eastAsia" w:ascii="宋体" w:hAnsi="宋体"/>
          <w:szCs w:val="28"/>
        </w:rPr>
      </w:pPr>
      <w:r>
        <w:rPr>
          <w:rFonts w:hint="eastAsia" w:ascii="宋体" w:hAnsi="宋体"/>
          <w:szCs w:val="28"/>
        </w:rPr>
        <w:t>角色：基于政务操作系统OS和AI能力平台运行的，具体业务逻辑和AI深度融合的智能体（Agent）应用。</w:t>
      </w:r>
    </w:p>
    <w:p w14:paraId="391D831B">
      <w:pPr>
        <w:ind w:firstLine="560" w:firstLineChars="200"/>
        <w:rPr>
          <w:rFonts w:hint="eastAsia" w:ascii="宋体" w:hAnsi="宋体"/>
          <w:szCs w:val="28"/>
        </w:rPr>
      </w:pPr>
      <w:r>
        <w:rPr>
          <w:rFonts w:hint="eastAsia" w:ascii="宋体" w:hAnsi="宋体"/>
          <w:szCs w:val="28"/>
        </w:rPr>
        <w:t>具体应用模块：包括公文写作、智能咨询、产业洞察这三个水平对齐、均匀分布的应用模块。</w:t>
      </w:r>
    </w:p>
    <w:p w14:paraId="3C3B85A4">
      <w:pPr>
        <w:ind w:firstLine="560" w:firstLineChars="200"/>
        <w:rPr>
          <w:rFonts w:hint="eastAsia" w:ascii="宋体" w:hAnsi="宋体"/>
          <w:szCs w:val="28"/>
        </w:rPr>
      </w:pPr>
      <w:r>
        <w:rPr>
          <w:rFonts w:hint="eastAsia" w:ascii="宋体" w:hAnsi="宋体"/>
          <w:szCs w:val="28"/>
        </w:rPr>
        <w:t>逻辑关系：它是整个架构的价值呈现点，运行在政务操作系统OS上，调用AI能力平台获取本地算力支持，同时接受安全能力中心的严格监控和授权管理。</w:t>
      </w:r>
    </w:p>
    <w:p w14:paraId="5282AE75">
      <w:pPr>
        <w:widowControl/>
        <w:ind w:firstLine="561" w:firstLineChars="200"/>
        <w:jc w:val="left"/>
        <w:rPr>
          <w:rFonts w:hint="eastAsia" w:ascii="宋体" w:hAnsi="宋体"/>
          <w:b/>
          <w:bCs/>
          <w:szCs w:val="28"/>
          <w:lang w:bidi="ar"/>
        </w:rPr>
      </w:pPr>
      <w:r>
        <w:rPr>
          <w:rFonts w:hint="eastAsia" w:ascii="宋体" w:hAnsi="宋体"/>
          <w:b/>
          <w:bCs/>
          <w:szCs w:val="28"/>
          <w:lang w:bidi="ar"/>
        </w:rPr>
        <w:t>5.安全边界连接与Tokens调用</w:t>
      </w:r>
    </w:p>
    <w:p w14:paraId="7A6B9C16">
      <w:pPr>
        <w:ind w:firstLine="560" w:firstLineChars="200"/>
        <w:rPr>
          <w:rFonts w:hint="eastAsia" w:ascii="宋体" w:hAnsi="宋体"/>
          <w:szCs w:val="28"/>
        </w:rPr>
      </w:pPr>
      <w:r>
        <w:rPr>
          <w:rFonts w:hint="eastAsia" w:ascii="宋体" w:hAnsi="宋体"/>
          <w:szCs w:val="28"/>
        </w:rPr>
        <w:t>该层解决了政务外网如何在严密保护下安全利用外部大模型能力，以及如何受控地使用外部SaaS服务的技术难题。</w:t>
      </w:r>
    </w:p>
    <w:p w14:paraId="0D4FF32D">
      <w:pPr>
        <w:ind w:firstLine="560" w:firstLineChars="200"/>
        <w:rPr>
          <w:rFonts w:hint="eastAsia" w:ascii="宋体" w:hAnsi="宋体"/>
          <w:szCs w:val="28"/>
        </w:rPr>
      </w:pPr>
      <w:r>
        <w:rPr>
          <w:rFonts w:hint="eastAsia" w:ascii="宋体" w:hAnsi="宋体"/>
          <w:szCs w:val="28"/>
        </w:rPr>
        <w:t>政务外网与外部互联网的连接结构</w:t>
      </w:r>
    </w:p>
    <w:p w14:paraId="4F30D080">
      <w:pPr>
        <w:ind w:firstLine="560" w:firstLineChars="200"/>
        <w:rPr>
          <w:rFonts w:hint="eastAsia" w:ascii="宋体" w:hAnsi="宋体"/>
          <w:szCs w:val="28"/>
        </w:rPr>
      </w:pPr>
      <w:r>
        <w:rPr>
          <w:rFonts w:hint="eastAsia" w:ascii="宋体" w:hAnsi="宋体"/>
          <w:szCs w:val="28"/>
        </w:rPr>
        <w:t>互联网专线：通过专属的、高性能的网络链路，连接政务外网和外部互联网。</w:t>
      </w:r>
    </w:p>
    <w:p w14:paraId="1EBB9F76">
      <w:pPr>
        <w:ind w:firstLine="560" w:firstLineChars="200"/>
        <w:rPr>
          <w:rFonts w:hint="eastAsia" w:ascii="宋体" w:hAnsi="宋体"/>
          <w:szCs w:val="28"/>
        </w:rPr>
      </w:pPr>
      <w:r>
        <w:rPr>
          <w:rFonts w:hint="eastAsia" w:ascii="宋体" w:hAnsi="宋体"/>
          <w:szCs w:val="28"/>
        </w:rPr>
        <w:t>大模型Tokens调用逻辑</w:t>
      </w:r>
    </w:p>
    <w:p w14:paraId="1EE126FE">
      <w:pPr>
        <w:ind w:firstLine="560" w:firstLineChars="200"/>
        <w:rPr>
          <w:rFonts w:hint="eastAsia" w:ascii="宋体" w:hAnsi="宋体"/>
          <w:szCs w:val="28"/>
        </w:rPr>
      </w:pPr>
      <w:r>
        <w:rPr>
          <w:rFonts w:hint="eastAsia" w:ascii="宋体" w:hAnsi="宋体"/>
          <w:szCs w:val="28"/>
        </w:rPr>
        <w:t>安全边界与网络隔离：所有的政务操作系统OS、AI智能体等核心资产均处于受保护的政务外网侧。外部机密计算模型位于互联网专区侧。两者之间实现逻辑上的网络隔离。</w:t>
      </w:r>
    </w:p>
    <w:p w14:paraId="3EA1AFCC">
      <w:pPr>
        <w:ind w:firstLine="560" w:firstLineChars="200"/>
        <w:rPr>
          <w:rFonts w:hint="eastAsia" w:ascii="宋体" w:hAnsi="宋体"/>
          <w:szCs w:val="28"/>
        </w:rPr>
      </w:pPr>
      <w:r>
        <w:rPr>
          <w:rFonts w:hint="eastAsia" w:ascii="宋体" w:hAnsi="宋体"/>
          <w:szCs w:val="28"/>
        </w:rPr>
        <w:t>大模型防火墙：部署在互联网专线的入口，是防止敏感数据泄露和大模型相关攻击的第一道防线。它具备特定的安全功能：</w:t>
      </w:r>
    </w:p>
    <w:p w14:paraId="5BE1F090">
      <w:pPr>
        <w:ind w:firstLine="560" w:firstLineChars="200"/>
        <w:rPr>
          <w:rFonts w:hint="eastAsia" w:ascii="宋体" w:hAnsi="宋体"/>
          <w:szCs w:val="28"/>
        </w:rPr>
      </w:pPr>
      <w:r>
        <w:rPr>
          <w:rFonts w:hint="eastAsia" w:ascii="宋体" w:hAnsi="宋体"/>
          <w:szCs w:val="28"/>
        </w:rPr>
        <w:t>协议解析与内容过滤：解析Tokens调用的HTTP/API流量，识别并拦截Prompt输入（提示词）中可能包含的敏感政务数据，以及拦截有害的模型输出。</w:t>
      </w:r>
    </w:p>
    <w:p w14:paraId="05D69AC9">
      <w:pPr>
        <w:ind w:firstLine="560" w:firstLineChars="200"/>
        <w:rPr>
          <w:rFonts w:hint="eastAsia" w:ascii="宋体" w:hAnsi="宋体"/>
          <w:szCs w:val="28"/>
        </w:rPr>
      </w:pPr>
      <w:r>
        <w:rPr>
          <w:rFonts w:hint="eastAsia" w:ascii="宋体" w:hAnsi="宋体"/>
          <w:szCs w:val="28"/>
        </w:rPr>
        <w:t>访问控制：严格限制仅允许授权的AI智能体和特定的API接口通过此专线访问外部模型。</w:t>
      </w:r>
    </w:p>
    <w:p w14:paraId="14FCB5AA">
      <w:pPr>
        <w:ind w:firstLine="560" w:firstLineChars="200"/>
        <w:rPr>
          <w:rFonts w:hint="eastAsia" w:ascii="宋体" w:hAnsi="宋体"/>
          <w:szCs w:val="28"/>
        </w:rPr>
      </w:pPr>
      <w:r>
        <w:rPr>
          <w:rFonts w:hint="eastAsia" w:ascii="宋体" w:hAnsi="宋体"/>
          <w:szCs w:val="28"/>
        </w:rPr>
        <w:t>机密计算模型：位于互联网上的核心模型服务。架构明确指定采用具有“机密计算”能力的模型服务。这意味着在Tokens推理过程中，数据在模型服务器内部始终处于加密状态（通过硬件可信执行环境TEE），即使模型服务提供商也无法读取明文数据，最大限度地确保了政务数据隐私。</w:t>
      </w:r>
    </w:p>
    <w:p w14:paraId="3DD1E76A">
      <w:pPr>
        <w:widowControl/>
        <w:ind w:firstLine="560" w:firstLineChars="200"/>
        <w:jc w:val="left"/>
        <w:rPr>
          <w:rFonts w:hint="eastAsia" w:ascii="宋体" w:hAnsi="宋体"/>
          <w:szCs w:val="28"/>
        </w:rPr>
      </w:pPr>
      <w:r>
        <w:rPr>
          <w:rFonts w:hint="eastAsia" w:ascii="宋体" w:hAnsi="宋体"/>
          <w:szCs w:val="28"/>
        </w:rPr>
        <w:t>Tokens调用流程：AI智能体通过大模型防火墙将处理请求（Tokens形式）发送至机密计算模型，模型处理后返回结果（Tokens形式），整个流程受到全程监控和过滤。</w:t>
      </w:r>
    </w:p>
    <w:p w14:paraId="38A7B13D">
      <w:pPr>
        <w:widowControl/>
        <w:ind w:firstLine="560" w:firstLineChars="200"/>
        <w:jc w:val="left"/>
        <w:rPr>
          <w:rFonts w:hint="eastAsia" w:ascii="宋体" w:hAnsi="宋体"/>
          <w:szCs w:val="28"/>
        </w:rPr>
      </w:pPr>
      <w:r>
        <w:rPr>
          <w:rFonts w:hint="eastAsia" w:ascii="宋体" w:hAnsi="宋体"/>
          <w:szCs w:val="28"/>
        </w:rPr>
        <w:t>外部SaaS服务使用逻辑</w:t>
      </w:r>
    </w:p>
    <w:p w14:paraId="144741F0">
      <w:pPr>
        <w:widowControl/>
        <w:ind w:firstLine="560" w:firstLineChars="200"/>
        <w:jc w:val="left"/>
        <w:rPr>
          <w:rFonts w:hint="eastAsia" w:ascii="宋体" w:hAnsi="宋体"/>
          <w:szCs w:val="28"/>
        </w:rPr>
      </w:pPr>
      <w:r>
        <w:rPr>
          <w:rFonts w:hint="eastAsia" w:ascii="宋体" w:hAnsi="宋体"/>
          <w:szCs w:val="28"/>
        </w:rPr>
        <w:t>互联网服务专区：包含了AI创作智能体、内容编辑智能体、智能编程智能体的SaaS服务模块。</w:t>
      </w:r>
    </w:p>
    <w:p w14:paraId="0CB94053">
      <w:pPr>
        <w:widowControl/>
        <w:ind w:firstLine="560" w:firstLineChars="200"/>
        <w:jc w:val="left"/>
        <w:rPr>
          <w:rFonts w:hint="eastAsia" w:ascii="宋体" w:hAnsi="宋体"/>
          <w:szCs w:val="28"/>
        </w:rPr>
      </w:pPr>
      <w:r>
        <w:rPr>
          <w:rFonts w:hint="eastAsia" w:ascii="宋体" w:hAnsi="宋体"/>
          <w:szCs w:val="28"/>
        </w:rPr>
        <w:t>安全边界：在互联网服务专区与外部互联网专区之间，增加了一个清晰的安全边界（网关），实现了逻辑隔离，确保外部SaaS服务的使用受到严格受控。</w:t>
      </w:r>
    </w:p>
    <w:p w14:paraId="39E5631B">
      <w:pPr>
        <w:pStyle w:val="3"/>
        <w:numPr>
          <w:ilvl w:val="1"/>
          <w:numId w:val="0"/>
        </w:numPr>
        <w:ind w:left="576" w:hanging="576"/>
        <w:rPr>
          <w:rFonts w:hint="eastAsia" w:ascii="宋体" w:hAnsi="宋体"/>
          <w:sz w:val="28"/>
          <w:szCs w:val="28"/>
        </w:rPr>
      </w:pPr>
      <w:bookmarkStart w:id="127" w:name="_Toc12017"/>
      <w:r>
        <w:rPr>
          <w:rFonts w:hint="eastAsia" w:cs="Arial"/>
        </w:rPr>
        <w:t>5.4政务操作系统OS</w:t>
      </w:r>
      <w:bookmarkEnd w:id="127"/>
    </w:p>
    <w:p w14:paraId="3017CA11">
      <w:pPr>
        <w:pStyle w:val="4"/>
        <w:numPr>
          <w:ilvl w:val="2"/>
          <w:numId w:val="0"/>
        </w:numPr>
        <w:ind w:left="862" w:hanging="862"/>
        <w:jc w:val="left"/>
      </w:pPr>
      <w:r>
        <w:rPr>
          <w:rFonts w:hint="eastAsia"/>
        </w:rPr>
        <w:t>5.4.1平台概述</w:t>
      </w:r>
    </w:p>
    <w:p w14:paraId="1BAFBE0D">
      <w:pPr>
        <w:ind w:firstLine="560" w:firstLineChars="200"/>
        <w:rPr>
          <w:rFonts w:hint="eastAsia" w:ascii="宋体" w:hAnsi="宋体"/>
          <w:szCs w:val="28"/>
        </w:rPr>
      </w:pPr>
      <w:r>
        <w:rPr>
          <w:rFonts w:hint="eastAsia" w:ascii="宋体" w:hAnsi="宋体"/>
          <w:szCs w:val="28"/>
        </w:rPr>
        <w:t>政务操作系统OS是面向公共服务、行政办公、产业培育等领域的智能化底座与开发平台。它深度融合了业界领先的大模型技术与成熟的智能体（Agent）开发框架，旨在通过提供可复用的AI能力组件与开发环境，赋能政府“放管服”改革及区域产业发展，为上层智能体应用的建设提供基础支撑。</w:t>
      </w:r>
    </w:p>
    <w:p w14:paraId="401AC453">
      <w:pPr>
        <w:ind w:firstLine="560" w:firstLineChars="200"/>
        <w:rPr>
          <w:rFonts w:hint="eastAsia" w:ascii="宋体" w:hAnsi="宋体"/>
          <w:szCs w:val="28"/>
        </w:rPr>
      </w:pPr>
      <w:r>
        <w:rPr>
          <w:rFonts w:hint="eastAsia" w:ascii="宋体" w:hAnsi="宋体"/>
          <w:szCs w:val="28"/>
        </w:rPr>
        <w:t>系统定位于政务领域的智能体与大模型应用底座，重点服务政务办公与公共服务两大场景。OS本身不直接封装具体的业务智能体应用，而是提供：</w:t>
      </w:r>
    </w:p>
    <w:p w14:paraId="5DEA888E">
      <w:pPr>
        <w:ind w:firstLine="560" w:firstLineChars="200"/>
        <w:rPr>
          <w:rFonts w:hint="eastAsia" w:ascii="宋体" w:hAnsi="宋体"/>
          <w:szCs w:val="28"/>
        </w:rPr>
      </w:pPr>
      <w:r>
        <w:rPr>
          <w:rFonts w:hint="eastAsia" w:ascii="宋体" w:hAnsi="宋体"/>
          <w:szCs w:val="28"/>
        </w:rPr>
        <w:t>智能体服务能力：包括大模型推理、语义理解、多模态交互、知识库检索增强（RAG）、安全合规过滤等基础AI能力；</w:t>
      </w:r>
    </w:p>
    <w:p w14:paraId="098598B7">
      <w:pPr>
        <w:ind w:firstLine="560" w:firstLineChars="200"/>
        <w:rPr>
          <w:rFonts w:hint="eastAsia" w:ascii="宋体" w:hAnsi="宋体"/>
          <w:szCs w:val="28"/>
        </w:rPr>
      </w:pPr>
      <w:r>
        <w:rPr>
          <w:rFonts w:hint="eastAsia" w:ascii="宋体" w:hAnsi="宋体"/>
          <w:szCs w:val="28"/>
        </w:rPr>
        <w:t>智能体开发组件：包含流程编排工具、技能插件框架、数据连接器、对话管理模块、人机协同组件等，支持快速构建和定制智能体；</w:t>
      </w:r>
    </w:p>
    <w:p w14:paraId="654051E3">
      <w:pPr>
        <w:ind w:firstLine="560" w:firstLineChars="200"/>
        <w:rPr>
          <w:rFonts w:hint="eastAsia" w:ascii="宋体" w:hAnsi="宋体"/>
          <w:szCs w:val="28"/>
        </w:rPr>
      </w:pPr>
      <w:r>
        <w:rPr>
          <w:rFonts w:hint="eastAsia" w:ascii="宋体" w:hAnsi="宋体"/>
          <w:szCs w:val="28"/>
        </w:rPr>
        <w:t>统一接入与集成能力：支持通过门户网站、移动应用、现有办公系统及即时通讯工具等多种入口接入，在不改动既有业务体系的前提下，为存量系统叠加智能能力。</w:t>
      </w:r>
    </w:p>
    <w:p w14:paraId="6F924E26">
      <w:pPr>
        <w:pStyle w:val="4"/>
        <w:numPr>
          <w:ilvl w:val="2"/>
          <w:numId w:val="0"/>
        </w:numPr>
        <w:ind w:left="862" w:hanging="862"/>
        <w:jc w:val="left"/>
      </w:pPr>
      <w:r>
        <w:rPr>
          <w:rFonts w:hint="eastAsia"/>
        </w:rPr>
        <w:t>5.4.2平台架构</w:t>
      </w:r>
    </w:p>
    <w:p w14:paraId="5ACCFC18">
      <w:pPr>
        <w:widowControl/>
        <w:spacing w:line="360" w:lineRule="auto"/>
        <w:ind w:firstLine="560" w:firstLineChars="200"/>
        <w:jc w:val="left"/>
      </w:pPr>
      <w:r>
        <w:t>技术架构遵循</w:t>
      </w:r>
      <w:r>
        <w:rPr>
          <w:b/>
          <w:bCs/>
        </w:rPr>
        <w:t>分层解耦、数据驱动、安全可控</w:t>
      </w:r>
      <w:r>
        <w:t>的设计理念</w:t>
      </w:r>
      <w:r>
        <w:rPr>
          <w:rFonts w:hint="eastAsia"/>
        </w:rPr>
        <w:t>，政务操作系统OS架构图如下：</w:t>
      </w:r>
    </w:p>
    <w:p w14:paraId="04EFFAF7">
      <w:pPr>
        <w:spacing w:line="360" w:lineRule="auto"/>
        <w:ind w:firstLine="560" w:firstLineChars="200"/>
        <w:rPr>
          <w:rFonts w:hint="eastAsia" w:ascii="宋体" w:hAnsi="宋体"/>
          <w:szCs w:val="28"/>
        </w:rPr>
      </w:pPr>
      <w:r>
        <w:rPr>
          <w:rFonts w:ascii="宋体" w:hAnsi="宋体"/>
          <w:szCs w:val="28"/>
        </w:rPr>
        <w:drawing>
          <wp:anchor distT="0" distB="0" distL="114300" distR="114300" simplePos="0" relativeHeight="251662336" behindDoc="1" locked="0" layoutInCell="1" allowOverlap="1">
            <wp:simplePos x="0" y="0"/>
            <wp:positionH relativeFrom="column">
              <wp:posOffset>0</wp:posOffset>
            </wp:positionH>
            <wp:positionV relativeFrom="paragraph">
              <wp:posOffset>215900</wp:posOffset>
            </wp:positionV>
            <wp:extent cx="5274310" cy="6850380"/>
            <wp:effectExtent l="0" t="0" r="8890" b="33020"/>
            <wp:wrapTight wrapText="bothSides">
              <wp:wrapPolygon>
                <wp:start x="0" y="0"/>
                <wp:lineTo x="0" y="21544"/>
                <wp:lineTo x="21532" y="21544"/>
                <wp:lineTo x="21532" y="0"/>
                <wp:lineTo x="0" y="0"/>
              </wp:wrapPolygon>
            </wp:wrapTight>
            <wp:docPr id="97077909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79095" name="图片 4"/>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a:xfrm>
                      <a:off x="0" y="0"/>
                      <a:ext cx="5274310" cy="6850380"/>
                    </a:xfrm>
                    <a:prstGeom prst="rect">
                      <a:avLst/>
                    </a:prstGeom>
                    <a:noFill/>
                    <a:ln>
                      <a:noFill/>
                    </a:ln>
                  </pic:spPr>
                </pic:pic>
              </a:graphicData>
            </a:graphic>
          </wp:anchor>
        </w:drawing>
      </w:r>
      <w:r>
        <w:rPr>
          <w:rFonts w:ascii="宋体" w:hAnsi="宋体"/>
          <w:szCs w:val="28"/>
        </w:rPr>
        <w:t>系统内部进一步划分为控制面、核心网关（Gateway）、运行时环境、知识与技能订阅库、记忆管理和安全合规等模块，确保应用开发的敏捷性、核心能力的复用性以及底层技术与安全能力的可扩展性。</w:t>
      </w:r>
    </w:p>
    <w:p w14:paraId="057B8BD5">
      <w:pPr>
        <w:ind w:firstLine="560" w:firstLineChars="200"/>
        <w:rPr>
          <w:rFonts w:hint="eastAsia" w:ascii="宋体" w:hAnsi="宋体"/>
          <w:szCs w:val="28"/>
        </w:rPr>
      </w:pPr>
      <w:r>
        <w:rPr>
          <w:rFonts w:hint="eastAsia" w:ascii="宋体" w:hAnsi="宋体"/>
          <w:szCs w:val="28"/>
        </w:rPr>
        <w:t>在功能层面，平台提供多类垂直场景智能体：政务办文智能体支持资讯采集、内容分析、结构化撰文、格式体裁控制以及智能校对，覆盖通知、公告、简报、总结、纪要、报告等高频文书；政务办会智能体围绕会议全流程，集成音频接入、语音与说话人识别、会中要点捕捉、结构化纪要生成和会后任务拆解与督办；政务办事智能体与行政服务边聊边办能力则侧重对市民或企业诉求的意图识别、事项匹配、材料与流程指引以及跨部门办理路径重组，能够结合政策规则和业务知识库；面向群众诉求的智能受理能力，则通过文本与图片的多模态理解，实现诉求类型判断、内容追问、工单生成与状态追踪，并利用知识库回答政策与业务咨询，以上智能体可以根据需要选择。</w:t>
      </w:r>
    </w:p>
    <w:p w14:paraId="6FB02366">
      <w:pPr>
        <w:ind w:firstLine="560" w:firstLineChars="200"/>
        <w:rPr>
          <w:rFonts w:hint="eastAsia" w:ascii="宋体" w:hAnsi="宋体"/>
          <w:szCs w:val="28"/>
        </w:rPr>
      </w:pPr>
      <w:r>
        <w:rPr>
          <w:rFonts w:hint="eastAsia" w:ascii="宋体" w:hAnsi="宋体"/>
          <w:szCs w:val="28"/>
        </w:rPr>
        <w:t>在技术架构上，方案采用分层解耦设计，自上而下划分为用户入口层、行业智能体应用层和政务操作系统（政务操作系统OS）层。用户入口层面向不同类型的使用主体和前端渠道；行业智能体应用层将具体业务逻辑沉淀为可配置的“办文”、“办会”、“办事”、“诉求受理”等智能体；政务操作系统OS层则提供统一的控制面、核心网关、运行时环境、知识与技能订阅库、记忆管理与安全合规能力。控制面负责实例管理、技能与插件编排、行业模板、配置中心、审计与可观测等，核心网关负责会话任务管理、上下文路由和多技能协同调用，运行时环境承载大模型推理与工具编排，知识与技能订阅库统一管理技能仓库、向量化知识库与业务规则库，记忆管理保障对话上下文与长期记忆，安全与合规模块提供提示词防护、敏感信息拦截、高危操作拦截、记忆投毒防护及全链路审计。</w:t>
      </w:r>
    </w:p>
    <w:p w14:paraId="534AE2A9">
      <w:pPr>
        <w:ind w:firstLine="560" w:firstLineChars="200"/>
        <w:rPr>
          <w:rFonts w:hint="eastAsia" w:ascii="宋体" w:hAnsi="宋体"/>
          <w:szCs w:val="28"/>
        </w:rPr>
      </w:pPr>
      <w:r>
        <w:rPr>
          <w:rFonts w:hint="eastAsia" w:ascii="宋体" w:hAnsi="宋体"/>
          <w:szCs w:val="28"/>
        </w:rPr>
        <w:t>整体而言，本方案定位为政务场景下的大模型智能体基础平台，一方面提供可直接复用的办文、办会、办事、诉求受理、边聊边办等能力组件，降低典型应用的落地门槛；另一方面通过政务操作系统OS的统一管控、技能与插件生态、安全与可观测体系，为后续在更多垂直领域构建专属智能体、接入外部系统或扩展新技能提供通用底座。</w:t>
      </w:r>
    </w:p>
    <w:p w14:paraId="7AE648BB">
      <w:pPr>
        <w:pStyle w:val="4"/>
        <w:numPr>
          <w:ilvl w:val="2"/>
          <w:numId w:val="0"/>
        </w:numPr>
        <w:ind w:left="862" w:hanging="862"/>
        <w:jc w:val="left"/>
      </w:pPr>
      <w:r>
        <w:rPr>
          <w:rFonts w:hint="eastAsia"/>
        </w:rPr>
        <w:t>5.4.3平台设计</w:t>
      </w:r>
    </w:p>
    <w:p w14:paraId="6F8117E1">
      <w:pPr>
        <w:pStyle w:val="5"/>
        <w:numPr>
          <w:ilvl w:val="3"/>
          <w:numId w:val="0"/>
        </w:numPr>
        <w:ind w:left="864" w:hanging="864"/>
        <w:rPr>
          <w:rFonts w:hint="eastAsia" w:ascii="黑体" w:hAnsi="黑体"/>
        </w:rPr>
      </w:pPr>
      <w:r>
        <w:rPr>
          <w:rFonts w:hint="eastAsia" w:ascii="黑体" w:hAnsi="黑体"/>
        </w:rPr>
        <w:t>5.4.3.1</w:t>
      </w:r>
      <w:r>
        <w:rPr>
          <w:rFonts w:ascii="黑体" w:hAnsi="黑体"/>
        </w:rPr>
        <w:t>用户入口层</w:t>
      </w:r>
    </w:p>
    <w:p w14:paraId="467E0CF2">
      <w:pPr>
        <w:ind w:firstLine="560" w:firstLineChars="200"/>
        <w:rPr>
          <w:rFonts w:hint="eastAsia" w:ascii="宋体" w:hAnsi="宋体"/>
          <w:szCs w:val="28"/>
        </w:rPr>
      </w:pPr>
      <w:r>
        <w:rPr>
          <w:rFonts w:ascii="宋体" w:hAnsi="宋体"/>
          <w:szCs w:val="28"/>
        </w:rPr>
        <w:t>此层是用户与智能体交互的前端界面，支持多样化的接入方式，满足不同用户和场景的需求。</w:t>
      </w:r>
    </w:p>
    <w:p w14:paraId="6CC383A4">
      <w:pPr>
        <w:ind w:firstLine="560" w:firstLineChars="200"/>
        <w:rPr>
          <w:rFonts w:hint="eastAsia" w:ascii="宋体" w:hAnsi="宋体"/>
          <w:szCs w:val="28"/>
        </w:rPr>
      </w:pPr>
      <w:r>
        <w:rPr>
          <w:rFonts w:ascii="宋体" w:hAnsi="宋体"/>
          <w:szCs w:val="28"/>
        </w:rPr>
        <w:t>互联网用户：</w:t>
      </w:r>
      <w:r>
        <w:rPr>
          <w:rFonts w:hint="eastAsia" w:ascii="宋体" w:hAnsi="宋体"/>
          <w:szCs w:val="28"/>
        </w:rPr>
        <w:t>可以</w:t>
      </w:r>
      <w:r>
        <w:rPr>
          <w:rFonts w:ascii="宋体" w:hAnsi="宋体"/>
          <w:szCs w:val="28"/>
        </w:rPr>
        <w:t>通过政府门户网站、城市公共服务App、小程序、社交媒体等渠道，与“公共服务智能体”进行交互，享受智能问答、边聊边办等服务。</w:t>
      </w:r>
    </w:p>
    <w:p w14:paraId="239E21B7">
      <w:pPr>
        <w:ind w:firstLine="560" w:firstLineChars="200"/>
        <w:rPr>
          <w:rFonts w:hint="eastAsia" w:ascii="宋体" w:hAnsi="宋体"/>
          <w:szCs w:val="28"/>
        </w:rPr>
      </w:pPr>
      <w:r>
        <w:rPr>
          <w:rFonts w:ascii="宋体" w:hAnsi="宋体"/>
          <w:szCs w:val="28"/>
        </w:rPr>
        <w:t>政府办公人员：</w:t>
      </w:r>
      <w:r>
        <w:rPr>
          <w:rFonts w:hint="eastAsia" w:ascii="宋体" w:hAnsi="宋体"/>
          <w:szCs w:val="28"/>
        </w:rPr>
        <w:t>可以通过</w:t>
      </w:r>
      <w:r>
        <w:rPr>
          <w:rFonts w:ascii="宋体" w:hAnsi="宋体"/>
          <w:szCs w:val="28"/>
        </w:rPr>
        <w:t>即时通讯工具（如飞书）或专属的PC客户端，与“机关办公智能体”协作，处理办文、办会、办事等日常工作。</w:t>
      </w:r>
    </w:p>
    <w:p w14:paraId="04803C21">
      <w:pPr>
        <w:ind w:firstLine="560" w:firstLineChars="200"/>
        <w:rPr>
          <w:rFonts w:hint="eastAsia" w:ascii="宋体" w:hAnsi="宋体"/>
          <w:szCs w:val="28"/>
        </w:rPr>
      </w:pPr>
      <w:r>
        <w:rPr>
          <w:rFonts w:ascii="宋体" w:hAnsi="宋体"/>
          <w:szCs w:val="28"/>
        </w:rPr>
        <w:t>API调用方：第三方业务系统可以通过标准化的API接口，调用AI智能体的原子能力，实现功能的深度集成。</w:t>
      </w:r>
    </w:p>
    <w:p w14:paraId="468F7EE0">
      <w:pPr>
        <w:pStyle w:val="5"/>
        <w:numPr>
          <w:ilvl w:val="3"/>
          <w:numId w:val="0"/>
        </w:numPr>
        <w:ind w:left="864" w:hanging="864"/>
        <w:rPr>
          <w:rFonts w:hint="eastAsia" w:ascii="黑体" w:hAnsi="黑体"/>
        </w:rPr>
      </w:pPr>
      <w:r>
        <w:rPr>
          <w:rFonts w:hint="eastAsia" w:ascii="黑体" w:hAnsi="黑体"/>
        </w:rPr>
        <w:t>5.4.3.2</w:t>
      </w:r>
      <w:r>
        <w:rPr>
          <w:rFonts w:ascii="黑体" w:hAnsi="黑体"/>
        </w:rPr>
        <w:t>行业智能体应用层</w:t>
      </w:r>
    </w:p>
    <w:p w14:paraId="0A033CC2">
      <w:pPr>
        <w:ind w:firstLine="560" w:firstLineChars="200"/>
        <w:rPr>
          <w:rFonts w:hint="eastAsia" w:ascii="宋体" w:hAnsi="宋体"/>
          <w:szCs w:val="28"/>
        </w:rPr>
      </w:pPr>
      <w:r>
        <w:rPr>
          <w:rFonts w:ascii="宋体" w:hAnsi="宋体"/>
          <w:szCs w:val="28"/>
        </w:rPr>
        <w:t>该层封装了面向特定领域的业务逻辑，是连接用户场景与底层AI能力的核心。</w:t>
      </w:r>
    </w:p>
    <w:p w14:paraId="393E88BD">
      <w:pPr>
        <w:ind w:firstLine="560" w:firstLineChars="200"/>
        <w:rPr>
          <w:rFonts w:hint="eastAsia" w:ascii="宋体" w:hAnsi="宋体"/>
          <w:szCs w:val="28"/>
        </w:rPr>
      </w:pPr>
      <w:r>
        <w:rPr>
          <w:rFonts w:ascii="宋体" w:hAnsi="宋体"/>
          <w:szCs w:val="28"/>
        </w:rPr>
        <w:t>机关办公</w:t>
      </w:r>
      <w:r>
        <w:rPr>
          <w:rFonts w:hint="eastAsia" w:ascii="宋体" w:hAnsi="宋体"/>
          <w:szCs w:val="28"/>
        </w:rPr>
        <w:t>业务场景</w:t>
      </w:r>
      <w:r>
        <w:rPr>
          <w:rFonts w:ascii="宋体" w:hAnsi="宋体"/>
          <w:szCs w:val="28"/>
        </w:rPr>
        <w:t>：</w:t>
      </w:r>
      <w:r>
        <w:rPr>
          <w:rFonts w:hint="eastAsia" w:ascii="宋体" w:hAnsi="宋体"/>
          <w:szCs w:val="28"/>
        </w:rPr>
        <w:t>可以通过</w:t>
      </w:r>
      <w:r>
        <w:rPr>
          <w:rFonts w:ascii="宋体" w:hAnsi="宋体"/>
          <w:szCs w:val="28"/>
        </w:rPr>
        <w:t>公文写作、会议纪要、信息汇总、任务督办等</w:t>
      </w:r>
      <w:r>
        <w:rPr>
          <w:rFonts w:hint="eastAsia" w:ascii="宋体" w:hAnsi="宋体"/>
          <w:szCs w:val="28"/>
        </w:rPr>
        <w:t>智能体</w:t>
      </w:r>
      <w:r>
        <w:rPr>
          <w:rFonts w:ascii="宋体" w:hAnsi="宋体"/>
          <w:szCs w:val="28"/>
        </w:rPr>
        <w:t>针对政府内部办公场景</w:t>
      </w:r>
      <w:r>
        <w:rPr>
          <w:rFonts w:hint="eastAsia" w:ascii="宋体" w:hAnsi="宋体"/>
          <w:szCs w:val="28"/>
        </w:rPr>
        <w:t>提供服务</w:t>
      </w:r>
      <w:r>
        <w:rPr>
          <w:rFonts w:ascii="宋体" w:hAnsi="宋体"/>
          <w:szCs w:val="28"/>
        </w:rPr>
        <w:t>。</w:t>
      </w:r>
    </w:p>
    <w:p w14:paraId="2F107F39">
      <w:pPr>
        <w:ind w:firstLine="560" w:firstLineChars="200"/>
        <w:rPr>
          <w:rFonts w:hint="eastAsia" w:ascii="宋体" w:hAnsi="宋体"/>
          <w:szCs w:val="28"/>
        </w:rPr>
      </w:pPr>
      <w:r>
        <w:rPr>
          <w:rFonts w:ascii="宋体" w:hAnsi="宋体"/>
          <w:szCs w:val="28"/>
        </w:rPr>
        <w:t>公共服务</w:t>
      </w:r>
      <w:r>
        <w:rPr>
          <w:rFonts w:hint="eastAsia" w:ascii="宋体" w:hAnsi="宋体"/>
          <w:szCs w:val="28"/>
        </w:rPr>
        <w:t>业务场景</w:t>
      </w:r>
      <w:r>
        <w:rPr>
          <w:rFonts w:ascii="宋体" w:hAnsi="宋体"/>
          <w:szCs w:val="28"/>
        </w:rPr>
        <w:t>：</w:t>
      </w:r>
      <w:r>
        <w:rPr>
          <w:rFonts w:hint="eastAsia" w:ascii="宋体" w:hAnsi="宋体"/>
          <w:szCs w:val="28"/>
        </w:rPr>
        <w:t>可以通过</w:t>
      </w:r>
      <w:r>
        <w:rPr>
          <w:rFonts w:ascii="宋体" w:hAnsi="宋体"/>
          <w:szCs w:val="28"/>
        </w:rPr>
        <w:t>12345智能受理、对话式办事引导、政策问答等</w:t>
      </w:r>
      <w:r>
        <w:rPr>
          <w:rFonts w:hint="eastAsia" w:ascii="宋体" w:hAnsi="宋体"/>
          <w:szCs w:val="28"/>
        </w:rPr>
        <w:t>智能体</w:t>
      </w:r>
      <w:r>
        <w:rPr>
          <w:rFonts w:ascii="宋体" w:hAnsi="宋体"/>
          <w:szCs w:val="28"/>
        </w:rPr>
        <w:t>面向公众</w:t>
      </w:r>
      <w:r>
        <w:rPr>
          <w:rFonts w:hint="eastAsia" w:ascii="宋体" w:hAnsi="宋体"/>
          <w:szCs w:val="28"/>
        </w:rPr>
        <w:t>提供服务</w:t>
      </w:r>
      <w:r>
        <w:rPr>
          <w:rFonts w:ascii="宋体" w:hAnsi="宋体"/>
          <w:szCs w:val="28"/>
        </w:rPr>
        <w:t>。</w:t>
      </w:r>
    </w:p>
    <w:p w14:paraId="26ED68E7">
      <w:pPr>
        <w:pStyle w:val="5"/>
        <w:numPr>
          <w:ilvl w:val="3"/>
          <w:numId w:val="0"/>
        </w:numPr>
        <w:ind w:left="864" w:hanging="864"/>
        <w:rPr>
          <w:rFonts w:hint="eastAsia" w:ascii="黑体" w:hAnsi="黑体"/>
        </w:rPr>
      </w:pPr>
      <w:r>
        <w:rPr>
          <w:rFonts w:hint="eastAsia" w:ascii="黑体" w:hAnsi="黑体"/>
        </w:rPr>
        <w:t>5.4.3.3</w:t>
      </w:r>
      <w:r>
        <w:rPr>
          <w:rFonts w:ascii="黑体" w:hAnsi="黑体"/>
        </w:rPr>
        <w:t>控制面</w:t>
      </w:r>
    </w:p>
    <w:p w14:paraId="7CDE2C6C">
      <w:pPr>
        <w:ind w:firstLine="560" w:firstLineChars="200"/>
        <w:rPr>
          <w:rFonts w:hint="eastAsia" w:ascii="宋体" w:hAnsi="宋体"/>
          <w:szCs w:val="28"/>
        </w:rPr>
      </w:pPr>
      <w:r>
        <w:rPr>
          <w:rFonts w:ascii="宋体" w:hAnsi="宋体"/>
          <w:szCs w:val="28"/>
        </w:rPr>
        <w:t>为平台管理员和运维人员提供的一站式管控平台，包含实例管理、技能/插件编排、安全运维等全方位功能。</w:t>
      </w:r>
    </w:p>
    <w:p w14:paraId="725B2883">
      <w:pPr>
        <w:ind w:firstLine="560" w:firstLineChars="200"/>
        <w:rPr>
          <w:rFonts w:hint="eastAsia" w:ascii="宋体" w:hAnsi="宋体"/>
          <w:szCs w:val="28"/>
        </w:rPr>
      </w:pPr>
      <w:r>
        <w:rPr>
          <w:rFonts w:ascii="宋体" w:hAnsi="宋体"/>
          <w:szCs w:val="28"/>
        </w:rPr>
        <w:t>定义与作用，控制面负责统一管理智能体在平台维度的配置与治理能力，涵盖技能中心、行业模板/岗位职责、安全配置/审计中心、IAM设置、插件管理/工具管理、实例管理/坐席管理、可观测面/思维链、安全策略等模块，是政务操作系统OS的管理中枢。</w:t>
      </w:r>
    </w:p>
    <w:p w14:paraId="2E2E1E68">
      <w:pPr>
        <w:pStyle w:val="4"/>
        <w:numPr>
          <w:ilvl w:val="2"/>
          <w:numId w:val="0"/>
        </w:numPr>
        <w:ind w:left="862" w:hanging="862"/>
        <w:jc w:val="left"/>
      </w:pPr>
      <w:r>
        <w:t>5.4.4数字员工管控平台</w:t>
      </w:r>
    </w:p>
    <w:p w14:paraId="729C20FF">
      <w:pPr>
        <w:ind w:firstLine="560" w:firstLineChars="200"/>
        <w:rPr>
          <w:ins w:id="506" w:author="cc" w:date="2026-05-23T13:11:33Z"/>
          <w:rFonts w:hint="eastAsia" w:ascii="宋体" w:hAnsi="宋体"/>
          <w:szCs w:val="28"/>
        </w:rPr>
      </w:pPr>
      <w:ins w:id="507" w:author="cc" w:date="2026-05-23T13:11:33Z">
        <w:r>
          <w:rPr>
            <w:rFonts w:hint="eastAsia" w:ascii="宋体" w:hAnsi="宋体"/>
            <w:szCs w:val="28"/>
          </w:rPr>
          <w:t>数字员工管控平台是政务操作系统OS的核心支撑模块</w:t>
        </w:r>
      </w:ins>
      <w:ins w:id="508" w:author="cc" w:date="2026-05-23T13:11:54Z">
        <w:r>
          <w:rPr>
            <w:rFonts w:hint="eastAsia" w:ascii="宋体" w:hAnsi="宋体"/>
            <w:szCs w:val="28"/>
            <w:lang w:eastAsia="zh-CN"/>
          </w:rPr>
          <w:t>，</w:t>
        </w:r>
      </w:ins>
      <w:ins w:id="509" w:author="cc" w:date="2026-05-23T13:11:33Z">
        <w:r>
          <w:rPr>
            <w:rFonts w:hint="eastAsia" w:ascii="宋体" w:hAnsi="宋体"/>
            <w:szCs w:val="28"/>
          </w:rPr>
          <w:t>聚焦于数字员工(Agent)的身份定义、生命周期管控、执行环境适配以及全局管理后台</w:t>
        </w:r>
      </w:ins>
      <w:ins w:id="510" w:author="cc" w:date="2026-05-23T13:11:54Z">
        <w:r>
          <w:rPr>
            <w:rFonts w:hint="eastAsia" w:ascii="宋体" w:hAnsi="宋体"/>
            <w:szCs w:val="28"/>
            <w:lang w:eastAsia="zh-CN"/>
          </w:rPr>
          <w:t>，</w:t>
        </w:r>
      </w:ins>
      <w:ins w:id="511" w:author="cc" w:date="2026-05-23T13:11:33Z">
        <w:r>
          <w:rPr>
            <w:rFonts w:hint="eastAsia" w:ascii="宋体" w:hAnsi="宋体"/>
            <w:szCs w:val="28"/>
          </w:rPr>
          <w:t>承担Agent在OS中的实体管理中枢职能</w:t>
        </w:r>
      </w:ins>
      <w:ins w:id="512" w:author="cc" w:date="2026-05-23T13:11:54Z">
        <w:r>
          <w:rPr>
            <w:rFonts w:hint="eastAsia" w:ascii="宋体" w:hAnsi="宋体"/>
            <w:szCs w:val="28"/>
            <w:lang w:eastAsia="zh-CN"/>
          </w:rPr>
          <w:t>，</w:t>
        </w:r>
      </w:ins>
      <w:ins w:id="513" w:author="cc" w:date="2026-05-23T13:11:33Z">
        <w:r>
          <w:rPr>
            <w:rFonts w:hint="eastAsia" w:ascii="宋体" w:hAnsi="宋体"/>
            <w:szCs w:val="28"/>
          </w:rPr>
          <w:t>提供Agent创建、版本控制、运行环境、控制面管理等核心能力</w:t>
        </w:r>
      </w:ins>
      <w:ins w:id="514" w:author="cc" w:date="2026-05-23T13:11:54Z">
        <w:r>
          <w:rPr>
            <w:rFonts w:hint="eastAsia" w:ascii="宋体" w:hAnsi="宋体"/>
            <w:szCs w:val="28"/>
            <w:lang w:eastAsia="zh-CN"/>
          </w:rPr>
          <w:t>，</w:t>
        </w:r>
      </w:ins>
      <w:ins w:id="515" w:author="cc" w:date="2026-05-23T13:11:33Z">
        <w:r>
          <w:rPr>
            <w:rFonts w:hint="eastAsia" w:ascii="宋体" w:hAnsi="宋体"/>
            <w:szCs w:val="28"/>
          </w:rPr>
          <w:t>确保敏态业务中海量、异构、持续演进的数字员工能够被统一纳管、统一调度、统一治理。</w:t>
        </w:r>
      </w:ins>
    </w:p>
    <w:p w14:paraId="3A513627">
      <w:pPr>
        <w:ind w:firstLine="560" w:firstLineChars="200"/>
        <w:rPr>
          <w:rFonts w:hint="eastAsia" w:ascii="宋体" w:hAnsi="宋体"/>
          <w:szCs w:val="28"/>
        </w:rPr>
      </w:pPr>
      <w:ins w:id="516" w:author="cc" w:date="2026-05-23T13:11:33Z">
        <w:r>
          <w:rPr>
            <w:rFonts w:hint="eastAsia" w:ascii="宋体" w:hAnsi="宋体"/>
            <w:szCs w:val="28"/>
          </w:rPr>
          <w:t>平台整体</w:t>
        </w:r>
      </w:ins>
      <w:ins w:id="517" w:author="cc" w:date="2026-05-23T13:12:39Z">
        <w:r>
          <w:rPr>
            <w:rFonts w:hint="eastAsia" w:ascii="宋体" w:hAnsi="宋体"/>
            <w:szCs w:val="28"/>
            <w:lang w:val="en-US" w:eastAsia="zh-CN"/>
          </w:rPr>
          <w:t>由</w:t>
        </w:r>
      </w:ins>
      <w:ins w:id="518" w:author="cc" w:date="2026-05-23T13:11:33Z">
        <w:r>
          <w:rPr>
            <w:rFonts w:hint="eastAsia" w:ascii="宋体" w:hAnsi="宋体"/>
            <w:szCs w:val="28"/>
          </w:rPr>
          <w:t>Gateway网关与工具箱两大功能域共同构成</w:t>
        </w:r>
      </w:ins>
      <w:ins w:id="519" w:author="cc" w:date="2026-05-23T13:12:56Z">
        <w:r>
          <w:rPr>
            <w:rFonts w:hint="eastAsia" w:ascii="宋体" w:hAnsi="宋体"/>
            <w:szCs w:val="28"/>
            <w:lang w:eastAsia="zh-CN"/>
          </w:rPr>
          <w:t>。</w:t>
        </w:r>
      </w:ins>
      <w:ins w:id="520" w:author="cc" w:date="2026-05-23T13:11:33Z">
        <w:r>
          <w:rPr>
            <w:rFonts w:hint="eastAsia" w:ascii="宋体" w:hAnsi="宋体"/>
            <w:szCs w:val="28"/>
          </w:rPr>
          <w:t>Gateway网关作为数字员工对接外部能力的统一入口</w:t>
        </w:r>
      </w:ins>
      <w:ins w:id="521" w:author="cc" w:date="2026-05-23T13:11:54Z">
        <w:r>
          <w:rPr>
            <w:rFonts w:hint="eastAsia" w:ascii="宋体" w:hAnsi="宋体"/>
            <w:szCs w:val="28"/>
            <w:lang w:eastAsia="zh-CN"/>
          </w:rPr>
          <w:t>，</w:t>
        </w:r>
      </w:ins>
      <w:ins w:id="522" w:author="cc" w:date="2026-05-23T13:11:33Z">
        <w:r>
          <w:rPr>
            <w:rFonts w:hint="eastAsia" w:ascii="宋体" w:hAnsi="宋体"/>
            <w:szCs w:val="28"/>
          </w:rPr>
          <w:t>提供面向知识库与技能的订阅能力</w:t>
        </w:r>
      </w:ins>
      <w:ins w:id="523" w:author="cc" w:date="2026-05-23T13:11:54Z">
        <w:r>
          <w:rPr>
            <w:rFonts w:hint="eastAsia" w:ascii="宋体" w:hAnsi="宋体"/>
            <w:szCs w:val="28"/>
            <w:lang w:eastAsia="zh-CN"/>
          </w:rPr>
          <w:t>，</w:t>
        </w:r>
      </w:ins>
      <w:ins w:id="524" w:author="cc" w:date="2026-05-23T13:11:33Z">
        <w:r>
          <w:rPr>
            <w:rFonts w:hint="eastAsia" w:ascii="宋体" w:hAnsi="宋体"/>
            <w:szCs w:val="28"/>
          </w:rPr>
          <w:t>并对数字员工承接任务时的标准业务流程进行统一定义与说明</w:t>
        </w:r>
      </w:ins>
      <w:ins w:id="525" w:author="cc" w:date="2026-05-23T13:11:54Z">
        <w:r>
          <w:rPr>
            <w:rFonts w:hint="eastAsia" w:ascii="宋体" w:hAnsi="宋体"/>
            <w:szCs w:val="28"/>
            <w:lang w:eastAsia="zh-CN"/>
          </w:rPr>
          <w:t>，</w:t>
        </w:r>
      </w:ins>
      <w:ins w:id="526" w:author="cc" w:date="2026-05-23T13:11:33Z">
        <w:r>
          <w:rPr>
            <w:rFonts w:hint="eastAsia" w:ascii="宋体" w:hAnsi="宋体"/>
            <w:szCs w:val="28"/>
          </w:rPr>
          <w:t>确保Agent行为可预期、可追溯</w:t>
        </w:r>
      </w:ins>
      <w:ins w:id="527" w:author="cc" w:date="2026-05-23T13:13:17Z">
        <w:r>
          <w:rPr>
            <w:rFonts w:hint="eastAsia" w:ascii="宋体" w:hAnsi="宋体"/>
            <w:szCs w:val="28"/>
            <w:lang w:eastAsia="zh-CN"/>
          </w:rPr>
          <w:t>；</w:t>
        </w:r>
      </w:ins>
      <w:ins w:id="528" w:author="cc" w:date="2026-05-23T13:11:33Z">
        <w:r>
          <w:rPr>
            <w:rFonts w:hint="eastAsia" w:ascii="宋体" w:hAnsi="宋体"/>
            <w:szCs w:val="28"/>
          </w:rPr>
          <w:t>工具箱则聚焦数字员工的运行环境与运维支撑</w:t>
        </w:r>
      </w:ins>
      <w:ins w:id="529" w:author="cc" w:date="2026-05-23T13:11:54Z">
        <w:r>
          <w:rPr>
            <w:rFonts w:hint="eastAsia" w:ascii="宋体" w:hAnsi="宋体"/>
            <w:szCs w:val="28"/>
            <w:lang w:eastAsia="zh-CN"/>
          </w:rPr>
          <w:t>，</w:t>
        </w:r>
      </w:ins>
      <w:ins w:id="530" w:author="cc" w:date="2026-05-23T13:11:33Z">
        <w:r>
          <w:rPr>
            <w:rFonts w:hint="eastAsia" w:ascii="宋体" w:hAnsi="宋体"/>
            <w:szCs w:val="28"/>
          </w:rPr>
          <w:t>涵盖运行时概览(集中可视化呈现Agent在线状态、负载与异常告警)、与用户端的关系(明确数字员工的归属、授权与服务边界)以及典型交互(沉淀任务下发、对话协同、人工接管等标准交互范式)</w:t>
        </w:r>
      </w:ins>
      <w:ins w:id="531" w:author="cc" w:date="2026-05-23T13:11:54Z">
        <w:r>
          <w:rPr>
            <w:rFonts w:hint="eastAsia" w:ascii="宋体" w:hAnsi="宋体"/>
            <w:szCs w:val="28"/>
            <w:lang w:eastAsia="zh-CN"/>
          </w:rPr>
          <w:t>，</w:t>
        </w:r>
      </w:ins>
      <w:ins w:id="532" w:author="cc" w:date="2026-05-23T13:11:33Z">
        <w:r>
          <w:rPr>
            <w:rFonts w:hint="eastAsia" w:ascii="宋体" w:hAnsi="宋体"/>
            <w:szCs w:val="28"/>
          </w:rPr>
          <w:t>为数字员工在政务场景中的规模化落地提供从</w:t>
        </w:r>
      </w:ins>
      <w:ins w:id="533" w:author="cc" w:date="2026-05-23T13:13:26Z">
        <w:r>
          <w:rPr>
            <w:rFonts w:hint="eastAsia" w:ascii="宋体" w:hAnsi="宋体"/>
            <w:szCs w:val="28"/>
            <w:lang w:eastAsia="zh-CN"/>
          </w:rPr>
          <w:t>“</w:t>
        </w:r>
      </w:ins>
      <w:ins w:id="534" w:author="cc" w:date="2026-05-23T13:11:33Z">
        <w:r>
          <w:rPr>
            <w:rFonts w:hint="eastAsia" w:ascii="宋体" w:hAnsi="宋体"/>
            <w:szCs w:val="28"/>
          </w:rPr>
          <w:t>出生</w:t>
        </w:r>
      </w:ins>
      <w:ins w:id="535" w:author="cc" w:date="2026-05-23T13:13:28Z">
        <w:r>
          <w:rPr>
            <w:rFonts w:hint="eastAsia" w:ascii="宋体" w:hAnsi="宋体"/>
            <w:szCs w:val="28"/>
            <w:lang w:eastAsia="zh-CN"/>
          </w:rPr>
          <w:t>”</w:t>
        </w:r>
      </w:ins>
      <w:ins w:id="536" w:author="cc" w:date="2026-05-23T13:11:33Z">
        <w:r>
          <w:rPr>
            <w:rFonts w:hint="eastAsia" w:ascii="宋体" w:hAnsi="宋体"/>
            <w:szCs w:val="28"/>
          </w:rPr>
          <w:t>到</w:t>
        </w:r>
      </w:ins>
      <w:ins w:id="537" w:author="cc" w:date="2026-05-23T13:13:30Z">
        <w:r>
          <w:rPr>
            <w:rFonts w:hint="eastAsia" w:ascii="宋体" w:hAnsi="宋体"/>
            <w:szCs w:val="28"/>
            <w:lang w:eastAsia="zh-CN"/>
          </w:rPr>
          <w:t>“</w:t>
        </w:r>
      </w:ins>
      <w:ins w:id="538" w:author="cc" w:date="2026-05-23T13:11:33Z">
        <w:r>
          <w:rPr>
            <w:rFonts w:hint="eastAsia" w:ascii="宋体" w:hAnsi="宋体"/>
            <w:szCs w:val="28"/>
          </w:rPr>
          <w:t>在岗</w:t>
        </w:r>
      </w:ins>
      <w:ins w:id="539" w:author="cc" w:date="2026-05-23T13:13:31Z">
        <w:r>
          <w:rPr>
            <w:rFonts w:hint="eastAsia" w:ascii="宋体" w:hAnsi="宋体"/>
            <w:szCs w:val="28"/>
            <w:lang w:eastAsia="zh-CN"/>
          </w:rPr>
          <w:t>”</w:t>
        </w:r>
      </w:ins>
      <w:ins w:id="540" w:author="cc" w:date="2026-05-23T13:11:33Z">
        <w:r>
          <w:rPr>
            <w:rFonts w:hint="eastAsia" w:ascii="宋体" w:hAnsi="宋体"/>
            <w:szCs w:val="28"/>
          </w:rPr>
          <w:t>的全生命周期保障</w:t>
        </w:r>
      </w:ins>
      <w:ins w:id="541" w:author="cc" w:date="2026-05-23T13:11:54Z">
        <w:r>
          <w:rPr>
            <w:rFonts w:hint="eastAsia" w:ascii="宋体" w:hAnsi="宋体"/>
            <w:szCs w:val="28"/>
            <w:lang w:eastAsia="zh-CN"/>
          </w:rPr>
          <w:t>，</w:t>
        </w:r>
      </w:ins>
      <w:ins w:id="542" w:author="cc" w:date="2026-05-23T13:11:33Z">
        <w:r>
          <w:rPr>
            <w:rFonts w:hint="eastAsia" w:ascii="宋体" w:hAnsi="宋体"/>
            <w:szCs w:val="28"/>
          </w:rPr>
          <w:t>真正做到敏而不乱、活而可控。</w:t>
        </w:r>
      </w:ins>
      <w:del w:id="543" w:author="cc" w:date="2026-05-23T13:11:33Z">
        <w:r>
          <w:rPr>
            <w:rFonts w:hint="eastAsia" w:ascii="宋体" w:hAnsi="宋体"/>
            <w:szCs w:val="28"/>
          </w:rPr>
          <w:delText>聚焦于数字员工（Agent）的身份定义、生命周期管控、执行环境适配以及全局管理后台。它是 Agent 的“实体管理”中心。主要是Agent创建、版本控制、运行环境、控制面管理能力。</w:delText>
        </w:r>
      </w:del>
    </w:p>
    <w:p w14:paraId="58973CC0">
      <w:pPr>
        <w:pStyle w:val="5"/>
        <w:ind w:left="862"/>
        <w:jc w:val="left"/>
      </w:pPr>
      <w:r>
        <w:rPr>
          <w:rFonts w:hint="eastAsia"/>
        </w:rPr>
        <w:t>5.4.4.1Gateway</w:t>
      </w:r>
      <w:del w:id="544" w:author="cc" w:date="2026-05-23T12:56:49Z">
        <w:r>
          <w:rPr>
            <w:rFonts w:hint="eastAsia"/>
          </w:rPr>
          <w:delText xml:space="preserve"> </w:delText>
        </w:r>
      </w:del>
      <w:r>
        <w:rPr>
          <w:rFonts w:hint="eastAsia"/>
        </w:rPr>
        <w:t>网关</w:t>
      </w:r>
    </w:p>
    <w:p w14:paraId="3D026FA3">
      <w:pPr>
        <w:ind w:firstLine="560" w:firstLineChars="200"/>
        <w:rPr>
          <w:rFonts w:hint="eastAsia" w:ascii="宋体" w:hAnsi="宋体"/>
          <w:szCs w:val="28"/>
        </w:rPr>
      </w:pPr>
      <w:r>
        <w:rPr>
          <w:rFonts w:ascii="宋体" w:hAnsi="宋体"/>
          <w:szCs w:val="28"/>
        </w:rPr>
        <w:t>智能体实例的运行时核心，负责处理用户输入、驱动大模型进行思考和决策、调度和执行技能/插件，并记录完整的交互链路。</w:t>
      </w:r>
    </w:p>
    <w:p w14:paraId="21818A8C">
      <w:pPr>
        <w:ind w:firstLine="560" w:firstLineChars="200"/>
        <w:rPr>
          <w:rFonts w:hint="eastAsia" w:ascii="宋体" w:hAnsi="宋体"/>
          <w:szCs w:val="28"/>
        </w:rPr>
      </w:pPr>
      <w:r>
        <w:rPr>
          <w:rFonts w:ascii="宋体" w:hAnsi="宋体"/>
          <w:szCs w:val="28"/>
        </w:rPr>
        <w:t>底层能力：基于人工智能大模型，提供强大的自然语言处理能力，并支持在垂直公共服务领域的微调与精调，以达到更优的业务效果。</w:t>
      </w:r>
    </w:p>
    <w:p w14:paraId="01ACD788">
      <w:pPr>
        <w:pStyle w:val="6"/>
        <w:ind w:left="864"/>
        <w:rPr>
          <w:rFonts w:hint="eastAsia" w:ascii="黑体" w:hAnsi="黑体"/>
        </w:rPr>
      </w:pPr>
      <w:r>
        <w:rPr>
          <w:rFonts w:hint="eastAsia" w:ascii="黑体" w:hAnsi="黑体"/>
        </w:rPr>
        <w:t>5.4.4.1.1</w:t>
      </w:r>
      <w:r>
        <w:rPr>
          <w:rFonts w:ascii="黑体" w:hAnsi="黑体"/>
        </w:rPr>
        <w:t>知识与技能订阅能力</w:t>
      </w:r>
    </w:p>
    <w:p w14:paraId="5ED5387F">
      <w:pPr>
        <w:ind w:firstLine="560" w:firstLineChars="200"/>
        <w:rPr>
          <w:rFonts w:hint="eastAsia" w:ascii="宋体" w:hAnsi="宋体"/>
          <w:szCs w:val="28"/>
        </w:rPr>
      </w:pPr>
      <w:r>
        <w:rPr>
          <w:rFonts w:ascii="宋体" w:hAnsi="宋体"/>
          <w:szCs w:val="28"/>
        </w:rPr>
        <w:t>通过技能仓库、向量化知识库、行业规则库、业务流程库以及插件和工具，为上层行业智能体提供可按需订阅的知识与能力资源，实现能力的集中建设与多实例复用。</w:t>
      </w:r>
    </w:p>
    <w:p w14:paraId="34E553E7">
      <w:pPr>
        <w:ind w:firstLine="560" w:firstLineChars="200"/>
        <w:rPr>
          <w:rFonts w:hint="eastAsia" w:ascii="宋体" w:hAnsi="宋体"/>
          <w:szCs w:val="28"/>
        </w:rPr>
      </w:pPr>
      <w:r>
        <w:rPr>
          <w:rFonts w:ascii="宋体" w:hAnsi="宋体"/>
          <w:szCs w:val="28"/>
        </w:rPr>
        <w:t>技能库(Skills)：包含公共技能、私有技能和平台技能，为智能体提供执行具体任务的工具，如联网搜索、数据库查询、文档生成等。</w:t>
      </w:r>
    </w:p>
    <w:p w14:paraId="5CD0A7BF">
      <w:pPr>
        <w:ind w:firstLine="560" w:firstLineChars="200"/>
        <w:rPr>
          <w:rFonts w:hint="eastAsia" w:ascii="宋体" w:hAnsi="宋体"/>
          <w:szCs w:val="28"/>
        </w:rPr>
      </w:pPr>
      <w:r>
        <w:rPr>
          <w:rFonts w:ascii="宋体" w:hAnsi="宋体"/>
          <w:szCs w:val="28"/>
        </w:rPr>
        <w:t>插件市场(Plugins)：提供增强智能体能力的各类插件，如安全防护插件、数据分析插件等。</w:t>
      </w:r>
    </w:p>
    <w:p w14:paraId="4BC03AA1">
      <w:pPr>
        <w:pStyle w:val="6"/>
        <w:ind w:left="864"/>
        <w:rPr>
          <w:rFonts w:hint="eastAsia" w:ascii="黑体" w:hAnsi="黑体"/>
        </w:rPr>
      </w:pPr>
      <w:r>
        <w:rPr>
          <w:rFonts w:hint="eastAsia" w:ascii="黑体" w:hAnsi="黑体"/>
        </w:rPr>
        <w:t>5.4.4.1.2业务流程说明</w:t>
      </w:r>
    </w:p>
    <w:p w14:paraId="28961013">
      <w:pPr>
        <w:ind w:firstLine="560" w:firstLineChars="200"/>
        <w:rPr>
          <w:rFonts w:hint="eastAsia" w:ascii="宋体" w:hAnsi="宋体"/>
          <w:szCs w:val="28"/>
        </w:rPr>
      </w:pPr>
      <w:r>
        <w:rPr>
          <w:rFonts w:ascii="宋体" w:hAnsi="宋体"/>
          <w:szCs w:val="28"/>
        </w:rPr>
        <w:t>AI智能体的核心工作流程是一个由用户输入驱动、以大模型为核心、由技能和插件协同完成的闭环。</w:t>
      </w:r>
    </w:p>
    <w:p w14:paraId="1FF37DB9">
      <w:pPr>
        <w:ind w:firstLine="560" w:firstLineChars="200"/>
        <w:rPr>
          <w:rFonts w:hint="eastAsia" w:ascii="宋体" w:hAnsi="宋体"/>
          <w:szCs w:val="28"/>
        </w:rPr>
      </w:pPr>
      <w:r>
        <w:rPr>
          <w:rFonts w:ascii="宋体" w:hAnsi="宋体"/>
          <w:szCs w:val="28"/>
        </w:rPr>
        <w:t>输入与意图识别：用户通过入口层输入自然语言指令。核心网关（Gateway）接收到指令后，交由大模型（LLM）进行初步的意图识别和语义理解。</w:t>
      </w:r>
    </w:p>
    <w:p w14:paraId="5B2AED5C">
      <w:pPr>
        <w:ind w:firstLine="560" w:firstLineChars="200"/>
        <w:rPr>
          <w:rFonts w:hint="eastAsia" w:ascii="宋体" w:hAnsi="宋体"/>
          <w:szCs w:val="28"/>
        </w:rPr>
      </w:pPr>
      <w:r>
        <w:rPr>
          <w:rFonts w:ascii="宋体" w:hAnsi="宋体"/>
          <w:szCs w:val="28"/>
        </w:rPr>
        <w:t>思考与规划：大模型根据用户意图，结合自身被赋予的“人格”和知识，生成一个解决问题的多步骤计划。这包括判断是否需要调用外部工具（技能或插件）、需要调用哪些工具、以及调用的顺序。</w:t>
      </w:r>
    </w:p>
    <w:p w14:paraId="18E0C362">
      <w:pPr>
        <w:ind w:firstLine="560" w:firstLineChars="200"/>
        <w:rPr>
          <w:rFonts w:hint="eastAsia" w:ascii="宋体" w:hAnsi="宋体"/>
          <w:szCs w:val="28"/>
        </w:rPr>
      </w:pPr>
      <w:r>
        <w:rPr>
          <w:rFonts w:ascii="宋体" w:hAnsi="宋体"/>
          <w:szCs w:val="28"/>
        </w:rPr>
        <w:t>技能/插件调用：如果计划需要，核心网关会根据大模型的决策，调度并执行一个或多个技能/插件。执行过程中，网关会安全地注入所需的环境变量和密钥。</w:t>
      </w:r>
    </w:p>
    <w:p w14:paraId="01B43BBB">
      <w:pPr>
        <w:ind w:firstLine="560" w:firstLineChars="200"/>
        <w:rPr>
          <w:rFonts w:hint="eastAsia" w:ascii="宋体" w:hAnsi="宋体"/>
          <w:szCs w:val="28"/>
        </w:rPr>
      </w:pPr>
      <w:r>
        <w:rPr>
          <w:rFonts w:ascii="宋体" w:hAnsi="宋体"/>
          <w:szCs w:val="28"/>
        </w:rPr>
        <w:t>结果生成与整合：技能/插件执行完成后，将结果返回给大模型。大模型对返回的信息进行整合、提炼和润色，生成最终的、符合用户要求的自然语言答复或业务产物（如文档、图表等）。</w:t>
      </w:r>
    </w:p>
    <w:p w14:paraId="7A642017">
      <w:pPr>
        <w:ind w:firstLine="560" w:firstLineChars="200"/>
        <w:rPr>
          <w:rFonts w:hint="eastAsia" w:ascii="宋体" w:hAnsi="宋体"/>
          <w:szCs w:val="28"/>
        </w:rPr>
      </w:pPr>
      <w:r>
        <w:rPr>
          <w:rFonts w:ascii="宋体" w:hAnsi="宋体"/>
          <w:szCs w:val="28"/>
        </w:rPr>
        <w:t>输出与反馈：最终结果通过核心网关返回至用户入口层，呈现给用户。同时，整个交互过程的完整链路数据被“链路追踪”模块记录下来，用于后续的审计、分析和优化。</w:t>
      </w:r>
    </w:p>
    <w:p w14:paraId="6E30042C">
      <w:pPr>
        <w:ind w:firstLine="560" w:firstLineChars="200"/>
        <w:rPr>
          <w:rFonts w:hint="eastAsia" w:ascii="宋体" w:hAnsi="宋体"/>
          <w:szCs w:val="28"/>
        </w:rPr>
      </w:pPr>
      <w:r>
        <w:rPr>
          <w:rFonts w:ascii="宋体" w:hAnsi="宋体"/>
          <w:szCs w:val="28"/>
        </w:rPr>
        <w:t>记忆与学习：在合规的前提下，部分交互数据可用于智能体记忆库的更新或模型的持续迭代，使智能体在未来的交互中表现得更加智能和精准。</w:t>
      </w:r>
    </w:p>
    <w:p w14:paraId="431CF974">
      <w:pPr>
        <w:pStyle w:val="5"/>
        <w:ind w:left="862"/>
        <w:jc w:val="left"/>
      </w:pPr>
      <w:r>
        <w:rPr>
          <w:rFonts w:hint="eastAsia"/>
        </w:rPr>
        <w:t>5.4.4.2工具箱</w:t>
      </w:r>
    </w:p>
    <w:p w14:paraId="499ABF84">
      <w:pPr>
        <w:ind w:firstLine="560" w:firstLineChars="200"/>
        <w:rPr>
          <w:rFonts w:hint="eastAsia" w:ascii="宋体" w:hAnsi="宋体"/>
          <w:szCs w:val="28"/>
        </w:rPr>
      </w:pPr>
      <w:r>
        <w:rPr>
          <w:rFonts w:ascii="宋体" w:hAnsi="宋体"/>
          <w:szCs w:val="28"/>
        </w:rPr>
        <w:t>负责承载智能体的具体执行流程，包括引导加载、代理循环、监督执行、模型调用以及通过MCP协议或CLI脚本与外部系统交互等能力。</w:t>
      </w:r>
    </w:p>
    <w:p w14:paraId="50B205C4">
      <w:pPr>
        <w:pStyle w:val="6"/>
        <w:ind w:left="864"/>
        <w:rPr>
          <w:rFonts w:hint="eastAsia" w:ascii="黑体" w:hAnsi="黑体"/>
        </w:rPr>
      </w:pPr>
      <w:r>
        <w:rPr>
          <w:rFonts w:hint="eastAsia" w:ascii="黑体" w:hAnsi="黑体"/>
        </w:rPr>
        <w:t>5.4.4.2.1运行时概览</w:t>
      </w:r>
    </w:p>
    <w:p w14:paraId="58940FBC">
      <w:pPr>
        <w:ind w:firstLine="560" w:firstLineChars="200"/>
        <w:rPr>
          <w:rFonts w:hint="eastAsia" w:ascii="宋体" w:hAnsi="宋体"/>
          <w:szCs w:val="28"/>
        </w:rPr>
      </w:pPr>
      <w:r>
        <w:rPr>
          <w:rFonts w:ascii="宋体" w:hAnsi="宋体"/>
          <w:szCs w:val="28"/>
        </w:rPr>
        <w:t>运行时本身并不直接以独立菜单形式出现，而是通过多种界面间接呈现：在核心网关页面右侧的终端中，用户可以直接与实例所在的运行环境交互；在可观测与运维页面，运行时相关的调用次数、Token消耗、耗时等指标以图表形式展示；在链路追踪模块中，运行时对一次请求的分步执行过程被完整记录下来。</w:t>
      </w:r>
    </w:p>
    <w:p w14:paraId="432C8FD7">
      <w:pPr>
        <w:pStyle w:val="6"/>
        <w:ind w:left="864"/>
        <w:rPr>
          <w:rFonts w:hint="eastAsia" w:ascii="黑体" w:hAnsi="黑体"/>
        </w:rPr>
      </w:pPr>
      <w:r>
        <w:rPr>
          <w:rFonts w:hint="eastAsia" w:ascii="黑体" w:hAnsi="黑体"/>
        </w:rPr>
        <w:t>5.4.4.2.2</w:t>
      </w:r>
      <w:r>
        <w:rPr>
          <w:rFonts w:ascii="黑体" w:hAnsi="黑体"/>
        </w:rPr>
        <w:t>与用户端的关系</w:t>
      </w:r>
    </w:p>
    <w:p w14:paraId="1F96FE34">
      <w:pPr>
        <w:ind w:firstLine="560" w:firstLineChars="200"/>
        <w:rPr>
          <w:rFonts w:hint="eastAsia" w:ascii="宋体" w:hAnsi="宋体"/>
          <w:szCs w:val="28"/>
        </w:rPr>
      </w:pPr>
      <w:r>
        <w:rPr>
          <w:rFonts w:ascii="宋体" w:hAnsi="宋体"/>
          <w:szCs w:val="28"/>
        </w:rPr>
        <w:t>用户在对话框中输入的每一句指令，最终都由运行时环境驱动执行：大模型在代理循环中逐步规划任务、触发技能或插件调用、整合外部结果并生成最终回复。运行时还负责处理长对话场景中的上下文管理，确保在模型上下文窗口有限的前提下尽可能保留与问题相关的信息。</w:t>
      </w:r>
    </w:p>
    <w:p w14:paraId="7EA2D539">
      <w:pPr>
        <w:pStyle w:val="6"/>
        <w:ind w:left="864"/>
        <w:rPr>
          <w:rFonts w:hint="eastAsia" w:ascii="黑体" w:hAnsi="黑体"/>
        </w:rPr>
      </w:pPr>
      <w:r>
        <w:rPr>
          <w:rFonts w:hint="eastAsia" w:ascii="黑体" w:hAnsi="黑体"/>
        </w:rPr>
        <w:t>5.4.4.2.3</w:t>
      </w:r>
      <w:r>
        <w:rPr>
          <w:rFonts w:ascii="黑体" w:hAnsi="黑体"/>
        </w:rPr>
        <w:t>典型交互</w:t>
      </w:r>
    </w:p>
    <w:p w14:paraId="47DADEB9">
      <w:pPr>
        <w:ind w:firstLine="560" w:firstLineChars="200"/>
        <w:rPr>
          <w:rFonts w:hint="eastAsia" w:ascii="宋体" w:hAnsi="宋体"/>
          <w:szCs w:val="28"/>
        </w:rPr>
      </w:pPr>
      <w:r>
        <w:rPr>
          <w:rFonts w:ascii="宋体" w:hAnsi="宋体"/>
          <w:szCs w:val="28"/>
        </w:rPr>
        <w:t>在核心网关工具箱的终端中查看或调试实例运行状态；</w:t>
      </w:r>
    </w:p>
    <w:p w14:paraId="329F3227">
      <w:pPr>
        <w:ind w:firstLine="560" w:firstLineChars="200"/>
        <w:rPr>
          <w:rFonts w:hint="eastAsia" w:ascii="宋体" w:hAnsi="宋体"/>
          <w:szCs w:val="28"/>
        </w:rPr>
      </w:pPr>
      <w:r>
        <w:rPr>
          <w:rFonts w:ascii="宋体" w:hAnsi="宋体"/>
          <w:szCs w:val="28"/>
        </w:rPr>
        <w:t>通过链路追踪查看某个请求在运行时阶段调用了哪些技能、执行了多少步推理；</w:t>
      </w:r>
    </w:p>
    <w:p w14:paraId="2053DEEE">
      <w:pPr>
        <w:ind w:firstLine="560" w:firstLineChars="200"/>
        <w:rPr>
          <w:rFonts w:hint="eastAsia" w:ascii="宋体" w:hAnsi="宋体"/>
          <w:szCs w:val="28"/>
        </w:rPr>
      </w:pPr>
      <w:r>
        <w:rPr>
          <w:rFonts w:ascii="宋体" w:hAnsi="宋体"/>
          <w:szCs w:val="28"/>
        </w:rPr>
        <w:t>结合可观测与运维中的性能指标，定位运行时执行过程中的瓶颈并指导优化。</w:t>
      </w:r>
    </w:p>
    <w:p w14:paraId="4C9C255B">
      <w:pPr>
        <w:pStyle w:val="4"/>
        <w:numPr>
          <w:ilvl w:val="2"/>
          <w:numId w:val="0"/>
        </w:numPr>
        <w:ind w:left="862" w:hanging="862"/>
        <w:jc w:val="left"/>
      </w:pPr>
      <w:r>
        <w:rPr>
          <w:rFonts w:hint="eastAsia"/>
        </w:rPr>
        <w:t>5.4.5</w:t>
      </w:r>
      <w:del w:id="545" w:author="cc" w:date="2026-05-23T12:56:49Z">
        <w:r>
          <w:rPr>
            <w:rFonts w:hint="eastAsia"/>
          </w:rPr>
          <w:delText xml:space="preserve"> </w:delText>
        </w:r>
      </w:del>
      <w:r>
        <w:rPr>
          <w:rFonts w:hint="eastAsia"/>
        </w:rPr>
        <w:t>协同接入平台</w:t>
      </w:r>
    </w:p>
    <w:p w14:paraId="775E2E32">
      <w:pPr>
        <w:ind w:firstLine="560" w:firstLineChars="200"/>
        <w:rPr>
          <w:ins w:id="546" w:author="cc" w:date="2026-05-23T13:14:51Z"/>
          <w:rFonts w:hint="eastAsia"/>
        </w:rPr>
      </w:pPr>
      <w:ins w:id="547" w:author="cc" w:date="2026-05-23T13:14:51Z">
        <w:r>
          <w:rPr>
            <w:rFonts w:hint="eastAsia"/>
          </w:rPr>
          <w:t>协同接入平台是政务操作系统OS中负责对外通讯与对内调度的关键模块</w:t>
        </w:r>
      </w:ins>
      <w:ins w:id="548" w:author="cc" w:date="2026-05-23T13:15:29Z">
        <w:r>
          <w:rPr>
            <w:rFonts w:hint="eastAsia"/>
            <w:lang w:eastAsia="zh-CN"/>
          </w:rPr>
          <w:t>，</w:t>
        </w:r>
      </w:ins>
      <w:ins w:id="549" w:author="cc" w:date="2026-05-23T13:14:51Z">
        <w:r>
          <w:rPr>
            <w:rFonts w:hint="eastAsia"/>
          </w:rPr>
          <w:t>承担数字员工(Agent)的感官与传递职能</w:t>
        </w:r>
      </w:ins>
      <w:ins w:id="550" w:author="cc" w:date="2026-05-23T13:15:29Z">
        <w:r>
          <w:rPr>
            <w:rFonts w:hint="eastAsia"/>
            <w:lang w:eastAsia="zh-CN"/>
          </w:rPr>
          <w:t>，</w:t>
        </w:r>
      </w:ins>
      <w:ins w:id="551" w:author="cc" w:date="2026-05-23T13:14:51Z">
        <w:r>
          <w:rPr>
            <w:rFonts w:hint="eastAsia"/>
          </w:rPr>
          <w:t>聚焦于外部通道的通讯挂载、会话线程映射、事件流调度及定时触发机制</w:t>
        </w:r>
      </w:ins>
      <w:ins w:id="552" w:author="cc" w:date="2026-05-23T13:15:29Z">
        <w:r>
          <w:rPr>
            <w:rFonts w:hint="eastAsia"/>
            <w:lang w:eastAsia="zh-CN"/>
          </w:rPr>
          <w:t>，</w:t>
        </w:r>
      </w:ins>
      <w:ins w:id="553" w:author="cc" w:date="2026-05-23T13:14:51Z">
        <w:r>
          <w:rPr>
            <w:rFonts w:hint="eastAsia"/>
          </w:rPr>
          <w:t>主要包括网关、运行时管理、多渠道接入、会话映射、消息总线、定时调度等核心能力。通过协同接入平台</w:t>
        </w:r>
      </w:ins>
      <w:ins w:id="554" w:author="cc" w:date="2026-05-23T13:15:29Z">
        <w:r>
          <w:rPr>
            <w:rFonts w:hint="eastAsia"/>
            <w:lang w:eastAsia="zh-CN"/>
          </w:rPr>
          <w:t>，</w:t>
        </w:r>
      </w:ins>
      <w:ins w:id="555" w:author="cc" w:date="2026-05-23T13:14:51Z">
        <w:r>
          <w:rPr>
            <w:rFonts w:hint="eastAsia"/>
          </w:rPr>
          <w:t>数字员工能够无缝对接政务办公环境中的多种入口与系统</w:t>
        </w:r>
      </w:ins>
      <w:ins w:id="556" w:author="cc" w:date="2026-05-23T13:15:29Z">
        <w:r>
          <w:rPr>
            <w:rFonts w:hint="eastAsia"/>
            <w:lang w:eastAsia="zh-CN"/>
          </w:rPr>
          <w:t>，</w:t>
        </w:r>
      </w:ins>
      <w:ins w:id="557" w:author="cc" w:date="2026-05-23T13:14:51Z">
        <w:r>
          <w:rPr>
            <w:rFonts w:hint="eastAsia"/>
          </w:rPr>
          <w:t>既能</w:t>
        </w:r>
      </w:ins>
      <w:ins w:id="558" w:author="cc" w:date="2026-05-23T13:15:45Z">
        <w:r>
          <w:rPr>
            <w:rFonts w:hint="eastAsia"/>
            <w:lang w:eastAsia="zh-CN"/>
          </w:rPr>
          <w:t>“</w:t>
        </w:r>
      </w:ins>
      <w:ins w:id="559" w:author="cc" w:date="2026-05-23T13:14:51Z">
        <w:r>
          <w:rPr>
            <w:rFonts w:hint="eastAsia"/>
          </w:rPr>
          <w:t>听得到</w:t>
        </w:r>
      </w:ins>
      <w:ins w:id="560" w:author="cc" w:date="2026-05-23T13:15:47Z">
        <w:r>
          <w:rPr>
            <w:rFonts w:hint="eastAsia"/>
            <w:lang w:eastAsia="zh-CN"/>
          </w:rPr>
          <w:t>”</w:t>
        </w:r>
      </w:ins>
      <w:ins w:id="561" w:author="cc" w:date="2026-05-23T13:14:51Z">
        <w:r>
          <w:rPr>
            <w:rFonts w:hint="eastAsia"/>
          </w:rPr>
          <w:t>来自不同渠道的业务请求</w:t>
        </w:r>
      </w:ins>
      <w:ins w:id="562" w:author="cc" w:date="2026-05-23T13:15:29Z">
        <w:r>
          <w:rPr>
            <w:rFonts w:hint="eastAsia"/>
            <w:lang w:eastAsia="zh-CN"/>
          </w:rPr>
          <w:t>，</w:t>
        </w:r>
      </w:ins>
      <w:ins w:id="563" w:author="cc" w:date="2026-05-23T13:14:51Z">
        <w:r>
          <w:rPr>
            <w:rFonts w:hint="eastAsia"/>
          </w:rPr>
          <w:t>又能</w:t>
        </w:r>
      </w:ins>
      <w:ins w:id="564" w:author="cc" w:date="2026-05-23T13:15:51Z">
        <w:r>
          <w:rPr>
            <w:rFonts w:hint="eastAsia"/>
            <w:lang w:eastAsia="zh-CN"/>
          </w:rPr>
          <w:t>“</w:t>
        </w:r>
      </w:ins>
      <w:ins w:id="565" w:author="cc" w:date="2026-05-23T13:14:51Z">
        <w:r>
          <w:rPr>
            <w:rFonts w:hint="eastAsia"/>
          </w:rPr>
          <w:t>传得准</w:t>
        </w:r>
      </w:ins>
      <w:ins w:id="566" w:author="cc" w:date="2026-05-23T13:15:53Z">
        <w:r>
          <w:rPr>
            <w:rFonts w:hint="eastAsia"/>
            <w:lang w:eastAsia="zh-CN"/>
          </w:rPr>
          <w:t>”</w:t>
        </w:r>
      </w:ins>
      <w:ins w:id="567" w:author="cc" w:date="2026-05-23T13:14:51Z">
        <w:r>
          <w:rPr>
            <w:rFonts w:hint="eastAsia"/>
          </w:rPr>
          <w:t>任务结果与流转信号</w:t>
        </w:r>
      </w:ins>
      <w:ins w:id="568" w:author="cc" w:date="2026-05-23T13:15:29Z">
        <w:r>
          <w:rPr>
            <w:rFonts w:hint="eastAsia"/>
            <w:lang w:eastAsia="zh-CN"/>
          </w:rPr>
          <w:t>，</w:t>
        </w:r>
      </w:ins>
      <w:ins w:id="569" w:author="cc" w:date="2026-05-23T13:14:51Z">
        <w:r>
          <w:rPr>
            <w:rFonts w:hint="eastAsia"/>
          </w:rPr>
          <w:t>确保Agent在敏态业务中真正融入一线工作的真实节奏。</w:t>
        </w:r>
      </w:ins>
    </w:p>
    <w:p w14:paraId="1D51E62F">
      <w:pPr>
        <w:ind w:firstLine="560" w:firstLineChars="200"/>
        <w:rPr>
          <w:del w:id="570" w:author="cc" w:date="2026-05-23T13:16:05Z"/>
        </w:rPr>
      </w:pPr>
      <w:del w:id="571" w:author="cc" w:date="2026-05-23T13:16:05Z">
        <w:r>
          <w:rPr/>
          <w:delText>外部通道的通讯挂载、会话线程映射、事件流调度及定时触发机制。它是 Agent 的“感官与传递”系统。尤其是：网关、运行时管理、多渠道接入、会话映射、消息总线、定时调度。</w:delText>
        </w:r>
      </w:del>
    </w:p>
    <w:p w14:paraId="69F84F8B">
      <w:pPr>
        <w:ind w:firstLine="560" w:firstLineChars="200"/>
        <w:rPr>
          <w:del w:id="572" w:author="cc" w:date="2026-05-23T13:16:05Z"/>
          <w:rFonts w:hint="eastAsia" w:ascii="宋体" w:hAnsi="宋体"/>
          <w:szCs w:val="28"/>
        </w:rPr>
      </w:pPr>
      <w:del w:id="573" w:author="cc" w:date="2026-05-23T13:16:05Z">
        <w:r>
          <w:rPr>
            <w:rFonts w:ascii="宋体" w:hAnsi="宋体"/>
            <w:szCs w:val="28"/>
          </w:rPr>
          <w:delText>在管理端中，控制面的能力主要通过左侧导航栏的「概览」「实例管理」「使用情况可观测与运维」「安全策略」「审计中心」「技能中心」「代理区」「行业模板（数字员工模板）」「配置中心」等页面呈现。概览页面通过数据卡片展示全局实例、技能总数、插件总数和资源统计，并支持跳转到对应管理页；实例管理提供实例的列表、创建和批量操作；可观测与运维聚合全平台实例的指标监控与链路追踪。</w:delText>
        </w:r>
      </w:del>
    </w:p>
    <w:p w14:paraId="761089B8">
      <w:pPr>
        <w:pStyle w:val="5"/>
        <w:numPr>
          <w:ilvl w:val="3"/>
          <w:numId w:val="0"/>
        </w:numPr>
        <w:ind w:left="864" w:hanging="864"/>
        <w:rPr>
          <w:rFonts w:hint="eastAsia" w:ascii="黑体" w:hAnsi="黑体"/>
        </w:rPr>
      </w:pPr>
      <w:r>
        <w:rPr>
          <w:rFonts w:hint="eastAsia" w:ascii="黑体" w:hAnsi="黑体"/>
        </w:rPr>
        <w:t>5.4.5.1</w:t>
      </w:r>
      <w:r>
        <w:rPr>
          <w:rFonts w:ascii="黑体" w:hAnsi="黑体"/>
        </w:rPr>
        <w:t>与用户端的关系</w:t>
      </w:r>
    </w:p>
    <w:p w14:paraId="73804C34">
      <w:pPr>
        <w:ind w:firstLine="560" w:firstLineChars="200"/>
        <w:rPr>
          <w:rFonts w:hint="eastAsia" w:ascii="宋体" w:hAnsi="宋体"/>
          <w:szCs w:val="28"/>
        </w:rPr>
      </w:pPr>
      <w:r>
        <w:rPr>
          <w:rFonts w:ascii="宋体" w:hAnsi="宋体"/>
          <w:szCs w:val="28"/>
        </w:rPr>
        <w:t>控制面中对实例、技能、模板和插件的配置，会直接影响用户端看到的实例卡片、可用技能以及智能体行为。例如，在技能中心上传的新技能会同步出现在实例页面的技能仓库中「平台技能」分类下；在行业模板页面预设的人格、技能和插件，会在用户端创建实例时被一键复用；在实例管理中对实例状态的启停，会体现在用户端实例卡片是否可进入核心网关。</w:t>
      </w:r>
    </w:p>
    <w:p w14:paraId="1BF86A8B">
      <w:pPr>
        <w:pStyle w:val="5"/>
        <w:numPr>
          <w:ilvl w:val="3"/>
          <w:numId w:val="0"/>
        </w:numPr>
        <w:ind w:left="864" w:hanging="864"/>
        <w:rPr>
          <w:rFonts w:hint="eastAsia" w:ascii="黑体" w:hAnsi="黑体"/>
        </w:rPr>
      </w:pPr>
      <w:r>
        <w:rPr>
          <w:rFonts w:hint="eastAsia" w:ascii="黑体" w:hAnsi="黑体"/>
        </w:rPr>
        <w:t>5.4.5.2</w:t>
      </w:r>
      <w:r>
        <w:rPr>
          <w:rFonts w:ascii="黑体" w:hAnsi="黑体"/>
        </w:rPr>
        <w:t>典型交互</w:t>
      </w:r>
    </w:p>
    <w:p w14:paraId="241C0F85">
      <w:pPr>
        <w:ind w:firstLine="560" w:firstLineChars="200"/>
        <w:rPr>
          <w:rFonts w:hint="eastAsia" w:ascii="宋体" w:hAnsi="宋体"/>
          <w:szCs w:val="28"/>
        </w:rPr>
      </w:pPr>
      <w:r>
        <w:rPr>
          <w:rFonts w:ascii="宋体" w:hAnsi="宋体"/>
          <w:szCs w:val="28"/>
        </w:rPr>
        <w:t>管理员在实例管理中为指定用户创建新实例或执行批量启动/暂停/扩容/删除；</w:t>
      </w:r>
    </w:p>
    <w:p w14:paraId="638C1D8F">
      <w:pPr>
        <w:ind w:firstLine="560" w:firstLineChars="200"/>
        <w:rPr>
          <w:rFonts w:hint="eastAsia" w:ascii="宋体" w:hAnsi="宋体"/>
          <w:szCs w:val="28"/>
        </w:rPr>
      </w:pPr>
      <w:r>
        <w:rPr>
          <w:rFonts w:ascii="宋体" w:hAnsi="宋体"/>
          <w:szCs w:val="28"/>
        </w:rPr>
        <w:t>在技能中心上传新的技能压缩包并配置元信息；</w:t>
      </w:r>
    </w:p>
    <w:p w14:paraId="1156D24A">
      <w:pPr>
        <w:ind w:firstLine="560" w:firstLineChars="200"/>
        <w:rPr>
          <w:rFonts w:hint="eastAsia" w:ascii="宋体" w:hAnsi="宋体"/>
          <w:szCs w:val="28"/>
        </w:rPr>
      </w:pPr>
      <w:r>
        <w:rPr>
          <w:rFonts w:ascii="宋体" w:hAnsi="宋体"/>
          <w:szCs w:val="28"/>
        </w:rPr>
        <w:t>在插件管理中定义插件的安装步骤和配置项；</w:t>
      </w:r>
    </w:p>
    <w:p w14:paraId="4ACE2478">
      <w:pPr>
        <w:ind w:firstLine="560" w:firstLineChars="200"/>
        <w:rPr>
          <w:rFonts w:hint="eastAsia" w:ascii="宋体" w:hAnsi="宋体"/>
          <w:szCs w:val="28"/>
        </w:rPr>
      </w:pPr>
      <w:r>
        <w:rPr>
          <w:rFonts w:ascii="宋体" w:hAnsi="宋体"/>
          <w:szCs w:val="28"/>
        </w:rPr>
        <w:t>在行业模板页面创建数字员工模板；</w:t>
      </w:r>
    </w:p>
    <w:p w14:paraId="6159E349">
      <w:pPr>
        <w:ind w:firstLine="560" w:firstLineChars="200"/>
        <w:rPr>
          <w:rFonts w:hint="eastAsia" w:ascii="宋体" w:hAnsi="宋体"/>
          <w:szCs w:val="28"/>
        </w:rPr>
      </w:pPr>
      <w:r>
        <w:rPr>
          <w:rFonts w:ascii="宋体" w:hAnsi="宋体"/>
          <w:szCs w:val="28"/>
        </w:rPr>
        <w:t>在配置中心为模型供应和技能/插件密钥做统一配置；</w:t>
      </w:r>
    </w:p>
    <w:p w14:paraId="5071639A">
      <w:pPr>
        <w:ind w:firstLine="560" w:firstLineChars="200"/>
        <w:rPr>
          <w:rFonts w:hint="eastAsia" w:ascii="宋体" w:hAnsi="宋体"/>
          <w:szCs w:val="28"/>
        </w:rPr>
      </w:pPr>
      <w:r>
        <w:rPr>
          <w:rFonts w:ascii="宋体" w:hAnsi="宋体"/>
          <w:szCs w:val="28"/>
        </w:rPr>
        <w:t>在审计中心查看增删改操作记录并按时间或条件筛选；</w:t>
      </w:r>
    </w:p>
    <w:p w14:paraId="2906DCFE">
      <w:pPr>
        <w:ind w:firstLine="560" w:firstLineChars="200"/>
        <w:rPr>
          <w:rFonts w:hint="eastAsia" w:ascii="宋体" w:hAnsi="宋体"/>
          <w:szCs w:val="28"/>
        </w:rPr>
      </w:pPr>
      <w:r>
        <w:rPr>
          <w:rFonts w:ascii="宋体" w:hAnsi="宋体"/>
          <w:szCs w:val="28"/>
        </w:rPr>
        <w:t>在可观测与运维页面查看调用量、Token消耗和耗时等指标，用于运维与优化。</w:t>
      </w:r>
    </w:p>
    <w:p w14:paraId="0758D225">
      <w:pPr>
        <w:pStyle w:val="5"/>
        <w:numPr>
          <w:ilvl w:val="3"/>
          <w:numId w:val="0"/>
        </w:numPr>
        <w:ind w:left="864" w:hanging="864"/>
        <w:rPr>
          <w:rFonts w:hint="eastAsia" w:ascii="黑体" w:hAnsi="黑体"/>
        </w:rPr>
      </w:pPr>
      <w:r>
        <w:rPr>
          <w:rFonts w:hint="eastAsia" w:ascii="黑体" w:hAnsi="黑体"/>
        </w:rPr>
        <w:t>5.4.5.3</w:t>
      </w:r>
      <w:r>
        <w:rPr>
          <w:rFonts w:ascii="黑体" w:hAnsi="黑体"/>
        </w:rPr>
        <w:t>实例管理与访问</w:t>
      </w:r>
    </w:p>
    <w:p w14:paraId="75828F0F">
      <w:pPr>
        <w:ind w:firstLine="561" w:firstLineChars="200"/>
        <w:rPr>
          <w:rFonts w:hint="eastAsia" w:ascii="宋体" w:hAnsi="宋体"/>
          <w:szCs w:val="28"/>
        </w:rPr>
      </w:pPr>
      <w:r>
        <w:rPr>
          <w:rStyle w:val="22"/>
          <w:rFonts w:ascii="宋体" w:hAnsi="宋体"/>
          <w:szCs w:val="28"/>
        </w:rPr>
        <w:t>实例卡片</w:t>
      </w:r>
      <w:r>
        <w:rPr>
          <w:rFonts w:ascii="宋体" w:hAnsi="宋体"/>
          <w:szCs w:val="28"/>
        </w:rPr>
        <w:t>：用户登录后，首页以卡片形式展示其名下所有可用的智能体实例。卡片上清晰标示实例名称、状态（如运行中、部署中）等关键信息。</w:t>
      </w:r>
    </w:p>
    <w:p w14:paraId="2CB72671">
      <w:pPr>
        <w:ind w:firstLine="561" w:firstLineChars="200"/>
        <w:rPr>
          <w:rFonts w:hint="eastAsia" w:ascii="宋体" w:hAnsi="宋体"/>
          <w:szCs w:val="28"/>
        </w:rPr>
      </w:pPr>
      <w:r>
        <w:rPr>
          <w:rStyle w:val="22"/>
          <w:rFonts w:ascii="宋体" w:hAnsi="宋体"/>
          <w:szCs w:val="28"/>
        </w:rPr>
        <w:t>实例创建</w:t>
      </w:r>
      <w:r>
        <w:rPr>
          <w:rFonts w:ascii="宋体" w:hAnsi="宋体"/>
          <w:szCs w:val="28"/>
        </w:rPr>
        <w:t>：提供“创建实例”功能，用户仅需填写实例名、选择模板和模型，并配置好IM端机器人连接信息，即可快速部署一个新的智能体实例。</w:t>
      </w:r>
    </w:p>
    <w:p w14:paraId="094A776C">
      <w:pPr>
        <w:ind w:firstLine="561" w:firstLineChars="200"/>
        <w:rPr>
          <w:rFonts w:hint="eastAsia" w:ascii="宋体" w:hAnsi="宋体"/>
          <w:szCs w:val="28"/>
        </w:rPr>
      </w:pPr>
      <w:r>
        <w:rPr>
          <w:rStyle w:val="22"/>
          <w:rFonts w:ascii="宋体" w:hAnsi="宋体"/>
          <w:szCs w:val="28"/>
        </w:rPr>
        <w:t>实例删除</w:t>
      </w:r>
      <w:r>
        <w:rPr>
          <w:rFonts w:ascii="宋体" w:hAnsi="宋体"/>
          <w:szCs w:val="28"/>
        </w:rPr>
        <w:t>：为保障数据安全，删除实例时需要用户输入完整的实例名称进行二次确认。删除前系统会自动进行数据备份。</w:t>
      </w:r>
    </w:p>
    <w:p w14:paraId="08D430D2">
      <w:pPr>
        <w:ind w:firstLine="561" w:firstLineChars="200"/>
        <w:rPr>
          <w:rFonts w:hint="eastAsia" w:ascii="宋体" w:hAnsi="宋体"/>
          <w:szCs w:val="28"/>
        </w:rPr>
      </w:pPr>
      <w:r>
        <w:rPr>
          <w:rStyle w:val="22"/>
          <w:rFonts w:ascii="宋体" w:hAnsi="宋体"/>
          <w:szCs w:val="28"/>
        </w:rPr>
        <w:t>实例访问</w:t>
      </w:r>
      <w:r>
        <w:rPr>
          <w:rFonts w:ascii="宋体" w:hAnsi="宋体"/>
          <w:szCs w:val="28"/>
        </w:rPr>
        <w:t>：点击“运行中”的实例卡片，即可进入该实例的核心网关（Gateway）控制页面。</w:t>
      </w:r>
    </w:p>
    <w:p w14:paraId="4F619FCF">
      <w:pPr>
        <w:pStyle w:val="4"/>
        <w:numPr>
          <w:ilvl w:val="2"/>
          <w:numId w:val="0"/>
        </w:numPr>
        <w:ind w:firstLine="601" w:firstLineChars="200"/>
        <w:jc w:val="left"/>
      </w:pPr>
      <w:r>
        <w:rPr>
          <w:rFonts w:hint="eastAsia"/>
        </w:rPr>
        <w:t>5.4.6</w:t>
      </w:r>
      <w:r>
        <w:t>知识技能能力平台</w:t>
      </w:r>
    </w:p>
    <w:p w14:paraId="70D5F031">
      <w:pPr>
        <w:ind w:firstLine="560" w:firstLineChars="200"/>
        <w:rPr>
          <w:ins w:id="574" w:author="cc" w:date="2026-05-23T13:19:57Z"/>
          <w:rFonts w:hint="eastAsia" w:ascii="宋体" w:hAnsi="宋体" w:eastAsia="宋体"/>
          <w:szCs w:val="28"/>
        </w:rPr>
      </w:pPr>
      <w:ins w:id="575" w:author="cc" w:date="2026-05-23T13:18:42Z">
        <w:r>
          <w:rPr>
            <w:rFonts w:hint="eastAsia" w:ascii="宋体" w:hAnsi="宋体"/>
            <w:szCs w:val="28"/>
          </w:rPr>
          <w:t>知识技能能力平台是政务操作系统OS中承载数字员工(Agent)智力底座的关键模块</w:t>
        </w:r>
      </w:ins>
      <w:ins w:id="576" w:author="cc" w:date="2026-05-23T13:19:25Z">
        <w:r>
          <w:rPr>
            <w:rFonts w:hint="eastAsia" w:ascii="宋体" w:hAnsi="宋体" w:eastAsia="宋体"/>
            <w:szCs w:val="28"/>
            <w:lang w:eastAsia="zh-CN"/>
          </w:rPr>
          <w:t>，</w:t>
        </w:r>
      </w:ins>
      <w:ins w:id="577" w:author="cc" w:date="2026-05-23T13:18:42Z">
        <w:r>
          <w:rPr>
            <w:rFonts w:hint="eastAsia" w:ascii="宋体" w:hAnsi="宋体"/>
            <w:szCs w:val="28"/>
          </w:rPr>
          <w:t>聚焦于Agent的知识储备、经验记忆、扩展技能、外部系统交互以及运行过程中产生的数字产物</w:t>
        </w:r>
      </w:ins>
      <w:ins w:id="578" w:author="cc" w:date="2026-05-23T13:19:25Z">
        <w:r>
          <w:rPr>
            <w:rFonts w:hint="eastAsia" w:ascii="宋体" w:hAnsi="宋体" w:eastAsia="宋体"/>
            <w:szCs w:val="28"/>
            <w:lang w:eastAsia="zh-CN"/>
          </w:rPr>
          <w:t>，</w:t>
        </w:r>
      </w:ins>
      <w:ins w:id="579" w:author="cc" w:date="2026-05-23T13:18:42Z">
        <w:r>
          <w:rPr>
            <w:rFonts w:hint="eastAsia" w:ascii="宋体" w:hAnsi="宋体"/>
            <w:szCs w:val="28"/>
          </w:rPr>
          <w:t>承担Agent的大脑与产物库职能</w:t>
        </w:r>
      </w:ins>
      <w:ins w:id="580" w:author="cc" w:date="2026-05-23T13:19:25Z">
        <w:r>
          <w:rPr>
            <w:rFonts w:hint="eastAsia" w:ascii="宋体" w:hAnsi="宋体" w:eastAsia="宋体"/>
            <w:szCs w:val="28"/>
            <w:lang w:eastAsia="zh-CN"/>
          </w:rPr>
          <w:t>，</w:t>
        </w:r>
      </w:ins>
      <w:ins w:id="581" w:author="cc" w:date="2026-05-23T13:18:42Z">
        <w:r>
          <w:rPr>
            <w:rFonts w:hint="eastAsia" w:ascii="宋体" w:hAnsi="宋体"/>
            <w:szCs w:val="28"/>
          </w:rPr>
          <w:t>核心覆盖知识库、长期记忆、技能管理、用户使用存证、MCP协议等关键能力。平台让数字员工不仅</w:t>
        </w:r>
      </w:ins>
      <w:ins w:id="582" w:author="cc" w:date="2026-05-23T13:20:50Z">
        <w:r>
          <w:rPr>
            <w:rFonts w:hint="eastAsia" w:ascii="宋体" w:hAnsi="宋体" w:eastAsia="宋体"/>
            <w:szCs w:val="28"/>
            <w:lang w:eastAsia="zh-CN"/>
          </w:rPr>
          <w:t>“</w:t>
        </w:r>
      </w:ins>
      <w:ins w:id="583" w:author="cc" w:date="2026-05-23T13:18:42Z">
        <w:r>
          <w:rPr>
            <w:rFonts w:hint="eastAsia" w:ascii="宋体" w:hAnsi="宋体"/>
            <w:szCs w:val="28"/>
          </w:rPr>
          <w:t>会做事</w:t>
        </w:r>
      </w:ins>
      <w:ins w:id="584" w:author="cc" w:date="2026-05-23T13:20:52Z">
        <w:r>
          <w:rPr>
            <w:rFonts w:hint="eastAsia" w:ascii="宋体" w:hAnsi="宋体" w:eastAsia="宋体"/>
            <w:szCs w:val="28"/>
            <w:lang w:eastAsia="zh-CN"/>
          </w:rPr>
          <w:t>”</w:t>
        </w:r>
      </w:ins>
      <w:ins w:id="585" w:author="cc" w:date="2026-05-23T13:19:25Z">
        <w:r>
          <w:rPr>
            <w:rFonts w:hint="eastAsia" w:ascii="宋体" w:hAnsi="宋体" w:eastAsia="宋体"/>
            <w:szCs w:val="28"/>
            <w:lang w:eastAsia="zh-CN"/>
          </w:rPr>
          <w:t>，</w:t>
        </w:r>
      </w:ins>
      <w:ins w:id="586" w:author="cc" w:date="2026-05-23T13:18:42Z">
        <w:r>
          <w:rPr>
            <w:rFonts w:hint="eastAsia" w:ascii="宋体" w:hAnsi="宋体"/>
            <w:szCs w:val="28"/>
          </w:rPr>
          <w:t>更</w:t>
        </w:r>
      </w:ins>
      <w:ins w:id="587" w:author="cc" w:date="2026-05-23T13:20:54Z">
        <w:r>
          <w:rPr>
            <w:rFonts w:hint="eastAsia" w:ascii="宋体" w:hAnsi="宋体" w:eastAsia="宋体"/>
            <w:szCs w:val="28"/>
            <w:lang w:eastAsia="zh-CN"/>
          </w:rPr>
          <w:t>“</w:t>
        </w:r>
      </w:ins>
      <w:ins w:id="588" w:author="cc" w:date="2026-05-23T13:18:42Z">
        <w:r>
          <w:rPr>
            <w:rFonts w:hint="eastAsia" w:ascii="宋体" w:hAnsi="宋体"/>
            <w:szCs w:val="28"/>
          </w:rPr>
          <w:t>记得住、学得会、用得熟</w:t>
        </w:r>
      </w:ins>
      <w:ins w:id="589" w:author="cc" w:date="2026-05-23T13:20:57Z">
        <w:r>
          <w:rPr>
            <w:rFonts w:hint="eastAsia" w:ascii="宋体" w:hAnsi="宋体" w:eastAsia="宋体"/>
            <w:szCs w:val="28"/>
            <w:lang w:eastAsia="zh-CN"/>
          </w:rPr>
          <w:t>”</w:t>
        </w:r>
      </w:ins>
      <w:ins w:id="590" w:author="cc" w:date="2026-05-23T13:19:25Z">
        <w:r>
          <w:rPr>
            <w:rFonts w:hint="eastAsia" w:ascii="宋体" w:hAnsi="宋体" w:eastAsia="宋体"/>
            <w:szCs w:val="28"/>
            <w:lang w:eastAsia="zh-CN"/>
          </w:rPr>
          <w:t>，</w:t>
        </w:r>
      </w:ins>
      <w:ins w:id="591" w:author="cc" w:date="2026-05-23T13:18:42Z">
        <w:r>
          <w:rPr>
            <w:rFonts w:hint="eastAsia" w:ascii="宋体" w:hAnsi="宋体"/>
            <w:szCs w:val="28"/>
          </w:rPr>
          <w:t>为敏态业务中数字员工的持续成长与经验沉淀提供根本支撑。</w:t>
        </w:r>
      </w:ins>
    </w:p>
    <w:p w14:paraId="425387A6">
      <w:pPr>
        <w:ind w:firstLine="560" w:firstLineChars="200"/>
        <w:rPr>
          <w:ins w:id="592" w:author="cc" w:date="2026-05-23T13:21:45Z"/>
          <w:rFonts w:hint="eastAsia" w:ascii="宋体" w:hAnsi="宋体" w:eastAsia="宋体"/>
          <w:szCs w:val="28"/>
        </w:rPr>
      </w:pPr>
      <w:ins w:id="593" w:author="cc" w:date="2026-05-23T13:18:42Z">
        <w:r>
          <w:rPr>
            <w:rFonts w:hint="eastAsia" w:ascii="宋体" w:hAnsi="宋体"/>
            <w:szCs w:val="28"/>
          </w:rPr>
          <w:t>平台整体由知识与技能订阅库与记忆管理两大功能域共同构成。知识与技能订阅库提供面向RAG知识库与扩展技能(Skills、MCP工具、工作流)的统一管理与订阅入口</w:t>
        </w:r>
      </w:ins>
      <w:ins w:id="594" w:author="cc" w:date="2026-05-23T13:19:25Z">
        <w:r>
          <w:rPr>
            <w:rFonts w:hint="eastAsia" w:ascii="宋体" w:hAnsi="宋体" w:eastAsia="宋体"/>
            <w:szCs w:val="28"/>
            <w:lang w:eastAsia="zh-CN"/>
          </w:rPr>
          <w:t>，</w:t>
        </w:r>
      </w:ins>
      <w:ins w:id="595" w:author="cc" w:date="2026-05-23T13:18:42Z">
        <w:r>
          <w:rPr>
            <w:rFonts w:hint="eastAsia" w:ascii="宋体" w:hAnsi="宋体"/>
            <w:szCs w:val="28"/>
          </w:rPr>
          <w:t>通过订阅库概览集中呈现各类知识与技能资产的状态与归属</w:t>
        </w:r>
      </w:ins>
      <w:ins w:id="596" w:author="cc" w:date="2026-05-23T13:19:25Z">
        <w:r>
          <w:rPr>
            <w:rFonts w:hint="eastAsia" w:ascii="宋体" w:hAnsi="宋体" w:eastAsia="宋体"/>
            <w:szCs w:val="28"/>
            <w:lang w:eastAsia="zh-CN"/>
          </w:rPr>
          <w:t>，</w:t>
        </w:r>
      </w:ins>
      <w:ins w:id="597" w:author="cc" w:date="2026-05-23T13:18:42Z">
        <w:r>
          <w:rPr>
            <w:rFonts w:hint="eastAsia" w:ascii="宋体" w:hAnsi="宋体"/>
            <w:szCs w:val="28"/>
          </w:rPr>
          <w:t>并明确与用户端的对应关系及典型交互范式</w:t>
        </w:r>
      </w:ins>
      <w:ins w:id="598" w:author="cc" w:date="2026-05-23T13:19:25Z">
        <w:r>
          <w:rPr>
            <w:rFonts w:hint="eastAsia" w:ascii="宋体" w:hAnsi="宋体" w:eastAsia="宋体"/>
            <w:szCs w:val="28"/>
            <w:lang w:eastAsia="zh-CN"/>
          </w:rPr>
          <w:t>，</w:t>
        </w:r>
      </w:ins>
      <w:ins w:id="599" w:author="cc" w:date="2026-05-23T13:18:42Z">
        <w:r>
          <w:rPr>
            <w:rFonts w:hint="eastAsia" w:ascii="宋体" w:hAnsi="宋体"/>
            <w:szCs w:val="28"/>
          </w:rPr>
          <w:t>确保数字员工在执行任务时能够</w:t>
        </w:r>
      </w:ins>
      <w:ins w:id="600" w:author="cc" w:date="2026-05-23T13:21:19Z">
        <w:r>
          <w:rPr>
            <w:rFonts w:hint="eastAsia" w:ascii="宋体" w:hAnsi="宋体" w:eastAsia="宋体"/>
            <w:szCs w:val="28"/>
            <w:lang w:eastAsia="zh-CN"/>
          </w:rPr>
          <w:t>“</w:t>
        </w:r>
      </w:ins>
      <w:ins w:id="601" w:author="cc" w:date="2026-05-23T13:18:42Z">
        <w:r>
          <w:rPr>
            <w:rFonts w:hint="eastAsia" w:ascii="宋体" w:hAnsi="宋体"/>
            <w:szCs w:val="28"/>
          </w:rPr>
          <w:t>取得到知识、用得上技能</w:t>
        </w:r>
      </w:ins>
      <w:ins w:id="602" w:author="cc" w:date="2026-05-23T13:21:23Z">
        <w:r>
          <w:rPr>
            <w:rFonts w:hint="eastAsia" w:ascii="宋体" w:hAnsi="宋体" w:eastAsia="宋体"/>
            <w:szCs w:val="28"/>
            <w:lang w:eastAsia="zh-CN"/>
          </w:rPr>
          <w:t>”</w:t>
        </w:r>
      </w:ins>
      <w:ins w:id="603" w:author="cc" w:date="2026-05-23T13:19:25Z">
        <w:r>
          <w:rPr>
            <w:rFonts w:hint="eastAsia" w:ascii="宋体" w:hAnsi="宋体" w:eastAsia="宋体"/>
            <w:szCs w:val="28"/>
            <w:lang w:eastAsia="zh-CN"/>
          </w:rPr>
          <w:t>，</w:t>
        </w:r>
      </w:ins>
      <w:ins w:id="604" w:author="cc" w:date="2026-05-23T13:18:42Z">
        <w:r>
          <w:rPr>
            <w:rFonts w:hint="eastAsia" w:ascii="宋体" w:hAnsi="宋体"/>
            <w:szCs w:val="28"/>
          </w:rPr>
          <w:t>并与一线办公场景无缝衔接</w:t>
        </w:r>
      </w:ins>
      <w:ins w:id="605" w:author="cc" w:date="2026-05-23T13:21:27Z">
        <w:r>
          <w:rPr>
            <w:rFonts w:hint="eastAsia" w:ascii="宋体" w:hAnsi="宋体" w:eastAsia="宋体"/>
            <w:szCs w:val="28"/>
            <w:lang w:eastAsia="zh-CN"/>
          </w:rPr>
          <w:t>；</w:t>
        </w:r>
      </w:ins>
      <w:ins w:id="606" w:author="cc" w:date="2026-05-23T13:18:42Z">
        <w:r>
          <w:rPr>
            <w:rFonts w:hint="eastAsia" w:ascii="宋体" w:hAnsi="宋体"/>
            <w:szCs w:val="28"/>
          </w:rPr>
          <w:t>记忆管理则聚焦数字员工的长期记忆与使用存证</w:t>
        </w:r>
      </w:ins>
      <w:ins w:id="607" w:author="cc" w:date="2026-05-23T13:19:25Z">
        <w:r>
          <w:rPr>
            <w:rFonts w:hint="eastAsia" w:ascii="宋体" w:hAnsi="宋体" w:eastAsia="宋体"/>
            <w:szCs w:val="28"/>
            <w:lang w:eastAsia="zh-CN"/>
          </w:rPr>
          <w:t>，</w:t>
        </w:r>
      </w:ins>
      <w:ins w:id="608" w:author="cc" w:date="2026-05-23T13:18:42Z">
        <w:r>
          <w:rPr>
            <w:rFonts w:hint="eastAsia" w:ascii="宋体" w:hAnsi="宋体"/>
            <w:szCs w:val="28"/>
          </w:rPr>
          <w:t>通过记忆管理概览呈现数字员工在持续运行中沉淀的经验、偏好与历史轨迹</w:t>
        </w:r>
      </w:ins>
      <w:ins w:id="609" w:author="cc" w:date="2026-05-23T13:19:25Z">
        <w:r>
          <w:rPr>
            <w:rFonts w:hint="eastAsia" w:ascii="宋体" w:hAnsi="宋体" w:eastAsia="宋体"/>
            <w:szCs w:val="28"/>
            <w:lang w:eastAsia="zh-CN"/>
          </w:rPr>
          <w:t>，</w:t>
        </w:r>
      </w:ins>
      <w:ins w:id="610" w:author="cc" w:date="2026-05-23T13:18:42Z">
        <w:r>
          <w:rPr>
            <w:rFonts w:hint="eastAsia" w:ascii="宋体" w:hAnsi="宋体"/>
            <w:szCs w:val="28"/>
          </w:rPr>
          <w:t>并梳理与用户端的协同关系及典型交互模式</w:t>
        </w:r>
      </w:ins>
      <w:ins w:id="611" w:author="cc" w:date="2026-05-23T13:19:25Z">
        <w:r>
          <w:rPr>
            <w:rFonts w:hint="eastAsia" w:ascii="宋体" w:hAnsi="宋体" w:eastAsia="宋体"/>
            <w:szCs w:val="28"/>
            <w:lang w:eastAsia="zh-CN"/>
          </w:rPr>
          <w:t>，</w:t>
        </w:r>
      </w:ins>
      <w:ins w:id="612" w:author="cc" w:date="2026-05-23T13:18:42Z">
        <w:r>
          <w:rPr>
            <w:rFonts w:hint="eastAsia" w:ascii="宋体" w:hAnsi="宋体"/>
            <w:szCs w:val="28"/>
          </w:rPr>
          <w:t>让数字员工在多轮任务中保持上下文连贯、在长期服务中持续积累经验</w:t>
        </w:r>
      </w:ins>
      <w:ins w:id="613" w:author="cc" w:date="2026-05-23T13:19:25Z">
        <w:r>
          <w:rPr>
            <w:rFonts w:hint="eastAsia" w:ascii="宋体" w:hAnsi="宋体" w:eastAsia="宋体"/>
            <w:szCs w:val="28"/>
            <w:lang w:eastAsia="zh-CN"/>
          </w:rPr>
          <w:t>，</w:t>
        </w:r>
      </w:ins>
      <w:ins w:id="614" w:author="cc" w:date="2026-05-23T13:18:42Z">
        <w:r>
          <w:rPr>
            <w:rFonts w:hint="eastAsia" w:ascii="宋体" w:hAnsi="宋体"/>
            <w:szCs w:val="28"/>
          </w:rPr>
          <w:t>真正实现越用越懂、越用越强的成长型数字员工能力体系。</w:t>
        </w:r>
      </w:ins>
    </w:p>
    <w:p w14:paraId="561F55B6">
      <w:pPr>
        <w:ind w:firstLine="560" w:firstLineChars="200"/>
        <w:rPr>
          <w:del w:id="615" w:author="cc" w:date="2026-05-23T13:18:42Z"/>
          <w:rFonts w:hint="eastAsia" w:ascii="宋体" w:hAnsi="宋体"/>
          <w:szCs w:val="28"/>
        </w:rPr>
      </w:pPr>
      <w:del w:id="616" w:author="cc" w:date="2026-05-23T13:18:42Z">
        <w:r>
          <w:rPr>
            <w:rFonts w:hint="eastAsia" w:ascii="宋体" w:hAnsi="宋体"/>
            <w:szCs w:val="28"/>
          </w:rPr>
          <w:delText>主要是 Agent 的知识储备、经验记忆、扩展技能、外部系统交互以及运行过程中产生的数字产物。它是 Agent 的“大脑与产物”库，比如RAG 知识库、长期记忆、技能管理、用户使用存证、MCP协议。</w:delText>
        </w:r>
      </w:del>
    </w:p>
    <w:p w14:paraId="22B68976">
      <w:pPr>
        <w:ind w:left="862" w:firstLine="560" w:firstLineChars="200"/>
        <w:jc w:val="left"/>
        <w:pPrChange w:id="617" w:author="cc" w:date="2026-05-23T13:19:56Z">
          <w:pPr>
            <w:pStyle w:val="5"/>
            <w:ind w:left="862"/>
            <w:jc w:val="left"/>
          </w:pPr>
        </w:pPrChange>
      </w:pPr>
      <w:r>
        <w:rPr>
          <w:rFonts w:hint="eastAsia"/>
        </w:rPr>
        <w:t>5.4</w:t>
      </w:r>
      <w:r>
        <w:t>.6知识与技能订阅库</w:t>
      </w:r>
    </w:p>
    <w:p w14:paraId="696B5173">
      <w:pPr>
        <w:ind w:firstLine="560" w:firstLineChars="200"/>
        <w:rPr>
          <w:rFonts w:hint="eastAsia" w:ascii="宋体" w:hAnsi="宋体"/>
          <w:szCs w:val="28"/>
        </w:rPr>
      </w:pPr>
      <w:r>
        <w:rPr>
          <w:rFonts w:ascii="宋体" w:hAnsi="宋体"/>
          <w:szCs w:val="28"/>
        </w:rPr>
        <w:t>知识与技能订阅库由技能仓库、向量化知识库、行业规则库、业务流程库以及插件和工具等资源构成，为行业智能体提供可按需组合的知识与能力“弹药库”。通过订阅与关联配置，不同实例可以在统一底座上复用共建的知识与技能资产。</w:t>
      </w:r>
    </w:p>
    <w:p w14:paraId="5520A382">
      <w:pPr>
        <w:pStyle w:val="6"/>
        <w:ind w:left="864"/>
        <w:rPr>
          <w:rFonts w:hint="eastAsia" w:ascii="黑体" w:hAnsi="黑体"/>
        </w:rPr>
      </w:pPr>
      <w:r>
        <w:rPr>
          <w:rFonts w:hint="eastAsia" w:ascii="黑体" w:hAnsi="黑体"/>
        </w:rPr>
        <w:t>5.4.</w:t>
      </w:r>
      <w:r>
        <w:rPr>
          <w:rFonts w:ascii="黑体" w:hAnsi="黑体"/>
        </w:rPr>
        <w:t>6</w:t>
      </w:r>
      <w:r>
        <w:rPr>
          <w:rFonts w:hint="eastAsia" w:ascii="黑体" w:hAnsi="黑体"/>
        </w:rPr>
        <w:t>.1知识库与技能订阅库概览</w:t>
      </w:r>
    </w:p>
    <w:p w14:paraId="602DA04B">
      <w:pPr>
        <w:ind w:firstLine="560" w:firstLineChars="200"/>
        <w:rPr>
          <w:rFonts w:hint="eastAsia" w:ascii="宋体" w:hAnsi="宋体"/>
          <w:szCs w:val="28"/>
        </w:rPr>
      </w:pPr>
      <w:r>
        <w:rPr>
          <w:rFonts w:ascii="宋体" w:hAnsi="宋体"/>
          <w:szCs w:val="28"/>
        </w:rPr>
        <w:t>在管理端，相关能力分布在「技能中心」「插件管理」「行业模板（数字员工模板）」「配置中心」等页面：技能中心集中管理平台上传的技能；插件管理维护平台级插件及其安装步骤与配置项；行业模板页面为数字员工预设技能和插件清单；配置中心中的「技能插件密钥」统一管理各类技能、插件运行所需的密钥。</w:t>
      </w:r>
    </w:p>
    <w:p w14:paraId="516B56EE">
      <w:pPr>
        <w:pStyle w:val="6"/>
        <w:ind w:left="864"/>
        <w:rPr>
          <w:rFonts w:hint="eastAsia" w:ascii="黑体" w:hAnsi="黑体"/>
        </w:rPr>
      </w:pPr>
      <w:r>
        <w:rPr>
          <w:rFonts w:hint="eastAsia" w:ascii="黑体" w:hAnsi="黑体"/>
        </w:rPr>
        <w:t>5.4.</w:t>
      </w:r>
      <w:r>
        <w:rPr>
          <w:rFonts w:ascii="黑体" w:hAnsi="黑体"/>
        </w:rPr>
        <w:t>6</w:t>
      </w:r>
      <w:r>
        <w:rPr>
          <w:rFonts w:hint="eastAsia" w:ascii="黑体" w:hAnsi="黑体"/>
        </w:rPr>
        <w:t>.2</w:t>
      </w:r>
      <w:r>
        <w:rPr>
          <w:rFonts w:ascii="黑体" w:hAnsi="黑体"/>
        </w:rPr>
        <w:t>与用户端的关系</w:t>
      </w:r>
    </w:p>
    <w:p w14:paraId="1DF2C1B4">
      <w:pPr>
        <w:ind w:firstLine="560" w:firstLineChars="200"/>
        <w:rPr>
          <w:rFonts w:hint="eastAsia" w:ascii="宋体" w:hAnsi="宋体"/>
          <w:szCs w:val="28"/>
        </w:rPr>
      </w:pPr>
      <w:r>
        <w:rPr>
          <w:rFonts w:ascii="宋体" w:hAnsi="宋体"/>
          <w:szCs w:val="28"/>
        </w:rPr>
        <w:t>用户端在实例页面的「技能」Tab中，可以看到已安装技能、公共技能、平台技能等分类，这些列表正是来自知识与技能订阅库的具体投射。管理员在技能中心上传的新技能，会同步出现在对应实例的技能仓库中；通过行业模板创建的实例，会自动绑定模板中预设的技能与插件，从而在用户端直接可用。</w:t>
      </w:r>
    </w:p>
    <w:p w14:paraId="04FDD6AF">
      <w:pPr>
        <w:pStyle w:val="6"/>
        <w:ind w:left="864"/>
        <w:rPr>
          <w:rFonts w:hint="eastAsia" w:ascii="黑体" w:hAnsi="黑体"/>
        </w:rPr>
      </w:pPr>
      <w:r>
        <w:rPr>
          <w:rFonts w:hint="eastAsia" w:ascii="黑体" w:hAnsi="黑体"/>
        </w:rPr>
        <w:t>5.4.</w:t>
      </w:r>
      <w:r>
        <w:rPr>
          <w:rFonts w:ascii="黑体" w:hAnsi="黑体"/>
        </w:rPr>
        <w:t>6</w:t>
      </w:r>
      <w:r>
        <w:rPr>
          <w:rFonts w:hint="eastAsia" w:ascii="黑体" w:hAnsi="黑体"/>
        </w:rPr>
        <w:t>.3</w:t>
      </w:r>
      <w:r>
        <w:rPr>
          <w:rFonts w:ascii="黑体" w:hAnsi="黑体"/>
        </w:rPr>
        <w:t>典型交互</w:t>
      </w:r>
    </w:p>
    <w:p w14:paraId="1921A535">
      <w:pPr>
        <w:ind w:firstLine="560" w:firstLineChars="200"/>
        <w:rPr>
          <w:rFonts w:hint="eastAsia" w:ascii="宋体" w:hAnsi="宋体"/>
          <w:szCs w:val="28"/>
        </w:rPr>
      </w:pPr>
      <w:r>
        <w:rPr>
          <w:rFonts w:ascii="宋体" w:hAnsi="宋体"/>
          <w:szCs w:val="28"/>
        </w:rPr>
        <w:t>典型交互包括：</w:t>
      </w:r>
    </w:p>
    <w:p w14:paraId="3ACBAD7C">
      <w:pPr>
        <w:ind w:firstLine="560" w:firstLineChars="200"/>
        <w:rPr>
          <w:rFonts w:hint="eastAsia" w:ascii="宋体" w:hAnsi="宋体"/>
          <w:szCs w:val="28"/>
        </w:rPr>
      </w:pPr>
      <w:r>
        <w:rPr>
          <w:rFonts w:ascii="宋体" w:hAnsi="宋体"/>
          <w:szCs w:val="28"/>
        </w:rPr>
        <w:t>在技能中心上传或下架技能压缩包；</w:t>
      </w:r>
    </w:p>
    <w:p w14:paraId="32CB2F9C">
      <w:pPr>
        <w:ind w:firstLine="560" w:firstLineChars="200"/>
        <w:rPr>
          <w:rFonts w:hint="eastAsia" w:ascii="宋体" w:hAnsi="宋体"/>
          <w:szCs w:val="28"/>
        </w:rPr>
      </w:pPr>
      <w:r>
        <w:rPr>
          <w:rFonts w:ascii="宋体" w:hAnsi="宋体"/>
          <w:szCs w:val="28"/>
        </w:rPr>
        <w:t>在插件管理中新增或编辑插件，并配置其运行参数；</w:t>
      </w:r>
    </w:p>
    <w:p w14:paraId="37EE4B0A">
      <w:pPr>
        <w:ind w:firstLine="560" w:firstLineChars="200"/>
        <w:rPr>
          <w:rFonts w:hint="eastAsia" w:ascii="宋体" w:hAnsi="宋体"/>
          <w:szCs w:val="28"/>
        </w:rPr>
      </w:pPr>
      <w:r>
        <w:rPr>
          <w:rFonts w:ascii="宋体" w:hAnsi="宋体"/>
          <w:szCs w:val="28"/>
        </w:rPr>
        <w:t>在行业模板中为某类数字员工选择需要绑定的技能和插件；</w:t>
      </w:r>
    </w:p>
    <w:p w14:paraId="4BC19087">
      <w:pPr>
        <w:ind w:firstLine="560" w:firstLineChars="200"/>
        <w:rPr>
          <w:rFonts w:hint="eastAsia" w:ascii="宋体" w:hAnsi="宋体"/>
          <w:szCs w:val="28"/>
        </w:rPr>
      </w:pPr>
      <w:r>
        <w:rPr>
          <w:rFonts w:ascii="宋体" w:hAnsi="宋体"/>
          <w:szCs w:val="28"/>
        </w:rPr>
        <w:t>用户在实例技能页中搜索公共技能或平台技能，点击“安装”后完成订阅，并在核心网关对话中通过自然语言触发这些技能。</w:t>
      </w:r>
    </w:p>
    <w:p w14:paraId="5BD27956">
      <w:pPr>
        <w:pStyle w:val="5"/>
        <w:ind w:left="862"/>
        <w:jc w:val="left"/>
      </w:pPr>
      <w:r>
        <w:rPr>
          <w:rFonts w:hint="eastAsia"/>
        </w:rPr>
        <w:t>5.4.</w:t>
      </w:r>
      <w:r>
        <w:t>7记忆管理</w:t>
      </w:r>
    </w:p>
    <w:p w14:paraId="3485C078">
      <w:pPr>
        <w:ind w:firstLine="560" w:firstLineChars="200"/>
        <w:rPr>
          <w:rFonts w:hint="eastAsia" w:ascii="宋体" w:hAnsi="宋体"/>
          <w:szCs w:val="28"/>
        </w:rPr>
      </w:pPr>
      <w:r>
        <w:rPr>
          <w:rFonts w:ascii="宋体" w:hAnsi="宋体"/>
          <w:szCs w:val="28"/>
        </w:rPr>
        <w:t>记忆管理模块围绕上下文窗口记忆、事实记忆压缩、关键记忆检索和会话日记摘要等能力，对智能体在长期、多轮对话中的状态进行管理。一方面在模型上下文窗口有限的前提下压缩和提炼信息，另一方面通过关键记忆检索提高对历史要点的调用效率。</w:t>
      </w:r>
    </w:p>
    <w:p w14:paraId="0A358879">
      <w:pPr>
        <w:pStyle w:val="6"/>
        <w:ind w:left="864"/>
        <w:rPr>
          <w:rFonts w:hint="eastAsia" w:ascii="黑体" w:hAnsi="黑体"/>
        </w:rPr>
      </w:pPr>
      <w:r>
        <w:rPr>
          <w:rFonts w:hint="eastAsia" w:ascii="黑体" w:hAnsi="黑体"/>
        </w:rPr>
        <w:t>5.4.</w:t>
      </w:r>
      <w:r>
        <w:rPr>
          <w:rFonts w:ascii="黑体" w:hAnsi="黑体"/>
        </w:rPr>
        <w:t>7</w:t>
      </w:r>
      <w:r>
        <w:rPr>
          <w:rFonts w:hint="eastAsia" w:ascii="黑体" w:hAnsi="黑体"/>
        </w:rPr>
        <w:t>.1记忆管理概览</w:t>
      </w:r>
    </w:p>
    <w:p w14:paraId="42C14B5F">
      <w:pPr>
        <w:ind w:firstLine="560" w:firstLineChars="200"/>
        <w:rPr>
          <w:rFonts w:hint="eastAsia" w:ascii="宋体" w:hAnsi="宋体"/>
          <w:szCs w:val="28"/>
        </w:rPr>
      </w:pPr>
      <w:r>
        <w:rPr>
          <w:rFonts w:ascii="宋体" w:hAnsi="宋体"/>
          <w:szCs w:val="28"/>
        </w:rPr>
        <w:t>记忆管理相关能力主要通过「可观测与运维」和「安全策略」两个维度体现：链路追踪记录了每次对话的完整执行链路和中间状态，便于从运维视角理解记忆如何被读取和更新；安全策略中提供“记忆投毒防护”等安全能力，用于在记忆写入阶段对内容进行校验和过滤。</w:t>
      </w:r>
    </w:p>
    <w:p w14:paraId="0C7544F2">
      <w:pPr>
        <w:pStyle w:val="6"/>
        <w:ind w:left="864"/>
        <w:rPr>
          <w:rFonts w:hint="eastAsia" w:ascii="黑体" w:hAnsi="黑体"/>
        </w:rPr>
      </w:pPr>
      <w:r>
        <w:rPr>
          <w:rFonts w:hint="eastAsia" w:ascii="黑体" w:hAnsi="黑体"/>
        </w:rPr>
        <w:t>5.4.</w:t>
      </w:r>
      <w:r>
        <w:rPr>
          <w:rFonts w:ascii="黑体" w:hAnsi="黑体"/>
        </w:rPr>
        <w:t>7</w:t>
      </w:r>
      <w:r>
        <w:rPr>
          <w:rFonts w:hint="eastAsia" w:ascii="黑体" w:hAnsi="黑体"/>
        </w:rPr>
        <w:t>.2</w:t>
      </w:r>
      <w:r>
        <w:rPr>
          <w:rFonts w:ascii="黑体" w:hAnsi="黑体"/>
        </w:rPr>
        <w:t>与用户端的关系</w:t>
      </w:r>
    </w:p>
    <w:p w14:paraId="09E2ABB1">
      <w:pPr>
        <w:ind w:firstLine="560" w:firstLineChars="200"/>
        <w:rPr>
          <w:rFonts w:hint="eastAsia" w:ascii="宋体" w:hAnsi="宋体"/>
          <w:szCs w:val="28"/>
        </w:rPr>
      </w:pPr>
      <w:r>
        <w:rPr>
          <w:rFonts w:ascii="宋体" w:hAnsi="宋体"/>
          <w:szCs w:val="28"/>
        </w:rPr>
        <w:t>用户端在行政审批或公共服务的场景下进行多轮对话时，记忆管理负责在不同轮次之间保留必要的上下文信息，如办文背景、会议要点或诉求关键字段，并在合适的时机通过事实记忆压缩和会话日记摘要的方式长期保存，从而让智能体在后续对话中“记得住”重要信息。</w:t>
      </w:r>
    </w:p>
    <w:p w14:paraId="57E16C7B">
      <w:pPr>
        <w:pStyle w:val="6"/>
        <w:ind w:left="864"/>
        <w:rPr>
          <w:rFonts w:hint="eastAsia" w:ascii="黑体" w:hAnsi="黑体"/>
        </w:rPr>
      </w:pPr>
      <w:r>
        <w:rPr>
          <w:rFonts w:hint="eastAsia" w:ascii="黑体" w:hAnsi="黑体"/>
        </w:rPr>
        <w:t>5.4.</w:t>
      </w:r>
      <w:r>
        <w:rPr>
          <w:rFonts w:ascii="黑体" w:hAnsi="黑体"/>
        </w:rPr>
        <w:t>7</w:t>
      </w:r>
      <w:r>
        <w:rPr>
          <w:rFonts w:hint="eastAsia" w:ascii="黑体" w:hAnsi="黑体"/>
        </w:rPr>
        <w:t>.3</w:t>
      </w:r>
      <w:r>
        <w:rPr>
          <w:rFonts w:ascii="黑体" w:hAnsi="黑体"/>
        </w:rPr>
        <w:t>典型交互</w:t>
      </w:r>
    </w:p>
    <w:p w14:paraId="7E0B99F3">
      <w:pPr>
        <w:ind w:firstLine="560" w:firstLineChars="200"/>
        <w:rPr>
          <w:rFonts w:hint="eastAsia" w:ascii="宋体" w:hAnsi="宋体"/>
          <w:szCs w:val="28"/>
        </w:rPr>
      </w:pPr>
      <w:r>
        <w:rPr>
          <w:rFonts w:ascii="宋体" w:hAnsi="宋体"/>
          <w:szCs w:val="28"/>
        </w:rPr>
        <w:t>在链路追踪中查看某次长对话调用记忆检索的步骤；</w:t>
      </w:r>
    </w:p>
    <w:p w14:paraId="1E1DF55E">
      <w:pPr>
        <w:ind w:firstLine="560" w:firstLineChars="200"/>
        <w:rPr>
          <w:rFonts w:hint="eastAsia" w:ascii="宋体" w:hAnsi="宋体"/>
          <w:szCs w:val="28"/>
        </w:rPr>
      </w:pPr>
      <w:r>
        <w:rPr>
          <w:rFonts w:ascii="宋体" w:hAnsi="宋体"/>
          <w:szCs w:val="28"/>
        </w:rPr>
        <w:t>在安全策略中启用记忆投毒防护后，通过构造包含恶意引导的对话内容进行测试，验证系统是否会阻止这些内容进入长期记忆；</w:t>
      </w:r>
    </w:p>
    <w:p w14:paraId="7E5AD4D0">
      <w:pPr>
        <w:ind w:firstLine="560" w:firstLineChars="200"/>
        <w:rPr>
          <w:rFonts w:hint="eastAsia" w:ascii="宋体" w:hAnsi="宋体"/>
          <w:szCs w:val="28"/>
        </w:rPr>
      </w:pPr>
      <w:r>
        <w:rPr>
          <w:rFonts w:ascii="宋体" w:hAnsi="宋体"/>
          <w:szCs w:val="28"/>
        </w:rPr>
        <w:t>结合可观测与运维指标，分析记忆相关操作对性能和效果的影响。</w:t>
      </w:r>
    </w:p>
    <w:p w14:paraId="7DA31C35">
      <w:pPr>
        <w:pStyle w:val="4"/>
        <w:numPr>
          <w:ilvl w:val="2"/>
          <w:numId w:val="0"/>
        </w:numPr>
        <w:ind w:firstLine="601" w:firstLineChars="200"/>
        <w:jc w:val="left"/>
      </w:pPr>
      <w:r>
        <w:t>5.4.7</w:t>
      </w:r>
      <w:del w:id="618" w:author="cc" w:date="2026-05-23T12:56:49Z">
        <w:r>
          <w:rPr>
            <w:rFonts w:hint="eastAsia"/>
          </w:rPr>
          <w:delText xml:space="preserve"> </w:delText>
        </w:r>
      </w:del>
      <w:r>
        <w:rPr>
          <w:rFonts w:hint="eastAsia"/>
        </w:rPr>
        <w:t>观测控制平台</w:t>
      </w:r>
    </w:p>
    <w:p w14:paraId="5A0E6285">
      <w:pPr>
        <w:ind w:firstLine="560" w:firstLineChars="200"/>
        <w:rPr>
          <w:ins w:id="619" w:author="cc" w:date="2026-05-23T13:22:58Z"/>
          <w:rFonts w:hint="eastAsia" w:ascii="宋体" w:hAnsi="宋体"/>
          <w:szCs w:val="28"/>
        </w:rPr>
      </w:pPr>
      <w:ins w:id="620" w:author="cc" w:date="2026-05-23T13:22:58Z">
        <w:r>
          <w:rPr>
            <w:rFonts w:hint="eastAsia" w:ascii="宋体" w:hAnsi="宋体"/>
            <w:szCs w:val="28"/>
          </w:rPr>
          <w:t>观测控制平台是政务操作系统OS中负责安全治理与运行保障的关键模块</w:t>
        </w:r>
      </w:ins>
      <w:ins w:id="621" w:author="cc" w:date="2026-05-23T13:23:56Z">
        <w:r>
          <w:rPr>
            <w:rFonts w:hint="eastAsia" w:ascii="宋体" w:hAnsi="宋体"/>
            <w:szCs w:val="28"/>
            <w:lang w:eastAsia="zh-CN"/>
          </w:rPr>
          <w:t>，</w:t>
        </w:r>
      </w:ins>
      <w:ins w:id="622" w:author="cc" w:date="2026-05-23T13:22:58Z">
        <w:r>
          <w:rPr>
            <w:rFonts w:hint="eastAsia" w:ascii="宋体" w:hAnsi="宋体"/>
            <w:szCs w:val="28"/>
          </w:rPr>
          <w:t>核心聚焦于数字员工(Agent)的身份访问控制、凭证托管、内容安全防护以及全链路的可观测性与审计</w:t>
        </w:r>
      </w:ins>
      <w:ins w:id="623" w:author="cc" w:date="2026-05-23T13:23:56Z">
        <w:r>
          <w:rPr>
            <w:rFonts w:hint="eastAsia" w:ascii="宋体" w:hAnsi="宋体"/>
            <w:szCs w:val="28"/>
            <w:lang w:eastAsia="zh-CN"/>
          </w:rPr>
          <w:t>，</w:t>
        </w:r>
      </w:ins>
      <w:ins w:id="624" w:author="cc" w:date="2026-05-23T13:22:58Z">
        <w:r>
          <w:rPr>
            <w:rFonts w:hint="eastAsia" w:ascii="宋体" w:hAnsi="宋体"/>
            <w:szCs w:val="28"/>
          </w:rPr>
          <w:t>承担Agent运行过程中的</w:t>
        </w:r>
      </w:ins>
      <w:ins w:id="625" w:author="cc" w:date="2026-05-23T13:24:04Z">
        <w:r>
          <w:rPr>
            <w:rFonts w:hint="eastAsia" w:ascii="宋体" w:hAnsi="宋体"/>
            <w:szCs w:val="28"/>
            <w:lang w:eastAsia="zh-CN"/>
          </w:rPr>
          <w:t>“</w:t>
        </w:r>
      </w:ins>
      <w:ins w:id="626" w:author="cc" w:date="2026-05-23T13:22:58Z">
        <w:r>
          <w:rPr>
            <w:rFonts w:hint="eastAsia" w:ascii="宋体" w:hAnsi="宋体"/>
            <w:szCs w:val="28"/>
          </w:rPr>
          <w:t>安全底线</w:t>
        </w:r>
      </w:ins>
      <w:ins w:id="627" w:author="cc" w:date="2026-05-23T13:24:06Z">
        <w:r>
          <w:rPr>
            <w:rFonts w:hint="eastAsia" w:ascii="宋体" w:hAnsi="宋体"/>
            <w:szCs w:val="28"/>
            <w:lang w:eastAsia="zh-CN"/>
          </w:rPr>
          <w:t>”</w:t>
        </w:r>
      </w:ins>
      <w:ins w:id="628" w:author="cc" w:date="2026-05-23T13:22:58Z">
        <w:r>
          <w:rPr>
            <w:rFonts w:hint="eastAsia" w:ascii="宋体" w:hAnsi="宋体"/>
            <w:szCs w:val="28"/>
          </w:rPr>
          <w:t>与</w:t>
        </w:r>
      </w:ins>
      <w:ins w:id="629" w:author="cc" w:date="2026-05-23T13:24:08Z">
        <w:r>
          <w:rPr>
            <w:rFonts w:hint="eastAsia" w:ascii="宋体" w:hAnsi="宋体"/>
            <w:szCs w:val="28"/>
            <w:lang w:eastAsia="zh-CN"/>
          </w:rPr>
          <w:t>“</w:t>
        </w:r>
      </w:ins>
      <w:ins w:id="630" w:author="cc" w:date="2026-05-23T13:22:58Z">
        <w:r>
          <w:rPr>
            <w:rFonts w:hint="eastAsia" w:ascii="宋体" w:hAnsi="宋体"/>
            <w:szCs w:val="28"/>
          </w:rPr>
          <w:t>运维中枢</w:t>
        </w:r>
      </w:ins>
      <w:ins w:id="631" w:author="cc" w:date="2026-05-23T13:24:10Z">
        <w:r>
          <w:rPr>
            <w:rFonts w:hint="eastAsia" w:ascii="宋体" w:hAnsi="宋体"/>
            <w:szCs w:val="28"/>
            <w:lang w:eastAsia="zh-CN"/>
          </w:rPr>
          <w:t>”</w:t>
        </w:r>
      </w:ins>
      <w:ins w:id="632" w:author="cc" w:date="2026-05-23T13:22:58Z">
        <w:r>
          <w:rPr>
            <w:rFonts w:hint="eastAsia" w:ascii="宋体" w:hAnsi="宋体"/>
            <w:szCs w:val="28"/>
          </w:rPr>
          <w:t>职能。通过观测控制平台</w:t>
        </w:r>
      </w:ins>
      <w:ins w:id="633" w:author="cc" w:date="2026-05-23T13:23:56Z">
        <w:r>
          <w:rPr>
            <w:rFonts w:hint="eastAsia" w:ascii="宋体" w:hAnsi="宋体"/>
            <w:szCs w:val="28"/>
            <w:lang w:eastAsia="zh-CN"/>
          </w:rPr>
          <w:t>，</w:t>
        </w:r>
      </w:ins>
      <w:ins w:id="634" w:author="cc" w:date="2026-05-23T13:22:58Z">
        <w:r>
          <w:rPr>
            <w:rFonts w:hint="eastAsia" w:ascii="宋体" w:hAnsi="宋体"/>
            <w:szCs w:val="28"/>
          </w:rPr>
          <w:t>数字员工在敏态业务中既能灵活探索、快速响应</w:t>
        </w:r>
      </w:ins>
      <w:ins w:id="635" w:author="cc" w:date="2026-05-23T13:23:56Z">
        <w:r>
          <w:rPr>
            <w:rFonts w:hint="eastAsia" w:ascii="宋体" w:hAnsi="宋体"/>
            <w:szCs w:val="28"/>
            <w:lang w:eastAsia="zh-CN"/>
          </w:rPr>
          <w:t>，</w:t>
        </w:r>
      </w:ins>
      <w:ins w:id="636" w:author="cc" w:date="2026-05-23T13:22:58Z">
        <w:r>
          <w:rPr>
            <w:rFonts w:hint="eastAsia" w:ascii="宋体" w:hAnsi="宋体"/>
            <w:szCs w:val="28"/>
          </w:rPr>
          <w:t>又能始终处于可管、可控、可追溯的安全边界之内</w:t>
        </w:r>
      </w:ins>
      <w:ins w:id="637" w:author="cc" w:date="2026-05-23T13:23:56Z">
        <w:r>
          <w:rPr>
            <w:rFonts w:hint="eastAsia" w:ascii="宋体" w:hAnsi="宋体"/>
            <w:szCs w:val="28"/>
            <w:lang w:eastAsia="zh-CN"/>
          </w:rPr>
          <w:t>，</w:t>
        </w:r>
      </w:ins>
      <w:ins w:id="638" w:author="cc" w:date="2026-05-23T13:22:58Z">
        <w:r>
          <w:rPr>
            <w:rFonts w:hint="eastAsia" w:ascii="宋体" w:hAnsi="宋体"/>
            <w:szCs w:val="28"/>
          </w:rPr>
          <w:t>满足政务场景对合规性、安全性与稳定性的严格要求。</w:t>
        </w:r>
      </w:ins>
    </w:p>
    <w:p w14:paraId="757E05C7">
      <w:pPr>
        <w:ind w:firstLine="560" w:firstLineChars="200"/>
        <w:rPr>
          <w:rFonts w:hint="eastAsia" w:ascii="宋体" w:hAnsi="宋体"/>
          <w:szCs w:val="28"/>
        </w:rPr>
      </w:pPr>
      <w:ins w:id="639" w:author="cc" w:date="2026-05-23T13:22:58Z">
        <w:r>
          <w:rPr>
            <w:rFonts w:hint="eastAsia" w:ascii="宋体" w:hAnsi="宋体"/>
            <w:szCs w:val="28"/>
          </w:rPr>
          <w:t>平台整体由安全合规与智能运维两大功能域共同构成。安全合规通过安全合规概览集中呈现全平台的安全态势与风险分布</w:t>
        </w:r>
      </w:ins>
      <w:ins w:id="640" w:author="cc" w:date="2026-05-23T13:23:56Z">
        <w:r>
          <w:rPr>
            <w:rFonts w:hint="eastAsia" w:ascii="宋体" w:hAnsi="宋体"/>
            <w:szCs w:val="28"/>
            <w:lang w:eastAsia="zh-CN"/>
          </w:rPr>
          <w:t>，</w:t>
        </w:r>
      </w:ins>
      <w:ins w:id="641" w:author="cc" w:date="2026-05-23T13:22:58Z">
        <w:r>
          <w:rPr>
            <w:rFonts w:hint="eastAsia" w:ascii="宋体" w:hAnsi="宋体"/>
            <w:szCs w:val="28"/>
          </w:rPr>
          <w:t>并明确与用户端的对应关系及典型交互范式</w:t>
        </w:r>
      </w:ins>
      <w:ins w:id="642" w:author="cc" w:date="2026-05-23T13:23:56Z">
        <w:r>
          <w:rPr>
            <w:rFonts w:hint="eastAsia" w:ascii="宋体" w:hAnsi="宋体"/>
            <w:szCs w:val="28"/>
            <w:lang w:eastAsia="zh-CN"/>
          </w:rPr>
          <w:t>，</w:t>
        </w:r>
      </w:ins>
      <w:ins w:id="643" w:author="cc" w:date="2026-05-23T13:22:58Z">
        <w:r>
          <w:rPr>
            <w:rFonts w:hint="eastAsia" w:ascii="宋体" w:hAnsi="宋体"/>
            <w:szCs w:val="28"/>
          </w:rPr>
          <w:t>辅以安全策略中心对身份访问、凭证托管与内容安全防护策略进行统一配置与下发</w:t>
        </w:r>
      </w:ins>
      <w:ins w:id="644" w:author="cc" w:date="2026-05-23T13:23:56Z">
        <w:r>
          <w:rPr>
            <w:rFonts w:hint="eastAsia" w:ascii="宋体" w:hAnsi="宋体"/>
            <w:szCs w:val="28"/>
            <w:lang w:eastAsia="zh-CN"/>
          </w:rPr>
          <w:t>，</w:t>
        </w:r>
      </w:ins>
      <w:ins w:id="645" w:author="cc" w:date="2026-05-23T13:22:58Z">
        <w:r>
          <w:rPr>
            <w:rFonts w:hint="eastAsia" w:ascii="宋体" w:hAnsi="宋体"/>
            <w:szCs w:val="28"/>
          </w:rPr>
          <w:t>确保数字员工的每一次调用、每一次数据流转都符合政务安全基线</w:t>
        </w:r>
      </w:ins>
      <w:ins w:id="646" w:author="cc" w:date="2026-05-23T13:24:53Z">
        <w:r>
          <w:rPr>
            <w:rFonts w:hint="eastAsia" w:ascii="宋体" w:hAnsi="宋体"/>
            <w:szCs w:val="28"/>
            <w:lang w:eastAsia="zh-CN"/>
          </w:rPr>
          <w:t>；</w:t>
        </w:r>
      </w:ins>
      <w:ins w:id="647" w:author="cc" w:date="2026-05-23T13:22:58Z">
        <w:r>
          <w:rPr>
            <w:rFonts w:hint="eastAsia" w:ascii="宋体" w:hAnsi="宋体"/>
            <w:szCs w:val="28"/>
          </w:rPr>
          <w:t>智能运维则聚焦数字员工运行环境的精细化管理</w:t>
        </w:r>
      </w:ins>
      <w:ins w:id="648" w:author="cc" w:date="2026-05-23T13:23:56Z">
        <w:r>
          <w:rPr>
            <w:rFonts w:hint="eastAsia" w:ascii="宋体" w:hAnsi="宋体"/>
            <w:szCs w:val="28"/>
            <w:lang w:eastAsia="zh-CN"/>
          </w:rPr>
          <w:t>，</w:t>
        </w:r>
      </w:ins>
      <w:ins w:id="649" w:author="cc" w:date="2026-05-23T13:22:58Z">
        <w:r>
          <w:rPr>
            <w:rFonts w:hint="eastAsia" w:ascii="宋体" w:hAnsi="宋体"/>
            <w:szCs w:val="28"/>
          </w:rPr>
          <w:t>涵盖配置和设置、插件管理、数字员工模板、模型供应配置以及</w:t>
        </w:r>
      </w:ins>
      <w:ins w:id="650" w:author="cc" w:date="2026-05-23T13:23:56Z">
        <w:r>
          <w:rPr>
            <w:rFonts w:hint="eastAsia" w:ascii="宋体" w:hAnsi="宋体"/>
            <w:szCs w:val="28"/>
            <w:lang w:eastAsia="zh-CN"/>
          </w:rPr>
          <w:t>，</w:t>
        </w:r>
      </w:ins>
      <w:ins w:id="651" w:author="cc" w:date="2026-05-23T13:22:58Z">
        <w:r>
          <w:rPr>
            <w:rFonts w:hint="eastAsia" w:ascii="宋体" w:hAnsi="宋体"/>
            <w:szCs w:val="28"/>
          </w:rPr>
          <w:t>共同支撑数字员工从单点排障到全局调优的完整运维链路</w:t>
        </w:r>
      </w:ins>
      <w:ins w:id="652" w:author="cc" w:date="2026-05-23T13:23:56Z">
        <w:r>
          <w:rPr>
            <w:rFonts w:hint="eastAsia" w:ascii="宋体" w:hAnsi="宋体"/>
            <w:szCs w:val="28"/>
            <w:lang w:eastAsia="zh-CN"/>
          </w:rPr>
          <w:t>，</w:t>
        </w:r>
      </w:ins>
      <w:ins w:id="653" w:author="cc" w:date="2026-05-23T13:22:58Z">
        <w:r>
          <w:rPr>
            <w:rFonts w:hint="eastAsia" w:ascii="宋体" w:hAnsi="宋体"/>
            <w:szCs w:val="28"/>
          </w:rPr>
          <w:t>真正做到</w:t>
        </w:r>
      </w:ins>
      <w:ins w:id="654" w:author="cc" w:date="2026-05-23T13:27:49Z">
        <w:r>
          <w:rPr>
            <w:rFonts w:hint="eastAsia" w:ascii="宋体" w:hAnsi="宋体"/>
            <w:szCs w:val="28"/>
            <w:lang w:eastAsia="zh-CN"/>
          </w:rPr>
          <w:t>“</w:t>
        </w:r>
      </w:ins>
      <w:ins w:id="655" w:author="cc" w:date="2026-05-23T13:22:58Z">
        <w:r>
          <w:rPr>
            <w:rFonts w:hint="eastAsia" w:ascii="宋体" w:hAnsi="宋体"/>
            <w:szCs w:val="28"/>
          </w:rPr>
          <w:t>安全有防线、运维有抓手、链路全可观</w:t>
        </w:r>
      </w:ins>
      <w:ins w:id="656" w:author="cc" w:date="2026-05-23T13:27:53Z">
        <w:r>
          <w:rPr>
            <w:rFonts w:hint="eastAsia" w:ascii="宋体" w:hAnsi="宋体"/>
            <w:szCs w:val="28"/>
            <w:lang w:eastAsia="zh-CN"/>
          </w:rPr>
          <w:t>”</w:t>
        </w:r>
      </w:ins>
      <w:ins w:id="657" w:author="cc" w:date="2026-05-23T13:22:58Z">
        <w:r>
          <w:rPr>
            <w:rFonts w:hint="eastAsia" w:ascii="宋体" w:hAnsi="宋体"/>
            <w:szCs w:val="28"/>
          </w:rPr>
          <w:t>。</w:t>
        </w:r>
      </w:ins>
      <w:del w:id="658" w:author="cc" w:date="2026-05-23T13:22:58Z">
        <w:r>
          <w:rPr>
            <w:rFonts w:hint="eastAsia" w:ascii="宋体" w:hAnsi="宋体"/>
            <w:szCs w:val="28"/>
          </w:rPr>
          <w:delText>核心是身份访问控制、凭证托管、内容安全防护以及全链路的可观测性与审计。</w:delText>
        </w:r>
      </w:del>
    </w:p>
    <w:p w14:paraId="7EB08C1D">
      <w:pPr>
        <w:pStyle w:val="5"/>
        <w:ind w:left="862"/>
        <w:jc w:val="left"/>
      </w:pPr>
      <w:r>
        <w:rPr>
          <w:rFonts w:hint="eastAsia"/>
        </w:rPr>
        <w:t>5.4.</w:t>
      </w:r>
      <w:r>
        <w:t>7安全合规</w:t>
      </w:r>
    </w:p>
    <w:p w14:paraId="55FC393B">
      <w:pPr>
        <w:ind w:firstLine="560" w:firstLineChars="200"/>
        <w:rPr>
          <w:rFonts w:hint="eastAsia" w:ascii="宋体" w:hAnsi="宋体"/>
          <w:szCs w:val="28"/>
        </w:rPr>
      </w:pPr>
      <w:r>
        <w:rPr>
          <w:rFonts w:ascii="宋体" w:hAnsi="宋体"/>
          <w:szCs w:val="28"/>
        </w:rPr>
        <w:t>安全合规模块提供从指令侧、数据侧到模型侧的全方位安全防护能力，涵盖交互指令监控、提示词注入防护、Skill/Plugin安全扫描、敏感信息拦截、高危操作拦截、记忆投毒检测和杀毒、越权访问控制、网关认证、大模型安全、容器逃逸防护、知识安全扫描等能力，确保不同场景下的智能体运行符合安全与合规要求。</w:t>
      </w:r>
    </w:p>
    <w:p w14:paraId="482C80A6">
      <w:pPr>
        <w:pStyle w:val="6"/>
        <w:ind w:left="864"/>
        <w:rPr>
          <w:rFonts w:hint="eastAsia" w:ascii="黑体" w:hAnsi="黑体"/>
        </w:rPr>
      </w:pPr>
      <w:r>
        <w:rPr>
          <w:rFonts w:hint="eastAsia" w:ascii="黑体" w:hAnsi="黑体"/>
        </w:rPr>
        <w:t>5.4.</w:t>
      </w:r>
      <w:r>
        <w:rPr>
          <w:rFonts w:ascii="黑体" w:hAnsi="黑体"/>
        </w:rPr>
        <w:t>7</w:t>
      </w:r>
      <w:r>
        <w:rPr>
          <w:rFonts w:hint="eastAsia" w:ascii="黑体" w:hAnsi="黑体"/>
        </w:rPr>
        <w:t>.1安全合规概览</w:t>
      </w:r>
    </w:p>
    <w:p w14:paraId="6E502F94">
      <w:pPr>
        <w:ind w:firstLine="560" w:firstLineChars="200"/>
        <w:rPr>
          <w:rFonts w:hint="eastAsia" w:ascii="宋体" w:hAnsi="宋体"/>
          <w:szCs w:val="28"/>
        </w:rPr>
      </w:pPr>
      <w:r>
        <w:rPr>
          <w:rFonts w:ascii="宋体" w:hAnsi="宋体"/>
          <w:szCs w:val="28"/>
        </w:rPr>
        <w:t>管理端应提供统一的安全策略管理能力，涵盖六大安全防护模块：提示词防护、Skill安全防护、Plugins扫描、敏感信息拦截、高危操作拦截、记忆投毒防护。上述模块需强制启用，且不可关闭。系统应具备审计中心功能，对平台内所有关键操作生成审计日志，确保操作可追溯。安全插件相关能力通过插件管理与配置中心的密钥配置机制进行统一治理。</w:t>
      </w:r>
    </w:p>
    <w:p w14:paraId="153E215A">
      <w:pPr>
        <w:pStyle w:val="6"/>
        <w:ind w:left="864"/>
        <w:rPr>
          <w:rFonts w:hint="eastAsia" w:ascii="黑体" w:hAnsi="黑体"/>
        </w:rPr>
      </w:pPr>
      <w:r>
        <w:rPr>
          <w:rFonts w:hint="eastAsia" w:ascii="黑体" w:hAnsi="黑体"/>
        </w:rPr>
        <w:t>5.4.</w:t>
      </w:r>
      <w:r>
        <w:rPr>
          <w:rFonts w:ascii="黑体" w:hAnsi="黑体"/>
        </w:rPr>
        <w:t>7</w:t>
      </w:r>
      <w:r>
        <w:rPr>
          <w:rFonts w:hint="eastAsia" w:ascii="黑体" w:hAnsi="黑体"/>
        </w:rPr>
        <w:t>.2</w:t>
      </w:r>
      <w:r>
        <w:rPr>
          <w:rFonts w:ascii="黑体" w:hAnsi="黑体"/>
        </w:rPr>
        <w:t>与用户端的关系</w:t>
      </w:r>
    </w:p>
    <w:p w14:paraId="0B92326B">
      <w:pPr>
        <w:ind w:firstLine="560" w:firstLineChars="200"/>
        <w:rPr>
          <w:rFonts w:hint="eastAsia" w:ascii="宋体" w:hAnsi="宋体"/>
          <w:szCs w:val="28"/>
        </w:rPr>
      </w:pPr>
      <w:r>
        <w:rPr>
          <w:rFonts w:ascii="宋体" w:hAnsi="宋体"/>
          <w:szCs w:val="28"/>
        </w:rPr>
        <w:t>安全合规模块以透明方式生效于用户端的每一次对话和操作请求。例如，用户在核心网关中输入可能包含敏感个人信息或访问服务器机密文件的指令时，敏感信息拦截和高危操作拦截模块会对请求进行识别和控制；记忆投毒防护会在写入记忆前对内容进行安全校验，防止恶意内容污染智能体的长期记忆。</w:t>
      </w:r>
    </w:p>
    <w:p w14:paraId="02A4F99C">
      <w:pPr>
        <w:pStyle w:val="6"/>
        <w:ind w:left="864"/>
        <w:rPr>
          <w:rFonts w:hint="eastAsia" w:ascii="黑体" w:hAnsi="黑体"/>
        </w:rPr>
      </w:pPr>
      <w:r>
        <w:rPr>
          <w:rFonts w:hint="eastAsia" w:ascii="黑体" w:hAnsi="黑体"/>
        </w:rPr>
        <w:t>5.4.</w:t>
      </w:r>
      <w:r>
        <w:rPr>
          <w:rFonts w:ascii="黑体" w:hAnsi="黑体"/>
        </w:rPr>
        <w:t>7</w:t>
      </w:r>
      <w:r>
        <w:rPr>
          <w:rFonts w:hint="eastAsia" w:ascii="黑体" w:hAnsi="黑体"/>
        </w:rPr>
        <w:t>.3</w:t>
      </w:r>
      <w:r>
        <w:rPr>
          <w:rFonts w:ascii="黑体" w:hAnsi="黑体"/>
        </w:rPr>
        <w:t>典型交互</w:t>
      </w:r>
    </w:p>
    <w:p w14:paraId="0E0874C5">
      <w:pPr>
        <w:ind w:firstLine="560" w:firstLineChars="200"/>
        <w:rPr>
          <w:rFonts w:hint="eastAsia" w:ascii="宋体" w:hAnsi="宋体"/>
          <w:szCs w:val="28"/>
        </w:rPr>
      </w:pPr>
      <w:r>
        <w:rPr>
          <w:rFonts w:ascii="宋体" w:hAnsi="宋体"/>
          <w:szCs w:val="28"/>
        </w:rPr>
        <w:t>管理员在「安全策略」页面查看并讲解六大安全模块的能力边界；</w:t>
      </w:r>
    </w:p>
    <w:p w14:paraId="75746BA7">
      <w:pPr>
        <w:ind w:firstLine="560" w:firstLineChars="200"/>
        <w:rPr>
          <w:rFonts w:hint="eastAsia" w:ascii="宋体" w:hAnsi="宋体"/>
          <w:szCs w:val="28"/>
        </w:rPr>
      </w:pPr>
      <w:r>
        <w:rPr>
          <w:rFonts w:ascii="宋体" w:hAnsi="宋体"/>
          <w:szCs w:val="28"/>
        </w:rPr>
        <w:t>在用户端通过构造包含身份证号等敏感字段或模拟高危运维指令的测试语句，验证敏感信息拦截与高危操作拦截是否生效；</w:t>
      </w:r>
    </w:p>
    <w:p w14:paraId="0E52DE75">
      <w:pPr>
        <w:ind w:firstLine="560" w:firstLineChars="200"/>
        <w:rPr>
          <w:rFonts w:hint="eastAsia" w:ascii="宋体" w:hAnsi="宋体"/>
          <w:szCs w:val="28"/>
        </w:rPr>
      </w:pPr>
      <w:r>
        <w:rPr>
          <w:rFonts w:ascii="宋体" w:hAnsi="宋体"/>
          <w:szCs w:val="28"/>
        </w:rPr>
        <w:t>在审计中心按时间区间查询某类操作记录，并导出日志以满足合规审计的需要；</w:t>
      </w:r>
    </w:p>
    <w:p w14:paraId="1C2CDA7D">
      <w:pPr>
        <w:ind w:firstLine="560" w:firstLineChars="200"/>
        <w:rPr>
          <w:rFonts w:hint="eastAsia" w:ascii="宋体" w:hAnsi="宋体"/>
          <w:szCs w:val="28"/>
        </w:rPr>
      </w:pPr>
      <w:r>
        <w:rPr>
          <w:rFonts w:ascii="宋体" w:hAnsi="宋体"/>
          <w:szCs w:val="28"/>
        </w:rPr>
        <w:t>在可观测与运维中结合失败请求与错误原因，分析安全策略对整体调用情况的影响。</w:t>
      </w:r>
    </w:p>
    <w:p w14:paraId="7FC6B8C9">
      <w:pPr>
        <w:pStyle w:val="6"/>
        <w:ind w:left="864"/>
        <w:rPr>
          <w:rFonts w:hint="eastAsia" w:ascii="黑体" w:hAnsi="黑体"/>
        </w:rPr>
      </w:pPr>
      <w:r>
        <w:rPr>
          <w:rFonts w:hint="eastAsia" w:ascii="黑体" w:hAnsi="黑体"/>
        </w:rPr>
        <w:t>5.4.</w:t>
      </w:r>
      <w:r>
        <w:rPr>
          <w:rFonts w:ascii="黑体" w:hAnsi="黑体"/>
        </w:rPr>
        <w:t>7</w:t>
      </w:r>
      <w:r>
        <w:rPr>
          <w:rFonts w:hint="eastAsia" w:ascii="黑体" w:hAnsi="黑体"/>
        </w:rPr>
        <w:t>.4</w:t>
      </w:r>
      <w:r>
        <w:rPr>
          <w:rFonts w:ascii="黑体" w:hAnsi="黑体"/>
        </w:rPr>
        <w:t>安全策略中心</w:t>
      </w:r>
    </w:p>
    <w:p w14:paraId="05ABECE3">
      <w:pPr>
        <w:ind w:firstLine="560" w:firstLineChars="200"/>
        <w:rPr>
          <w:rFonts w:hint="eastAsia" w:ascii="宋体" w:hAnsi="宋体"/>
          <w:szCs w:val="28"/>
        </w:rPr>
      </w:pPr>
      <w:r>
        <w:rPr>
          <w:rFonts w:ascii="宋体" w:hAnsi="宋体"/>
          <w:szCs w:val="28"/>
        </w:rPr>
        <w:t>提供六大核心安全防护能力，且默认启用、不支持关闭，为平台提供全方位的安全保障。</w:t>
      </w:r>
    </w:p>
    <w:p w14:paraId="2FAB694D">
      <w:pPr>
        <w:pStyle w:val="32"/>
        <w:numPr>
          <w:ilvl w:val="0"/>
          <w:numId w:val="3"/>
        </w:numPr>
        <w:spacing w:line="360" w:lineRule="auto"/>
        <w:rPr>
          <w:rFonts w:hint="eastAsia"/>
          <w:sz w:val="28"/>
          <w:szCs w:val="28"/>
        </w:rPr>
      </w:pPr>
      <w:r>
        <w:rPr>
          <w:rStyle w:val="22"/>
          <w:sz w:val="28"/>
          <w:szCs w:val="28"/>
        </w:rPr>
        <w:t>提示词防护</w:t>
      </w:r>
      <w:r>
        <w:rPr>
          <w:sz w:val="28"/>
          <w:szCs w:val="28"/>
        </w:rPr>
        <w:t>：拦截恶意提示词注入攻击。</w:t>
      </w:r>
    </w:p>
    <w:p w14:paraId="5DF38896">
      <w:pPr>
        <w:pStyle w:val="32"/>
        <w:numPr>
          <w:ilvl w:val="0"/>
          <w:numId w:val="3"/>
        </w:numPr>
        <w:spacing w:line="360" w:lineRule="auto"/>
        <w:rPr>
          <w:rFonts w:hint="eastAsia"/>
          <w:sz w:val="28"/>
          <w:szCs w:val="28"/>
        </w:rPr>
      </w:pPr>
      <w:r>
        <w:rPr>
          <w:rStyle w:val="22"/>
          <w:sz w:val="28"/>
          <w:szCs w:val="28"/>
        </w:rPr>
        <w:t>Skill安全防护</w:t>
      </w:r>
      <w:r>
        <w:rPr>
          <w:sz w:val="28"/>
          <w:szCs w:val="28"/>
        </w:rPr>
        <w:t>：对技能进行全生命周期的安全扫描与运行时检测。</w:t>
      </w:r>
    </w:p>
    <w:p w14:paraId="62CBC59F">
      <w:pPr>
        <w:pStyle w:val="32"/>
        <w:numPr>
          <w:ilvl w:val="0"/>
          <w:numId w:val="3"/>
        </w:numPr>
        <w:spacing w:line="360" w:lineRule="auto"/>
        <w:rPr>
          <w:rFonts w:hint="eastAsia"/>
          <w:sz w:val="28"/>
          <w:szCs w:val="28"/>
        </w:rPr>
      </w:pPr>
      <w:r>
        <w:rPr>
          <w:rStyle w:val="22"/>
          <w:sz w:val="28"/>
          <w:szCs w:val="28"/>
        </w:rPr>
        <w:t>Plugins扫描</w:t>
      </w:r>
      <w:r>
        <w:rPr>
          <w:sz w:val="28"/>
          <w:szCs w:val="28"/>
        </w:rPr>
        <w:t>：对所有接入的插件进行安全校验。</w:t>
      </w:r>
    </w:p>
    <w:p w14:paraId="3E694A84">
      <w:pPr>
        <w:pStyle w:val="32"/>
        <w:numPr>
          <w:ilvl w:val="0"/>
          <w:numId w:val="3"/>
        </w:numPr>
        <w:spacing w:line="360" w:lineRule="auto"/>
        <w:rPr>
          <w:rFonts w:hint="eastAsia"/>
          <w:sz w:val="28"/>
          <w:szCs w:val="28"/>
        </w:rPr>
      </w:pPr>
      <w:r>
        <w:rPr>
          <w:rStyle w:val="22"/>
          <w:sz w:val="28"/>
          <w:szCs w:val="28"/>
        </w:rPr>
        <w:t>敏感信息拦截</w:t>
      </w:r>
      <w:r>
        <w:rPr>
          <w:sz w:val="28"/>
          <w:szCs w:val="28"/>
        </w:rPr>
        <w:t>：自动识别和脱敏PII、凭据等敏感数据。</w:t>
      </w:r>
    </w:p>
    <w:p w14:paraId="685C770D">
      <w:pPr>
        <w:pStyle w:val="32"/>
        <w:numPr>
          <w:ilvl w:val="0"/>
          <w:numId w:val="3"/>
        </w:numPr>
        <w:spacing w:line="360" w:lineRule="auto"/>
        <w:rPr>
          <w:rFonts w:hint="eastAsia"/>
          <w:sz w:val="28"/>
          <w:szCs w:val="28"/>
        </w:rPr>
      </w:pPr>
      <w:r>
        <w:rPr>
          <w:rStyle w:val="22"/>
          <w:sz w:val="28"/>
          <w:szCs w:val="28"/>
        </w:rPr>
        <w:t>高危操作拦截</w:t>
      </w:r>
      <w:r>
        <w:rPr>
          <w:sz w:val="28"/>
          <w:szCs w:val="28"/>
        </w:rPr>
        <w:t>：基于模型识别并拦截文件读写等高风险操作。</w:t>
      </w:r>
    </w:p>
    <w:p w14:paraId="3E502A67">
      <w:pPr>
        <w:pStyle w:val="32"/>
        <w:numPr>
          <w:ilvl w:val="0"/>
          <w:numId w:val="3"/>
        </w:numPr>
        <w:spacing w:line="360" w:lineRule="auto"/>
        <w:rPr>
          <w:rFonts w:hint="eastAsia"/>
          <w:sz w:val="28"/>
          <w:szCs w:val="28"/>
        </w:rPr>
      </w:pPr>
      <w:r>
        <w:rPr>
          <w:rStyle w:val="22"/>
          <w:sz w:val="28"/>
          <w:szCs w:val="28"/>
        </w:rPr>
        <w:t>记忆投毒防护</w:t>
      </w:r>
      <w:r>
        <w:rPr>
          <w:sz w:val="28"/>
          <w:szCs w:val="28"/>
        </w:rPr>
        <w:t>：防止恶意数据污染智能体的知识体系。</w:t>
      </w:r>
    </w:p>
    <w:p w14:paraId="247794DA">
      <w:pPr>
        <w:pStyle w:val="5"/>
        <w:ind w:left="862"/>
        <w:jc w:val="left"/>
      </w:pPr>
      <w:r>
        <w:rPr>
          <w:rFonts w:hint="eastAsia"/>
        </w:rPr>
        <w:t>5.4.</w:t>
      </w:r>
      <w:r>
        <w:t>8</w:t>
      </w:r>
      <w:r>
        <w:rPr>
          <w:rFonts w:hint="eastAsia"/>
        </w:rPr>
        <w:t>智能运维</w:t>
      </w:r>
    </w:p>
    <w:p w14:paraId="1A962419">
      <w:pPr>
        <w:ind w:firstLine="560" w:firstLineChars="200"/>
        <w:rPr>
          <w:rFonts w:hint="eastAsia" w:ascii="宋体" w:hAnsi="宋体"/>
          <w:szCs w:val="28"/>
        </w:rPr>
      </w:pPr>
      <w:r>
        <w:rPr>
          <w:rFonts w:ascii="宋体" w:hAnsi="宋体"/>
          <w:szCs w:val="28"/>
        </w:rPr>
        <w:t>完整记录平台内所有用户的关键操作日志（如创建、删除、修改等），支持按时间、用户等多维度筛选和导出，满足合规审计要求。</w:t>
      </w:r>
    </w:p>
    <w:p w14:paraId="0CF38FB4">
      <w:pPr>
        <w:pStyle w:val="6"/>
        <w:ind w:left="864"/>
        <w:rPr>
          <w:rFonts w:hint="eastAsia" w:ascii="黑体" w:hAnsi="黑体"/>
        </w:rPr>
      </w:pPr>
      <w:r>
        <w:rPr>
          <w:rFonts w:hint="eastAsia" w:ascii="黑体" w:hAnsi="黑体"/>
        </w:rPr>
        <w:t>5.4.</w:t>
      </w:r>
      <w:r>
        <w:rPr>
          <w:rFonts w:ascii="黑体" w:hAnsi="黑体"/>
        </w:rPr>
        <w:t>8</w:t>
      </w:r>
      <w:r>
        <w:rPr>
          <w:rFonts w:hint="eastAsia" w:ascii="黑体" w:hAnsi="黑体"/>
        </w:rPr>
        <w:t>.1</w:t>
      </w:r>
      <w:r>
        <w:rPr>
          <w:rFonts w:ascii="黑体" w:hAnsi="黑体"/>
        </w:rPr>
        <w:t>配置和设置</w:t>
      </w:r>
    </w:p>
    <w:p w14:paraId="76DC9DD7">
      <w:pPr>
        <w:ind w:firstLine="560" w:firstLineChars="200"/>
        <w:rPr>
          <w:rFonts w:hint="eastAsia" w:ascii="宋体" w:hAnsi="宋体"/>
          <w:szCs w:val="28"/>
        </w:rPr>
      </w:pPr>
      <w:r>
        <w:rPr>
          <w:rFonts w:ascii="宋体" w:hAnsi="宋体"/>
          <w:szCs w:val="28"/>
        </w:rPr>
        <w:t>管理员可在此上传、部署和管理平台级技能（以.zip包形式），上传的技能将对所有用户可见。</w:t>
      </w:r>
    </w:p>
    <w:p w14:paraId="08A03CD1">
      <w:pPr>
        <w:pStyle w:val="6"/>
        <w:ind w:left="864"/>
        <w:rPr>
          <w:rFonts w:hint="eastAsia" w:ascii="黑体" w:hAnsi="黑体"/>
        </w:rPr>
      </w:pPr>
      <w:r>
        <w:rPr>
          <w:rFonts w:hint="eastAsia" w:ascii="黑体" w:hAnsi="黑体"/>
        </w:rPr>
        <w:t>5.4.</w:t>
      </w:r>
      <w:r>
        <w:rPr>
          <w:rFonts w:ascii="黑体" w:hAnsi="黑体"/>
        </w:rPr>
        <w:t>8</w:t>
      </w:r>
      <w:r>
        <w:rPr>
          <w:rFonts w:hint="eastAsia" w:ascii="黑体" w:hAnsi="黑体"/>
        </w:rPr>
        <w:t>.2</w:t>
      </w:r>
      <w:r>
        <w:rPr>
          <w:rFonts w:ascii="黑体" w:hAnsi="黑体"/>
        </w:rPr>
        <w:t>插件管理</w:t>
      </w:r>
    </w:p>
    <w:p w14:paraId="0649CD36">
      <w:pPr>
        <w:ind w:firstLine="560" w:firstLineChars="200"/>
        <w:rPr>
          <w:rFonts w:hint="eastAsia" w:ascii="宋体" w:hAnsi="宋体"/>
          <w:szCs w:val="28"/>
        </w:rPr>
      </w:pPr>
      <w:r>
        <w:rPr>
          <w:rFonts w:ascii="宋体" w:hAnsi="宋体"/>
          <w:szCs w:val="28"/>
        </w:rPr>
        <w:t>提供插件的创建、编辑和管理功能。管理员可自定义插件的安装步骤和运行所需配置参数，实现插件的灵活扩展。</w:t>
      </w:r>
    </w:p>
    <w:p w14:paraId="58523555">
      <w:pPr>
        <w:pStyle w:val="6"/>
        <w:ind w:left="864"/>
        <w:rPr>
          <w:rFonts w:hint="eastAsia" w:ascii="黑体" w:hAnsi="黑体"/>
        </w:rPr>
      </w:pPr>
      <w:r>
        <w:rPr>
          <w:rFonts w:hint="eastAsia" w:ascii="黑体" w:hAnsi="黑体"/>
        </w:rPr>
        <w:t>5.4.</w:t>
      </w:r>
      <w:r>
        <w:rPr>
          <w:rFonts w:ascii="黑体" w:hAnsi="黑体"/>
        </w:rPr>
        <w:t>8</w:t>
      </w:r>
      <w:r>
        <w:rPr>
          <w:rFonts w:hint="eastAsia" w:ascii="黑体" w:hAnsi="黑体"/>
        </w:rPr>
        <w:t>.3</w:t>
      </w:r>
      <w:r>
        <w:rPr>
          <w:rFonts w:ascii="黑体" w:hAnsi="黑体"/>
        </w:rPr>
        <w:t>数字员工模板</w:t>
      </w:r>
    </w:p>
    <w:p w14:paraId="64D4D7DE">
      <w:pPr>
        <w:ind w:firstLine="560" w:firstLineChars="200"/>
        <w:rPr>
          <w:rFonts w:hint="eastAsia" w:ascii="宋体" w:hAnsi="宋体"/>
          <w:szCs w:val="28"/>
        </w:rPr>
      </w:pPr>
      <w:r>
        <w:rPr>
          <w:rFonts w:ascii="宋体" w:hAnsi="宋体"/>
          <w:szCs w:val="28"/>
        </w:rPr>
        <w:t>允许管理员创建预设了AI人格、技能和插件的“数字员工”模板。用户基于模板创建实例时，可一键完成所有配置，实现特定场景智能体的快速复制和部署。</w:t>
      </w:r>
    </w:p>
    <w:p w14:paraId="546A3F42">
      <w:pPr>
        <w:pStyle w:val="6"/>
        <w:ind w:left="864"/>
        <w:rPr>
          <w:rFonts w:hint="eastAsia" w:ascii="黑体" w:hAnsi="黑体"/>
        </w:rPr>
      </w:pPr>
      <w:r>
        <w:rPr>
          <w:rFonts w:hint="eastAsia" w:ascii="黑体" w:hAnsi="黑体"/>
        </w:rPr>
        <w:t>5.4.</w:t>
      </w:r>
      <w:r>
        <w:rPr>
          <w:rFonts w:ascii="黑体" w:hAnsi="黑体"/>
        </w:rPr>
        <w:t>8</w:t>
      </w:r>
      <w:r>
        <w:rPr>
          <w:rFonts w:hint="eastAsia" w:ascii="黑体" w:hAnsi="黑体"/>
        </w:rPr>
        <w:t>.4</w:t>
      </w:r>
      <w:r>
        <w:rPr>
          <w:rFonts w:ascii="黑体" w:hAnsi="黑体"/>
        </w:rPr>
        <w:t>模型供应配置</w:t>
      </w:r>
    </w:p>
    <w:p w14:paraId="0B099821">
      <w:pPr>
        <w:ind w:firstLine="560" w:firstLineChars="200"/>
        <w:rPr>
          <w:rFonts w:hint="eastAsia" w:ascii="宋体" w:hAnsi="宋体"/>
          <w:szCs w:val="28"/>
        </w:rPr>
      </w:pPr>
      <w:r>
        <w:rPr>
          <w:rFonts w:ascii="宋体" w:hAnsi="宋体"/>
          <w:szCs w:val="28"/>
        </w:rPr>
        <w:t>统一管理平台可接入的各类大语言模型，包括模型凭证（APIKey）和接入点（Endpoint）等配置。</w:t>
      </w:r>
    </w:p>
    <w:p w14:paraId="0A1DD29A">
      <w:pPr>
        <w:pStyle w:val="6"/>
        <w:ind w:left="864"/>
        <w:rPr>
          <w:rFonts w:hint="eastAsia" w:ascii="黑体" w:hAnsi="黑体"/>
        </w:rPr>
      </w:pPr>
      <w:r>
        <w:rPr>
          <w:rFonts w:hint="eastAsia" w:ascii="黑体" w:hAnsi="黑体"/>
        </w:rPr>
        <w:t>5.4.</w:t>
      </w:r>
      <w:r>
        <w:rPr>
          <w:rFonts w:ascii="黑体" w:hAnsi="黑体"/>
        </w:rPr>
        <w:t>8</w:t>
      </w:r>
      <w:r>
        <w:rPr>
          <w:rFonts w:hint="eastAsia" w:ascii="黑体" w:hAnsi="黑体"/>
        </w:rPr>
        <w:t>.5</w:t>
      </w:r>
      <w:r>
        <w:rPr>
          <w:rFonts w:ascii="黑体" w:hAnsi="黑体"/>
        </w:rPr>
        <w:t>技能插件密钥</w:t>
      </w:r>
    </w:p>
    <w:p w14:paraId="352522A8">
      <w:pPr>
        <w:ind w:firstLine="560" w:firstLineChars="200"/>
        <w:rPr>
          <w:rFonts w:hint="eastAsia" w:ascii="宋体" w:hAnsi="宋体"/>
          <w:szCs w:val="28"/>
        </w:rPr>
      </w:pPr>
      <w:r>
        <w:rPr>
          <w:rFonts w:ascii="宋体" w:hAnsi="宋体"/>
          <w:szCs w:val="28"/>
        </w:rPr>
        <w:t>统一管理所有技能和插件所需的密钥。密钥由网关集中管控并自动注入，避免了在实例中手动配置的繁琐和风险。</w:t>
      </w:r>
    </w:p>
    <w:bookmarkEnd w:id="126"/>
    <w:p w14:paraId="6CAF5029">
      <w:pPr>
        <w:pStyle w:val="3"/>
        <w:numPr>
          <w:ilvl w:val="1"/>
          <w:numId w:val="0"/>
        </w:numPr>
        <w:ind w:left="576" w:hanging="576"/>
        <w:rPr>
          <w:rFonts w:cs="Arial"/>
        </w:rPr>
      </w:pPr>
      <w:bookmarkStart w:id="128" w:name="_Toc229492047"/>
      <w:bookmarkStart w:id="129" w:name="_Toc24060"/>
      <w:r>
        <w:rPr>
          <w:rFonts w:hint="eastAsia" w:cs="Arial"/>
        </w:rPr>
        <w:t>5.5AI智能体应用</w:t>
      </w:r>
      <w:bookmarkEnd w:id="128"/>
      <w:bookmarkEnd w:id="129"/>
    </w:p>
    <w:p w14:paraId="1CA31987">
      <w:pPr>
        <w:spacing w:line="360" w:lineRule="auto"/>
        <w:ind w:firstLine="560" w:firstLineChars="200"/>
        <w:rPr>
          <w:rFonts w:hint="eastAsia" w:ascii="宋体" w:hAnsi="宋体"/>
          <w:szCs w:val="28"/>
        </w:rPr>
      </w:pPr>
      <w:r>
        <w:rPr>
          <w:rFonts w:hint="eastAsia" w:ascii="宋体" w:hAnsi="宋体"/>
          <w:szCs w:val="28"/>
        </w:rPr>
        <w:t>平台建设了共性的智能体支撑平台，平台可以支持众多智能体应用的开发迭代和发布，本次建设6个区内共性的紧迫需求的智能体。</w:t>
      </w:r>
    </w:p>
    <w:p w14:paraId="3817016C">
      <w:pPr>
        <w:pStyle w:val="4"/>
        <w:numPr>
          <w:ilvl w:val="2"/>
          <w:numId w:val="0"/>
        </w:numPr>
        <w:ind w:left="862" w:hanging="862"/>
        <w:jc w:val="left"/>
      </w:pPr>
      <w:r>
        <w:rPr>
          <w:rFonts w:hint="eastAsia"/>
        </w:rPr>
        <w:t>5.5.1公文写作智能体</w:t>
      </w:r>
    </w:p>
    <w:p w14:paraId="659E5A9B">
      <w:pPr>
        <w:wordWrap w:val="0"/>
        <w:ind w:firstLine="560" w:firstLineChars="200"/>
      </w:pPr>
      <w:r>
        <w:rPr>
          <w:rFonts w:hint="eastAsia" w:ascii="宋体" w:hAnsi="宋体"/>
          <w:szCs w:val="28"/>
        </w:rPr>
        <w:t>公文写作智能体面向政府公文起草、审核、修改和知识辅助等场景，提供更贴合日常办公需求的智能写作支持能力。该智能体以知识增强和大模型能力为基础，围绕公文处理全过程，形成知识调用、内容生成、校对审查和风格适配等核心能力。在知识供给方面，智能体支持多层级知识库管理，既可接入政策法规、历史公文等政府通用知识库，也可结合个人或部门使用需要，加载领导讲话、常用表述、典型材料等定制化知识内容，实现公私域隔离和分类调用。在应用过程中，智能体支持自然语言和关键词方式进行跨库检索，能够快速定位相关依据并直接引用原文，提升材料查找和内容组织效率。同时，智能体可对接权威信息来源，自动抓取政策动态和行业信息，辅助生成日报、周报等汇总材料。围绕公文质量控制，智能体具备错别字修正、格式规范检查、逻辑内容核查及政策引文时效性验证等深度校对能力；并可结合指定领导或典型材料开展语言风格学习，实现材料仿写。此外，智能体还可提供大纲生成、扩写缩写、润色优化、摘要提取和版本管理等辅助写作功能，助力东湖高新区提升公文处理的规范化、精</w:t>
      </w:r>
      <w:r>
        <w:rPr>
          <w:rFonts w:hint="eastAsia"/>
        </w:rPr>
        <w:t>准化和智能化水平。</w:t>
      </w:r>
    </w:p>
    <w:p w14:paraId="0706EC5D">
      <w:pPr>
        <w:wordWrap w:val="0"/>
        <w:ind w:firstLine="560" w:firstLineChars="200"/>
      </w:pPr>
      <w:r>
        <w:rPr>
          <w:rFonts w:hint="eastAsia"/>
        </w:rPr>
        <w:t>政府工作人员期望拥有一个能够深度理解政务场景的智能助手，以应对公文写作中规范严、素材散、核稿难、风格不一的挑战。</w:t>
      </w:r>
    </w:p>
    <w:p w14:paraId="2FA66F86">
      <w:pPr>
        <w:wordWrap w:val="0"/>
        <w:ind w:firstLine="560" w:firstLineChars="200"/>
      </w:pPr>
      <w:r>
        <w:rPr>
          <w:rFonts w:hint="eastAsia"/>
        </w:rPr>
        <w:t>系统需要构建多层级知识体系：一方面，内置通用的政策法规、历史公文库，确保输出内容的权威性与合规性；另一方面，支持个人导入常用表述、领导风格材料，形成个性化写作资产。用户可以通过对话或关键词，快速检索调用这些知识。</w:t>
      </w:r>
    </w:p>
    <w:p w14:paraId="1F1122F3">
      <w:pPr>
        <w:ind w:firstLine="560" w:firstLineChars="200"/>
        <w:textAlignment w:val="center"/>
        <w:rPr>
          <w:rFonts w:hint="eastAsia" w:ascii="宋体" w:hAnsi="宋体"/>
          <w:szCs w:val="28"/>
        </w:rPr>
      </w:pPr>
      <w:r>
        <w:rPr>
          <w:rFonts w:hint="eastAsia" w:ascii="宋体" w:hAnsi="宋体"/>
          <w:szCs w:val="28"/>
        </w:rPr>
        <w:t>系统还需要具备信息聚合能力，自动抓取权威信源并按日报/周报形式推送，为决策提供参考。在撰写调研、分析类材料时，能够跨源检索数据并生成可视化对比图表。成文过程中，系统不仅能校对错别字，更能依据本地条例进行深度逻辑与内容校验，并支持基于用户个人语料的风格化仿写，最终实现从“人找事”到“事找人”，从“人工检核”到“智能校对”的转变。具体功能需求如下：</w:t>
      </w:r>
    </w:p>
    <w:p w14:paraId="6F7691C0">
      <w:pPr>
        <w:wordWrap w:val="0"/>
        <w:ind w:firstLine="560" w:firstLineChars="200"/>
      </w:pPr>
      <w:r>
        <w:rPr>
          <w:rFonts w:hint="eastAsia"/>
        </w:rPr>
        <w:t>智能体要构建政府单位通用知识库+政府员工个人定制化知识库。一方面在政府工作大方面上通过规章制度等文件规范智能体输出内容，另一方面支持个人导入个性化材料，让智能体输出更符合个人喜好。</w:t>
      </w:r>
    </w:p>
    <w:p w14:paraId="32C26BE9">
      <w:pPr>
        <w:wordWrap w:val="0"/>
        <w:ind w:firstLine="560" w:firstLineChars="200"/>
      </w:pPr>
      <w:r>
        <w:rPr>
          <w:rFonts w:hint="eastAsia"/>
        </w:rPr>
        <w:t>用户把文件输入到知识库中，AI支持对知识库内文件的搜索调用，通过关键字查询快速查出个人知识库内相关的文件材料。</w:t>
      </w:r>
    </w:p>
    <w:p w14:paraId="67B2988B">
      <w:pPr>
        <w:wordWrap w:val="0"/>
        <w:ind w:firstLine="560" w:firstLineChars="200"/>
      </w:pPr>
      <w:r>
        <w:rPr>
          <w:rFonts w:hint="eastAsia"/>
        </w:rPr>
        <w:t>智能体支持对外部信息（可信任的消息源处）的整理收集，并按时间段整理成对应的日报与周报输出给用户。</w:t>
      </w:r>
    </w:p>
    <w:p w14:paraId="4992F09A">
      <w:pPr>
        <w:wordWrap w:val="0"/>
        <w:ind w:firstLine="560" w:firstLineChars="200"/>
      </w:pPr>
      <w:r>
        <w:rPr>
          <w:rFonts w:hint="eastAsia"/>
        </w:rPr>
        <w:t>现在已有会议录音软件，需要智能体支持对会议语音的文字转写，并在此基础上还能结合语义分析总结，对会议内发生的具体话题进行总结梳理（比如在一个话题中A提出了什么观点，B驳回了什么，C说明补充了什么等）。</w:t>
      </w:r>
    </w:p>
    <w:p w14:paraId="25251133">
      <w:pPr>
        <w:wordWrap w:val="0"/>
        <w:ind w:firstLine="560" w:firstLineChars="200"/>
      </w:pPr>
      <w:r>
        <w:t>用户在写一些需要比较区域之间、行业之间或者各地政策行业调查文件时</w:t>
      </w:r>
      <w:r>
        <w:rPr>
          <w:rFonts w:hint="eastAsia"/>
        </w:rPr>
        <w:t>，</w:t>
      </w:r>
      <w:r>
        <w:t>支持关键数据以图表、趋势图、对比仪表盘等形式可视化呈现</w:t>
      </w:r>
      <w:r>
        <w:rPr>
          <w:rFonts w:hint="eastAsia"/>
        </w:rPr>
        <w:t>。</w:t>
      </w:r>
    </w:p>
    <w:p w14:paraId="1A118F6C">
      <w:pPr>
        <w:wordWrap w:val="0"/>
        <w:ind w:firstLine="560" w:firstLineChars="200"/>
      </w:pPr>
      <w:r>
        <w:rPr>
          <w:rFonts w:hint="eastAsia"/>
        </w:rPr>
        <w:t>智能体在学习东湖高新区本地公文条例后，可以对用户上传的公文内容进行审查与校验。需要注意的是不能仅看有无错别字，还要对整个公文脉络及内容重复等方面进行识别。</w:t>
      </w:r>
    </w:p>
    <w:p w14:paraId="2EB7D70F">
      <w:pPr>
        <w:wordWrap w:val="0"/>
        <w:ind w:firstLine="560" w:firstLineChars="200"/>
      </w:pPr>
      <w:r>
        <w:rPr>
          <w:rFonts w:hint="eastAsia"/>
        </w:rPr>
        <w:t>根据用户上传的知识库文件内容，结合用户自己定义的材料写作习惯，在进行各类题材文件撰写时，生成风格语言与用户个人个性化的文本内容。</w:t>
      </w:r>
    </w:p>
    <w:p w14:paraId="5DC23676">
      <w:pPr>
        <w:pStyle w:val="4"/>
        <w:numPr>
          <w:ilvl w:val="2"/>
          <w:numId w:val="0"/>
        </w:numPr>
        <w:ind w:left="862" w:hanging="862"/>
        <w:jc w:val="left"/>
      </w:pPr>
      <w:r>
        <w:rPr>
          <w:rFonts w:hint="eastAsia"/>
        </w:rPr>
        <w:t>5.5.2智能咨询智能体</w:t>
      </w:r>
    </w:p>
    <w:p w14:paraId="7EB028CD">
      <w:pPr>
        <w:wordWrap w:val="0"/>
        <w:ind w:firstLine="560" w:firstLineChars="200"/>
      </w:pPr>
      <w:r>
        <w:rPr>
          <w:rFonts w:hint="eastAsia"/>
        </w:rPr>
        <w:t>智能咨询智能体面向东湖高新区政务服务窗口咨询、线上问答和群众办事指引等场景，提供更加智能、高效、规范的咨询服务能力。该智能体支持文字、语音等多模态输入方式，并可输出文字、图文及语音内容，适配群众口语化、场景化的表达习惯，提升咨询交互的便捷性和友好度。在知识能力方面，智能体可覆盖政策解读、办事流程、申请材料、部门职责等全品类政务知识，结合统一知识底座实现精准解答，帮助群众快速获取权威、清晰、可执行的办事指引。针对群众表达不完整、诉求不明确等情况，智能体具备多轮对话澄清能力，能够围绕关键事项自动追问、补充必要信息，并保留上下文关联，提升问题识别准确率和答复针对性。为确保答复可信可溯，智能体可对每条解答标注政策文件依据、发布部门等来源信息，必要时展示推理过程，增强群众信任度。同时，智能体具备敏感信息识别与脱敏能力，可自动遮盖敏感信息，保障咨询安全合规。在服务协同方面，当遇到复杂事项或超出知识范围的问题时，智能体可无缝转接人工坐席，并同步上下文信息，提高人工接续效率。此外，智能体还支持问答记录查询、删除、评价反馈以及关联服务智能推荐等功能，助力东湖高新区持续提升政务咨询服务的智能化、便民化和精细化水平。</w:t>
      </w:r>
    </w:p>
    <w:p w14:paraId="471A3BCE">
      <w:pPr>
        <w:wordWrap w:val="0"/>
        <w:ind w:firstLine="560" w:firstLineChars="200"/>
      </w:pPr>
      <w:r>
        <w:rPr>
          <w:rFonts w:hint="eastAsia"/>
        </w:rPr>
        <w:t>政务服务对象期望拥有一款深度适配全政务场景的智能办事助手，解决办事找不准场景、材料填错率高、重复输入信息、跨环节跑断腿、进度无追踪等具象化痛点，实现“一次对话、一次填报、一次提交”的全流程办事体验。</w:t>
      </w:r>
    </w:p>
    <w:p w14:paraId="54752713">
      <w:pPr>
        <w:wordWrap w:val="0"/>
        <w:ind w:firstLine="560" w:firstLineChars="200"/>
      </w:pPr>
      <w:r>
        <w:rPr>
          <w:rFonts w:hint="eastAsia"/>
        </w:rPr>
        <w:t>系统需支持文字、语音、图片多模态交互，能智能识别口语化、模糊化需求，自动补全已有政务数据，分层引导填报必要信息，精准推送材料清单及下载入口，生成标准化表单并支持预览、导出、提交，让群众、企业办事实现从“线下跑、反复填”向“线上聊、智能办”的转变。</w:t>
      </w:r>
    </w:p>
    <w:p w14:paraId="2D68EA8E">
      <w:pPr>
        <w:wordWrap w:val="0"/>
        <w:ind w:firstLine="560" w:firstLineChars="200"/>
      </w:pPr>
      <w:r>
        <w:rPr>
          <w:rFonts w:hint="eastAsia"/>
        </w:rPr>
        <w:t>智能体为武汉市东湖高新区辖区内企业、群众、政务工作人员提供7×24小时智能政务问答服务，依托政务大模型与高新区专属知识库，支持多模态自然语言交互，精准解答政策解读、办事流程、材料要求、民生咨询、数据查询等各类政务问题，实现多轮对话澄清模糊需求、答案权威溯源、敏感信息脱敏，复杂问题无缝转接人工客服，提升政务问答效率，降低人工咨询压力，打造“权威、高效、便捷、安全”的政务智能问答服务体系，适配高新区政务操作系统OS全渠道应用场景。</w:t>
      </w:r>
    </w:p>
    <w:p w14:paraId="2CFB1D95">
      <w:pPr>
        <w:wordWrap w:val="0"/>
        <w:ind w:firstLine="560" w:firstLineChars="200"/>
      </w:pPr>
      <w:r>
        <w:rPr>
          <w:rFonts w:hint="eastAsia"/>
        </w:rPr>
        <w:t>支持文字、语音两种核心输入方式，文字输入适配口语化、书面化、专业术语等多种表达形式，语音输入转文字准确率≥98%；答案输出支持文字、图文结合、语音三种形式，适配不同终端交互场景，无需严格关键词匹配，精准识别用户问答意图。</w:t>
      </w:r>
    </w:p>
    <w:p w14:paraId="38AAA85C">
      <w:pPr>
        <w:wordWrap w:val="0"/>
        <w:ind w:firstLine="560" w:firstLineChars="200"/>
      </w:pPr>
      <w:r>
        <w:rPr>
          <w:rFonts w:hint="eastAsia"/>
        </w:rPr>
        <w:t>覆盖东湖高新区各委办局政策文件解读、政务办事指南、办事材料清单、办理时限、收费标准、部门职责、民生常识等全品类政务知识，答案严格匹配高新区现行有效政策与官方办事规范，无虚构、无偏差、无歧义。</w:t>
      </w:r>
    </w:p>
    <w:p w14:paraId="060992FD">
      <w:pPr>
        <w:wordWrap w:val="0"/>
        <w:ind w:firstLine="560" w:firstLineChars="200"/>
      </w:pPr>
      <w:r>
        <w:rPr>
          <w:rFonts w:hint="eastAsia"/>
        </w:rPr>
        <w:t>针对用户模糊、信息不全的问答问题，AI智能问答体自动发起连续追问，补充核心关键信息（如办理主体、事项类型、办理地点、办理时段等），对话过程保留上下文关联，用户无需重复描述背景信息，实现连贯的问答交互。</w:t>
      </w:r>
    </w:p>
    <w:p w14:paraId="3858A4EA">
      <w:pPr>
        <w:wordWrap w:val="0"/>
        <w:ind w:firstLine="560" w:firstLineChars="200"/>
      </w:pPr>
      <w:r>
        <w:rPr>
          <w:rFonts w:hint="eastAsia"/>
        </w:rPr>
        <w:t>所有解答内容均明确标注权威来源，包括东湖高新区相关委办局名称、政策文件名称/文号、办事指南编号、官方发布渠道链接等；针对复杂问题，以思维链形式展示推理步骤与政策/流程依据，提升答案可信度。</w:t>
      </w:r>
    </w:p>
    <w:p w14:paraId="3BBB76E8">
      <w:pPr>
        <w:wordWrap w:val="0"/>
        <w:ind w:firstLine="560" w:firstLineChars="200"/>
      </w:pPr>
      <w:r>
        <w:rPr>
          <w:rFonts w:hint="eastAsia"/>
        </w:rPr>
        <w:t>自动识别问答过程中用户输入的身份证号、手机号、企业统一信用代码、银行账号等个人/企业敏感信息，以及政务内部非公开数据，对敏感字段进行遮盖、加密处理，对话记录与答案中无明文存储敏感信息。</w:t>
      </w:r>
    </w:p>
    <w:p w14:paraId="21CD6A37">
      <w:pPr>
        <w:wordWrap w:val="0"/>
        <w:ind w:firstLine="560" w:firstLineChars="200"/>
      </w:pPr>
      <w:r>
        <w:rPr>
          <w:rFonts w:hint="eastAsia"/>
        </w:rPr>
        <w:t>针对AI智能问答体无法解答的复杂、个性化、特殊政务问题，支持用户一键申请人工转接，转接过程中同步会话上下文、用户问题、AI已生成答案至人工客服工作台，客服无需重复询问背景信息，实现“智能问答-人工客服”无缝衔接。</w:t>
      </w:r>
    </w:p>
    <w:p w14:paraId="607081D7">
      <w:pPr>
        <w:wordWrap w:val="0"/>
        <w:ind w:firstLine="560" w:firstLineChars="200"/>
      </w:pPr>
      <w:r>
        <w:rPr>
          <w:rFonts w:hint="eastAsia"/>
        </w:rPr>
        <w:t>用户可查看个人历史问答记录，支持按关键词、时间范围、问题类型进行筛选，记录包含提问内容、解答答案、咨询时间、终端渠道；支持用户手动删除单条或批量历史记录，保障用户隐私。</w:t>
      </w:r>
    </w:p>
    <w:p w14:paraId="57320858">
      <w:pPr>
        <w:wordWrap w:val="0"/>
        <w:ind w:firstLine="560" w:firstLineChars="200"/>
      </w:pPr>
      <w:r>
        <w:rPr>
          <w:rFonts w:hint="eastAsia"/>
        </w:rPr>
        <w:t>用户可对AI智能问答体的解答结果进行星级评价（1-5星），支持文字反馈答案准确性、完整性、实用性等问题，同时提供预设反馈标签（如“答案错误”“信息不全”“解答清晰”），方便用户快速反馈，为知识库优化与模型调优提供依据。</w:t>
      </w:r>
    </w:p>
    <w:p w14:paraId="3576FFBF">
      <w:pPr>
        <w:wordWrap w:val="0"/>
        <w:ind w:firstLine="560" w:firstLineChars="200"/>
      </w:pPr>
      <w:r>
        <w:rPr>
          <w:rFonts w:hint="eastAsia"/>
        </w:rPr>
        <w:t>基于用户的问答问题与历史咨询记录，主动推送相关政务政策文件、办事指南、线上办理入口、线下服务地点、后续办理事项等内容，实现“一次问答、多元服务”，提升政务服务的连贯性与便捷性。</w:t>
      </w:r>
    </w:p>
    <w:p w14:paraId="313E0BD1">
      <w:pPr>
        <w:wordWrap w:val="0"/>
        <w:ind w:firstLine="560" w:firstLineChars="200"/>
      </w:pPr>
      <w:r>
        <w:rPr>
          <w:rFonts w:hint="eastAsia"/>
        </w:rPr>
        <w:t>支持用户通过自然语言对东湖高新区政务专属知识库进行检索，直接获取结构化的知识内容，支持知识内容的一键复制、收藏，适配政务工作人员内部知识查询需求。</w:t>
      </w:r>
    </w:p>
    <w:p w14:paraId="34582B11">
      <w:pPr>
        <w:wordWrap w:val="0"/>
        <w:ind w:firstLine="560" w:firstLineChars="200"/>
      </w:pPr>
      <w:r>
        <w:rPr>
          <w:rFonts w:hint="eastAsia"/>
        </w:rPr>
        <w:t>权威性：所有解答内容严格基于东湖高新区政务专属知识库与官方发布信息，杜绝模型幻觉，政策解读、办事流程与高新区各委办局官方要求保持高度一致。</w:t>
      </w:r>
    </w:p>
    <w:p w14:paraId="3578F25C">
      <w:pPr>
        <w:wordWrap w:val="0"/>
        <w:ind w:firstLine="560" w:firstLineChars="200"/>
      </w:pPr>
      <w:r>
        <w:rPr>
          <w:rFonts w:hint="eastAsia"/>
        </w:rPr>
        <w:t>易用性：交互界面简洁直观，操作门槛低，适配老年人、企业办事人员、政务工作人员等不同用户群体，核心操作（提问、查看答案、转接人工）≤3步完成。</w:t>
      </w:r>
    </w:p>
    <w:p w14:paraId="7BF67C53">
      <w:pPr>
        <w:wordWrap w:val="0"/>
        <w:ind w:firstLine="560" w:firstLineChars="200"/>
      </w:pPr>
      <w:r>
        <w:rPr>
          <w:rFonts w:hint="eastAsia"/>
        </w:rPr>
        <w:t>一致性：支持PC端（政务服务网、政务操作系统OS）、移动端（政务小程序/APP）、线下终端（政务服务大厅自助机）多端适配，各终端的交互逻辑、界面风格、功能体验保持高度一致。</w:t>
      </w:r>
    </w:p>
    <w:p w14:paraId="3A0C723D">
      <w:pPr>
        <w:wordWrap w:val="0"/>
        <w:ind w:firstLine="560" w:firstLineChars="200"/>
      </w:pPr>
      <w:r>
        <w:rPr>
          <w:rFonts w:hint="eastAsia"/>
        </w:rPr>
        <w:t>可追溯性：所有用户问答行为、AI解答过程、接口调用记录、人工转接流程均进行完整日志记录，支持日志检索、审计与追踪，满足政务服务监管要求。</w:t>
      </w:r>
    </w:p>
    <w:p w14:paraId="0A877231">
      <w:pPr>
        <w:pStyle w:val="4"/>
        <w:numPr>
          <w:ilvl w:val="2"/>
          <w:numId w:val="0"/>
        </w:numPr>
        <w:ind w:left="862" w:hanging="862"/>
        <w:jc w:val="left"/>
      </w:pPr>
      <w:r>
        <w:rPr>
          <w:rFonts w:hint="eastAsia"/>
        </w:rPr>
        <w:t>5.5.3产业洞察智能体</w:t>
      </w:r>
    </w:p>
    <w:p w14:paraId="09348816">
      <w:pPr>
        <w:wordWrap w:val="0"/>
        <w:ind w:firstLine="560" w:firstLineChars="200"/>
      </w:pPr>
      <w:r>
        <w:rPr>
          <w:rFonts w:hint="eastAsia"/>
        </w:rPr>
        <w:t>产业洞察智能体面向东湖高新区产业研究、招商研判、企业服务和决策支撑等场景，提供数据汇聚、产业分析和政策洞察等智能化能力。该智能体通过集成企业信息、产业链数据、政策文件、经营风险、知识产权、招投标等多源异构数据，形成统一的数据分析视图，并以图表、仪表盘等直观方式展示区域经济运行、产业发展和企业分布等关键指标，帮助相关部门快速掌握业务状态、识别变化趋势、发现潜在问题。在企业分析方面，智能体构建企业多维数据库，围绕企业基本信息、股权结构、经营风险、知识产权、招投标参与情况等内容形成关联视图，支持对企业经营状况、发展潜力和风险特征进行综合研判。在产业研究方面，智能体建设产业链专题库，围绕东湖高新区重点产业链，对上下游环节进行分类梳理，形成环节划分、重点企业名录、企业产业链定位、产业舆情和相关政策的专题化展示，提升产业全景分析和链条研判能力。在政策支撑方面，智能体整合国家、武汉市及东湖高新区各级产业政策文件，形成政策文件库，并对政策类型、适用行业、有效期限、申报条件等关键信息进行结构化管理，便于快速查询、精准匹配和综合分析。通过上述能力建设，可为东湖高新区优化营商环境、开展产业布局研究、提升招商引资精准性和企业服务水平提供有力支撑。</w:t>
      </w:r>
    </w:p>
    <w:p w14:paraId="3F557601">
      <w:pPr>
        <w:wordWrap w:val="0"/>
        <w:ind w:firstLine="560" w:firstLineChars="200"/>
      </w:pPr>
      <w:r>
        <w:rPr>
          <w:rFonts w:hint="eastAsia"/>
        </w:rPr>
        <w:t>基于智能分析工具产品能力搭建产业洞察智能体，提供行业资讯、热点榜单及智能问数功能。行业资讯与热点榜单：具备外部资讯整合与AI解读能力，可定时采集行业动态、热点数据，并通过AI自动生成摘要、分类与标题优化。智能问数：内置自然语言交互式分析能力，用户可通过对话或语音进行数据查询（问数）与知识库问答。查看产业/企业的统计指标、知识库以及对应的资讯情况。</w:t>
      </w:r>
    </w:p>
    <w:p w14:paraId="4C9CDF2D">
      <w:pPr>
        <w:pStyle w:val="4"/>
        <w:numPr>
          <w:ilvl w:val="2"/>
          <w:numId w:val="0"/>
        </w:numPr>
        <w:ind w:left="862" w:hanging="862"/>
        <w:jc w:val="left"/>
      </w:pPr>
      <w:r>
        <w:rPr>
          <w:rFonts w:hint="eastAsia"/>
        </w:rPr>
        <w:t>5.5.4AI创作智能体</w:t>
      </w:r>
    </w:p>
    <w:p w14:paraId="392AA0E2">
      <w:pPr>
        <w:wordWrap w:val="0"/>
        <w:ind w:firstLine="560" w:firstLineChars="200"/>
        <w:rPr>
          <w:lang w:bidi="ar"/>
        </w:rPr>
      </w:pPr>
      <w:r>
        <w:rPr>
          <w:rFonts w:hint="eastAsia"/>
          <w:lang w:bidi="ar"/>
        </w:rPr>
        <w:t>AI创作智能体是面向短剧创作的企业级AI内容生产系统，其核心定位是为内容创作者、制作团队及相关企业提供一个从剧本构思到成片生成的全流程智能化体验。旨在应对当前短剧市场内容需求爆发式增长与传统制作流程效率瓶颈之间的矛盾，通过深度整合人工智能技术，赋能创作者将创意快速转化为高质量的视频内容。</w:t>
      </w:r>
    </w:p>
    <w:p w14:paraId="336AC848">
      <w:pPr>
        <w:wordWrap w:val="0"/>
        <w:ind w:firstLine="560" w:firstLineChars="200"/>
        <w:rPr>
          <w:lang w:bidi="ar"/>
        </w:rPr>
      </w:pPr>
      <w:r>
        <w:rPr>
          <w:rFonts w:hint="eastAsia"/>
          <w:lang w:bidi="ar"/>
        </w:rPr>
        <w:t>以“构建有机创作生态、成为创作者的‘虚拟制片公司’”为核心定位，覆盖“用户创作-平台管理”双向服务场景，颠覆传统视频创作流程，集创意构思、剧本解析、角色设计、美术概念、分镜预览、视频合成于一体的端到端、全流程、协同式AI内容生产平台。通过一个中央智能中枢，将抽象的创意火花高效、精准、且富有艺术性地转化为符合专业工业标准的最终视频作品。将生产力工具提升为创造力伙伴，让创作者能从繁重的技术执行和流程管理中彻底解放，回归到故事叙述与创意表达的本源。</w:t>
      </w:r>
    </w:p>
    <w:p w14:paraId="22924541">
      <w:pPr>
        <w:wordWrap w:val="0"/>
        <w:ind w:firstLine="560" w:firstLineChars="200"/>
        <w:rPr>
          <w:lang w:bidi="ar"/>
        </w:rPr>
      </w:pPr>
      <w:r>
        <w:rPr>
          <w:rFonts w:hint="eastAsia"/>
          <w:lang w:bidi="ar"/>
        </w:rPr>
        <w:t>主要功能如下：</w:t>
      </w:r>
    </w:p>
    <w:p w14:paraId="607792F2">
      <w:pPr>
        <w:wordWrap w:val="0"/>
        <w:ind w:firstLine="560" w:firstLineChars="200"/>
        <w:rPr>
          <w:lang w:bidi="ar"/>
        </w:rPr>
      </w:pPr>
      <w:r>
        <w:rPr>
          <w:rFonts w:hint="eastAsia"/>
          <w:lang w:bidi="ar"/>
        </w:rPr>
        <w:t>(1)双模式创作流程智能体支持Agent与ManuAI两种创作模式。Agent模式下用户上传剧本后，系统自动解析剧本、识别角色与场景并自动生成分镜；ManuAI模式下用户跳过剧本上传，创建项目后可对资产设定、分镜等所有环节进行完全自主编辑。功能覆盖剧本生短剧、项目管理、资产管理、写实虚拟人像库、真人人像库与团队管理。剧本上传支持doc、docx、txt、pdf、md格式，可完整解析10万字以内剧本，视频比例支持16：9、9：16、4：3、3：4，适配不同发布平台需求。</w:t>
      </w:r>
    </w:p>
    <w:p w14:paraId="664D40ED">
      <w:pPr>
        <w:wordWrap w:val="0"/>
        <w:ind w:firstLine="560" w:firstLineChars="200"/>
        <w:rPr>
          <w:lang w:bidi="ar"/>
        </w:rPr>
      </w:pPr>
      <w:r>
        <w:rPr>
          <w:rFonts w:hint="eastAsia"/>
          <w:lang w:bidi="ar"/>
        </w:rPr>
        <w:t>(2)多风格内容创作内置写实(仿真人)、2D、3D多种创作风格，并支持用户自定义风格。涵盖2D日漫、2D韩漫、2D韩漫都市、2D乙女、2D国漫、工笔画、3D国风、3D仙侠、3D卡通、CG风格、CG赛博朋克等多种类型，满足多样化的题材表达需求。</w:t>
      </w:r>
    </w:p>
    <w:p w14:paraId="3CC0BD55">
      <w:pPr>
        <w:wordWrap w:val="0"/>
        <w:ind w:firstLine="560" w:firstLineChars="200"/>
        <w:rPr>
          <w:lang w:bidi="ar"/>
        </w:rPr>
      </w:pPr>
      <w:r>
        <w:rPr>
          <w:rFonts w:hint="eastAsia"/>
          <w:lang w:bidi="ar"/>
        </w:rPr>
        <w:t>(3)智能资产设定资产设定环节支持自动从剧本中提取主角、重要配角及其他角色，并基于剧本描写自动生成角色主形象，用户可检查或二次生成。用户资产(含角色、场景、道具)支持AI生成、资产库选取、本地上传三种交互方式；支持为角色添加新的变装形象，输入变装名称即可生成变装图片；分镜角色默认生成音色，支持上传不超过5秒的自定义音色。</w:t>
      </w:r>
    </w:p>
    <w:p w14:paraId="492C3BAC">
      <w:pPr>
        <w:wordWrap w:val="0"/>
        <w:ind w:firstLine="560" w:firstLineChars="200"/>
        <w:rPr>
          <w:lang w:bidi="ar"/>
        </w:rPr>
      </w:pPr>
      <w:r>
        <w:rPr>
          <w:rFonts w:hint="eastAsia"/>
          <w:lang w:bidi="ar"/>
        </w:rPr>
        <w:t>(4)写实虚拟人像库内置写实虚拟人像库资产，用户在签订人像素材合规使用承诺函后，可使用写实人像库快速创建写实类画风项目，降低写实短剧的人像合规与素材准备门槛。</w:t>
      </w:r>
    </w:p>
    <w:p w14:paraId="40FA0E80">
      <w:pPr>
        <w:wordWrap w:val="0"/>
        <w:ind w:firstLine="560" w:firstLineChars="200"/>
        <w:rPr>
          <w:lang w:bidi="ar"/>
        </w:rPr>
      </w:pPr>
      <w:r>
        <w:rPr>
          <w:rFonts w:hint="eastAsia"/>
          <w:lang w:bidi="ar"/>
        </w:rPr>
        <w:t>(5)真人人像库支持用户创建专属的真人人像组。用户完成活体认证并获得授权后，可在人像组内上传多张人像素材。在短剧创作的设定阶段可直接选用真人人像素材作为角色图，实现真人化身短剧主角的个性化创作。</w:t>
      </w:r>
    </w:p>
    <w:p w14:paraId="540B163F">
      <w:pPr>
        <w:wordWrap w:val="0"/>
        <w:ind w:firstLine="560" w:firstLineChars="200"/>
        <w:rPr>
          <w:lang w:bidi="ar"/>
        </w:rPr>
      </w:pPr>
      <w:r>
        <w:rPr>
          <w:rFonts w:hint="eastAsia"/>
          <w:lang w:bidi="ar"/>
        </w:rPr>
        <w:t>(6)多模态视频生成视频生成大模型支持全能参考模式，可上传图片、音频、视频等多模态素材作为参考。视频分辨率支持720P、1080P高清生成，画面清晰度不低于95%，无明显模糊与噪点，保障专业级输出质量。</w:t>
      </w:r>
    </w:p>
    <w:p w14:paraId="48614F3F">
      <w:pPr>
        <w:wordWrap w:val="0"/>
        <w:ind w:firstLine="560" w:firstLineChars="200"/>
        <w:rPr>
          <w:lang w:bidi="ar"/>
        </w:rPr>
      </w:pPr>
      <w:r>
        <w:rPr>
          <w:rFonts w:hint="eastAsia"/>
          <w:lang w:bidi="ar"/>
        </w:rPr>
        <w:t>(7)智能分镜生成分镜视频生成环节，系统按剧集、场次自动拆解剧本，在每一集中支持逐条生成单个分镜或批量生成。系统自动匹配每条分镜对应的出镜角色、场景及视频提示词，用户可直接生成，也可在生成前进行调整，实现"一键成片"与精细化创作的灵活切换。</w:t>
      </w:r>
    </w:p>
    <w:p w14:paraId="5829EDFD">
      <w:pPr>
        <w:wordWrap w:val="0"/>
        <w:ind w:firstLine="560" w:firstLineChars="200"/>
        <w:rPr>
          <w:lang w:bidi="ar"/>
        </w:rPr>
      </w:pPr>
      <w:r>
        <w:rPr>
          <w:rFonts w:hint="eastAsia"/>
          <w:lang w:bidi="ar"/>
        </w:rPr>
        <w:t>(8)分镜预览与二次编辑支持分镜视频预览展示，用户可将分镜视频全部导出至线下完成二次编辑，或一键导出至主流剪辑工具的草稿格式，在剪辑平台完成后期合成，实现AI生成与专业剪辑工具的无缝衔接。</w:t>
      </w:r>
    </w:p>
    <w:p w14:paraId="5B9BF566">
      <w:pPr>
        <w:wordWrap w:val="0"/>
        <w:ind w:firstLine="560" w:firstLineChars="200"/>
        <w:rPr>
          <w:lang w:bidi="ar"/>
        </w:rPr>
      </w:pPr>
      <w:r>
        <w:rPr>
          <w:rFonts w:hint="eastAsia"/>
          <w:lang w:bidi="ar"/>
        </w:rPr>
        <w:t>(9)多人团队协作原生支持多人团队协作，导演、分镜师、剪辑师等多角色可在同一项目中无缝流转，无需反复传递资产文件。每个项目产生的角色、场景等资产均可沉淀入团队资产库，供后续项目持续复用，形成可积累的团队创作资产。</w:t>
      </w:r>
    </w:p>
    <w:p w14:paraId="092238E1">
      <w:pPr>
        <w:wordWrap w:val="0"/>
        <w:ind w:firstLine="560" w:firstLineChars="200"/>
        <w:rPr>
          <w:lang w:bidi="ar"/>
        </w:rPr>
      </w:pPr>
      <w:r>
        <w:rPr>
          <w:rFonts w:hint="eastAsia"/>
          <w:lang w:bidi="ar"/>
        </w:rPr>
        <w:t>(10)团队与权限管理支持自定义创建团队，多个子账号协同完成短剧项目，可为不同等级账号设定不同权限，适配工作室、企业、产业园区等不同规模的组织协同需求。</w:t>
      </w:r>
    </w:p>
    <w:p w14:paraId="00ECB5A8">
      <w:pPr>
        <w:wordWrap w:val="0"/>
        <w:ind w:firstLine="560" w:firstLineChars="200"/>
        <w:rPr>
          <w:lang w:bidi="ar"/>
        </w:rPr>
      </w:pPr>
      <w:r>
        <w:rPr>
          <w:rFonts w:hint="eastAsia"/>
          <w:lang w:bidi="ar"/>
        </w:rPr>
        <w:t>(11)多维度积分报表支持团队、子账号、项目、时间多维度积分报表，数据细化至单张图片、单条视频的消耗明细，便于精细化对账与成本管理。</w:t>
      </w:r>
    </w:p>
    <w:p w14:paraId="14019E10">
      <w:pPr>
        <w:pStyle w:val="4"/>
        <w:numPr>
          <w:ilvl w:val="2"/>
          <w:numId w:val="0"/>
        </w:numPr>
        <w:ind w:left="862" w:hanging="862"/>
        <w:jc w:val="left"/>
      </w:pPr>
      <w:r>
        <w:rPr>
          <w:rFonts w:hint="eastAsia"/>
        </w:rPr>
        <w:t>5.5.5内容编辑智能体</w:t>
      </w:r>
    </w:p>
    <w:p w14:paraId="1D198FDA">
      <w:pPr>
        <w:wordWrap w:val="0"/>
        <w:ind w:firstLine="560" w:firstLineChars="200"/>
      </w:pPr>
      <w:r>
        <w:rPr>
          <w:rFonts w:hint="eastAsia"/>
        </w:rPr>
        <w:t>内容编辑智能体支持涵盖自媒体创作者、剪辑师、广告销售从业者、中小企业主等各类人群。具有视频切割、变速、倒放、转场等功能；提供滤镜、特效、变声、字幕等效果；支持抠像和画布调整；有丰富的字体和素材库。此外，还包括图文成片、创作脚本、提词器、录屏等功能。多端口、跨平台使用；支持多轨剪辑；与主流互联网平台同步，可使用主流互联网平台收藏音乐。</w:t>
      </w:r>
    </w:p>
    <w:p w14:paraId="78B05A79">
      <w:pPr>
        <w:wordWrap w:val="0"/>
        <w:ind w:firstLine="560" w:firstLineChars="200"/>
      </w:pPr>
      <w:r>
        <w:rPr>
          <w:rFonts w:hint="eastAsia"/>
        </w:rPr>
        <w:t>主要功能如下：</w:t>
      </w:r>
    </w:p>
    <w:p w14:paraId="208BC5F6">
      <w:pPr>
        <w:wordWrap w:val="0"/>
        <w:ind w:firstLine="560" w:firstLineChars="200"/>
        <w:rPr>
          <w:lang w:bidi="ar"/>
        </w:rPr>
      </w:pPr>
      <w:r>
        <w:rPr>
          <w:rFonts w:hint="eastAsia"/>
          <w:lang w:bidi="ar"/>
        </w:rPr>
        <w:t>（1）多轨道剪辑与基础处理：支持对视频、音频、图片、文字、字幕、贴纸、特效、转场等多类型素材进行多轨道裁剪与编辑，具备视频切割、变速、倒放、转场等基础剪辑能力，并提供丰富的曲线变速效果，满足从简单拼接到复杂叙事的全场景剪辑需求；同时提供剪辑效果实时同步预览，支持逐帧预览，让用户在编辑过程中即时查看效果，大幅提升调整精度与创作效率。</w:t>
      </w:r>
    </w:p>
    <w:p w14:paraId="2D36431D">
      <w:pPr>
        <w:wordWrap w:val="0"/>
        <w:ind w:firstLine="560" w:firstLineChars="200"/>
        <w:rPr>
          <w:lang w:bidi="ar"/>
        </w:rPr>
      </w:pPr>
      <w:r>
        <w:rPr>
          <w:rFonts w:hint="eastAsia"/>
          <w:lang w:bidi="ar"/>
        </w:rPr>
        <w:t>（2）效果增强与素材资源：提供滤镜、特效、变声、字幕等多样化视觉与声音效果，支持抠像和画布尺寸调整，可灵活适配横屏、竖屏、方屏等多种发布规格，实现“一次剪辑、多端适配”；内置丰富的字体资源与素材库，涵盖音视频、贴纸、特效、模板等多种类型，并与主流互联网平台同步，可直接使用平台收藏音乐，降低素材准备成本、丰富作品表现力。</w:t>
      </w:r>
    </w:p>
    <w:p w14:paraId="15B973B9">
      <w:pPr>
        <w:wordWrap w:val="0"/>
        <w:ind w:firstLine="560" w:firstLineChars="200"/>
        <w:rPr>
          <w:lang w:bidi="ar"/>
        </w:rPr>
      </w:pPr>
      <w:r>
        <w:rPr>
          <w:rFonts w:hint="eastAsia"/>
          <w:lang w:bidi="ar"/>
        </w:rPr>
        <w:t>（3）智能创作辅助：提供图文成片、创作脚本、提词器、录屏等智能创作功能，用户输入文字即可智能生成视频成片，在拍摄与剪辑前可快速搭建脚本框架，在口播、解说、教程演示等场景中获得提词与录屏支撑，显著降低创作门槛、提升从文案到成片的转化效率。</w:t>
      </w:r>
    </w:p>
    <w:p w14:paraId="06993EED">
      <w:pPr>
        <w:wordWrap w:val="0"/>
        <w:ind w:firstLine="560" w:firstLineChars="200"/>
        <w:rPr>
          <w:lang w:bidi="ar"/>
        </w:rPr>
      </w:pPr>
      <w:r>
        <w:rPr>
          <w:rFonts w:hint="eastAsia"/>
          <w:lang w:bidi="ar"/>
        </w:rPr>
        <w:t>（4）多端协同与团队管理：支持多端口、跨平台使用，用户可在桌面端深度编辑、移动端轻量调整，适配灵活多变的创作场景；同时支持企业人员身份管理，可进行企业内成员的增减、身份变更与企业移交等操作，满足企业级用户在团队组建、人员流转和协同剪辑等方面的管理需求。</w:t>
      </w:r>
    </w:p>
    <w:p w14:paraId="400FBED9">
      <w:pPr>
        <w:wordWrap w:val="0"/>
        <w:ind w:firstLine="560" w:firstLineChars="200"/>
        <w:rPr>
          <w:lang w:bidi="ar"/>
        </w:rPr>
      </w:pPr>
      <w:r>
        <w:rPr>
          <w:rFonts w:hint="eastAsia"/>
          <w:lang w:bidi="ar"/>
        </w:rPr>
        <w:t>（5）版权校验与合规保障：在编辑器内添加平台素材库提供的素材时，系统自动校验素材版权状态，对无版权素材给出相应提示，帮助用户规避使用合规风险；通过素材库与版权校验机制的联动，为创作者与企业用户提供安全、合规的创作环境，避免因素材使用不当而引发的版权纠纷，保障作品的可持续运营与商业化使用。</w:t>
      </w:r>
    </w:p>
    <w:p w14:paraId="37195FE0">
      <w:pPr>
        <w:pStyle w:val="4"/>
        <w:numPr>
          <w:ilvl w:val="2"/>
          <w:numId w:val="0"/>
        </w:numPr>
        <w:ind w:left="862" w:hanging="862"/>
        <w:jc w:val="left"/>
      </w:pPr>
      <w:r>
        <w:rPr>
          <w:rFonts w:hint="eastAsia"/>
        </w:rPr>
        <w:t>5.5.6智能编程智能体</w:t>
      </w:r>
    </w:p>
    <w:p w14:paraId="637FF46E">
      <w:pPr>
        <w:wordWrap w:val="0"/>
        <w:ind w:firstLine="560" w:firstLineChars="200"/>
        <w:rPr>
          <w:lang w:bidi="ar"/>
        </w:rPr>
      </w:pPr>
      <w:r>
        <w:rPr>
          <w:rFonts w:hint="eastAsia"/>
          <w:lang w:bidi="ar"/>
        </w:rPr>
        <w:t>面向东湖高新区企业研发团队、产业园区入驻企业及产业服务机构，覆盖企业自有软件研发、产业数字化转型、政务与产业协同系统建设等场景，提供更贴合日常研发与项目交付需求的智能编码支持能力。该智能体以AI原生集成开发环境(IDE)、代码上下文理解和大模型能力为基础，围绕软件工程全生命周期，形成需求理解、代码生成、代码补全、自主调试、工程协作和安全管控等核心能力。</w:t>
      </w:r>
    </w:p>
    <w:p w14:paraId="3ED11AEB">
      <w:pPr>
        <w:wordWrap w:val="0"/>
        <w:ind w:firstLine="560" w:firstLineChars="200"/>
        <w:rPr>
          <w:lang w:bidi="ar"/>
        </w:rPr>
      </w:pPr>
      <w:r>
        <w:rPr>
          <w:rFonts w:hint="eastAsia"/>
          <w:lang w:bidi="ar"/>
        </w:rPr>
        <w:t>智能编程智能体不是单一的代码补全插件，而是一名能够理解需求、调用工具并独立完成各类开发任务的"AI开发工程师"，可深度融入企业核心业务系统建设、产业服务平台迭代、产业链协同应用以及区域数据治理工程，实现从"人写代码"到"人机协同写代码"，从"人工查错"到"智能审查"的转变。通过统一的智能研发底座，降低中小企业的研发门槛、提升大型企业的工程效率、强化产业服务机构的交付能力，助力东湖高新区构建以智能编程为核心的产业研发新基建，提升区域企业研发的规范化、精准化和智能化水平。</w:t>
      </w:r>
    </w:p>
    <w:p w14:paraId="770285FB">
      <w:pPr>
        <w:wordWrap w:val="0"/>
        <w:ind w:firstLine="560" w:firstLineChars="200"/>
        <w:rPr>
          <w:lang w:bidi="ar"/>
        </w:rPr>
      </w:pPr>
      <w:r>
        <w:rPr>
          <w:rFonts w:hint="eastAsia"/>
          <w:lang w:bidi="ar"/>
        </w:rPr>
        <w:t>主要功能如下：</w:t>
      </w:r>
    </w:p>
    <w:p w14:paraId="36DADB81">
      <w:pPr>
        <w:wordWrap w:val="0"/>
        <w:ind w:firstLine="560" w:firstLineChars="200"/>
        <w:rPr>
          <w:lang w:bidi="ar"/>
        </w:rPr>
      </w:pPr>
      <w:r>
        <w:rPr>
          <w:rFonts w:hint="eastAsia"/>
          <w:lang w:bidi="ar"/>
        </w:rPr>
        <w:t>(1)多层级知识与上下文体系</w:t>
      </w:r>
    </w:p>
    <w:p w14:paraId="0523BE4E">
      <w:pPr>
        <w:wordWrap w:val="0"/>
        <w:ind w:firstLine="560" w:firstLineChars="200"/>
        <w:rPr>
          <w:lang w:bidi="ar"/>
        </w:rPr>
      </w:pPr>
      <w:r>
        <w:rPr>
          <w:rFonts w:hint="eastAsia"/>
          <w:lang w:bidi="ar"/>
        </w:rPr>
        <w:t>智能体要构建产业通用研发知识库+企业组织级知识库+开发者个人定制化上下文。一方面在产业研发大方面上通过主流框架最佳实践、行业接口标准、安全基线等内容规范智能体输出；另一方面支持企业导入内部编码规范、API规范、组件库、领域模型，以及开发者个人导入常用代码片段、设计文档与历史项目，实现公域、企业域、个人域三级知识隔离与分类调用，让智能体输出更符合企业组织规范与个人编码习惯。</w:t>
      </w:r>
    </w:p>
    <w:p w14:paraId="47487307">
      <w:pPr>
        <w:wordWrap w:val="0"/>
        <w:ind w:firstLine="560" w:firstLineChars="200"/>
        <w:rPr>
          <w:lang w:bidi="ar"/>
        </w:rPr>
      </w:pPr>
      <w:r>
        <w:rPr>
          <w:rFonts w:hint="eastAsia"/>
          <w:lang w:bidi="ar"/>
        </w:rPr>
        <w:t>用户可将代码仓库、设计文档、PRD等输入到上下文体系中，智能体支持对仓库内文件、文件夹及整个工作空间的检索调用，通过自然语言或#符号引用快速定位团队仓库内的相关代码与文件，显著提升跨项目复用与新成员上手效率。</w:t>
      </w:r>
    </w:p>
    <w:p w14:paraId="4171B254">
      <w:pPr>
        <w:wordWrap w:val="0"/>
        <w:ind w:firstLine="560" w:firstLineChars="200"/>
        <w:rPr>
          <w:lang w:bidi="ar"/>
        </w:rPr>
      </w:pPr>
      <w:r>
        <w:rPr>
          <w:rFonts w:hint="eastAsia"/>
          <w:lang w:bidi="ar"/>
        </w:rPr>
        <w:t>(2)AI原生集成开发环境</w:t>
      </w:r>
    </w:p>
    <w:p w14:paraId="41D311BD">
      <w:pPr>
        <w:wordWrap w:val="0"/>
        <w:ind w:firstLine="560" w:firstLineChars="200"/>
        <w:rPr>
          <w:lang w:bidi="ar"/>
        </w:rPr>
      </w:pPr>
      <w:r>
        <w:rPr>
          <w:rFonts w:hint="eastAsia"/>
          <w:lang w:bidi="ar"/>
        </w:rPr>
        <w:t>提供AI原生IDE形态，集成代码编辑、智能补全、调试运行、版本控制等一体化工具链。支持从已有IDE配置一键导入，降低企业批量切换的迁移门槛，适配独立开发者、初创团队、中大型企业研发组织以及产业服务交付团队的多样化研发场景。</w:t>
      </w:r>
    </w:p>
    <w:p w14:paraId="595C559A">
      <w:pPr>
        <w:wordWrap w:val="0"/>
        <w:ind w:firstLine="560" w:firstLineChars="200"/>
        <w:rPr>
          <w:lang w:bidi="ar"/>
        </w:rPr>
      </w:pPr>
      <w:r>
        <w:rPr>
          <w:rFonts w:hint="eastAsia"/>
          <w:lang w:bidi="ar"/>
        </w:rPr>
        <w:t>(3)智能代码补全与链式编辑</w:t>
      </w:r>
    </w:p>
    <w:p w14:paraId="464CDBE6">
      <w:pPr>
        <w:wordWrap w:val="0"/>
        <w:ind w:firstLine="560" w:firstLineChars="200"/>
        <w:rPr>
          <w:lang w:bidi="ar"/>
        </w:rPr>
      </w:pPr>
      <w:r>
        <w:rPr>
          <w:rFonts w:hint="eastAsia"/>
          <w:lang w:bidi="ar"/>
        </w:rPr>
        <w:t>智能体提供基于深度上下文感知的代码补全能力，支持代码续写、多行修改、修改点预测和修改点跳转等基础功能，通过分析最近的代码修改、浏览记录、Linter错误等信息，自动预测后续可能的修改点。</w:t>
      </w:r>
    </w:p>
    <w:p w14:paraId="0D9CD010">
      <w:pPr>
        <w:wordWrap w:val="0"/>
        <w:ind w:firstLine="560" w:firstLineChars="200"/>
        <w:rPr>
          <w:lang w:bidi="ar"/>
        </w:rPr>
      </w:pPr>
      <w:r>
        <w:rPr>
          <w:rFonts w:hint="eastAsia"/>
          <w:lang w:bidi="ar"/>
        </w:rPr>
        <w:t>(4)多模态对话与行内交互</w:t>
      </w:r>
    </w:p>
    <w:p w14:paraId="53E6B08E">
      <w:pPr>
        <w:wordWrap w:val="0"/>
        <w:ind w:firstLine="560" w:firstLineChars="200"/>
        <w:rPr>
          <w:lang w:bidi="ar"/>
        </w:rPr>
      </w:pPr>
      <w:r>
        <w:rPr>
          <w:rFonts w:hint="eastAsia"/>
          <w:lang w:bidi="ar"/>
        </w:rPr>
        <w:t>智能体支持侧边对话和行内对话两种交互方式。侧边对话用于回答编码问题、讲解代码仓库、生成代码片段、修复错误等长链路任务；行内对话内嵌于编辑器，支持在光标处或选中代码后唤起，便于在编码心流中快速完成添加注释、解释代码、优化代码等局部任务。</w:t>
      </w:r>
    </w:p>
    <w:p w14:paraId="54102102">
      <w:pPr>
        <w:wordWrap w:val="0"/>
        <w:ind w:firstLine="560" w:firstLineChars="200"/>
        <w:rPr>
          <w:lang w:bidi="ar"/>
        </w:rPr>
      </w:pPr>
      <w:r>
        <w:rPr>
          <w:rFonts w:hint="eastAsia"/>
          <w:lang w:bidi="ar"/>
        </w:rPr>
        <w:t>(5)自主智能体与自定义编排</w:t>
      </w:r>
    </w:p>
    <w:p w14:paraId="09CF3960">
      <w:pPr>
        <w:wordWrap w:val="0"/>
        <w:ind w:firstLine="560" w:firstLineChars="200"/>
        <w:rPr>
          <w:lang w:bidi="ar"/>
        </w:rPr>
      </w:pPr>
      <w:r>
        <w:rPr>
          <w:rFonts w:hint="eastAsia"/>
          <w:lang w:bidi="ar"/>
        </w:rPr>
        <w:t>智能体具备自主运行能力：能够独立探索代码库，识别相关文件并进行必要修改；具备完整工具访问权限，可自主调用搜索、编辑、创建文件及运行终端命令等全部工具；具备上下文理解能力，建立对项目结构和依赖关系的全面认识；具备多步骤规划能力，将复杂任务拆分为可执行步骤并按顺序处理。</w:t>
      </w:r>
    </w:p>
    <w:p w14:paraId="6DD8BDB6">
      <w:pPr>
        <w:wordWrap w:val="0"/>
        <w:ind w:firstLine="560" w:firstLineChars="200"/>
        <w:rPr>
          <w:lang w:bidi="ar"/>
        </w:rPr>
      </w:pPr>
      <w:r>
        <w:rPr>
          <w:rFonts w:hint="eastAsia"/>
          <w:lang w:bidi="ar"/>
        </w:rPr>
        <w:t>提供内置智能体(对话型、构建型)及外部工具集成能力，同时支持企业根据自身业务场景(如接口开发、数据迁移脚本、报表生成、领域算法实现、产业链对接、合规检查等)创建自定义智能体，通过灵活配置提示词、工具集和任务逻辑，构建企业专属的AI研发助手团队。支持智能体的修改、复用、分享与导入，推动组织内乃至产业链上下游的研发经验沉淀与复用。</w:t>
      </w:r>
    </w:p>
    <w:p w14:paraId="2EF2E4E8">
      <w:pPr>
        <w:wordWrap w:val="0"/>
        <w:ind w:firstLine="560" w:firstLineChars="200"/>
        <w:rPr>
          <w:lang w:bidi="ar"/>
        </w:rPr>
      </w:pPr>
      <w:r>
        <w:rPr>
          <w:rFonts w:hint="eastAsia"/>
          <w:lang w:bidi="ar"/>
        </w:rPr>
        <w:t>(6)大上下文与复杂任务模式</w:t>
      </w:r>
    </w:p>
    <w:p w14:paraId="37446070">
      <w:pPr>
        <w:wordWrap w:val="0"/>
        <w:ind w:firstLine="560" w:firstLineChars="200"/>
        <w:rPr>
          <w:lang w:bidi="ar"/>
        </w:rPr>
      </w:pPr>
      <w:r>
        <w:rPr>
          <w:rFonts w:hint="eastAsia"/>
          <w:lang w:bidi="ar"/>
        </w:rPr>
        <w:t>为满足企业核心系统建设、产业平台改造、大型代码仓库重构等场景，智能体需提供大上下文运行模式：上下文窗口可扩展至20万Token级别，单次任务支持百轮级工具调用，一次可读取数百行文件，适配大型复杂项目初稿快速生成、长篇PRD与合规协议的解析落地、跨模块跨文件的代码理解与重构、复杂交互或多步骤流程的自动化脚本生成、CI/CD流程编排，以及实时交互式开发的上下文保持等场景。</w:t>
      </w:r>
    </w:p>
    <w:p w14:paraId="55347F74">
      <w:pPr>
        <w:wordWrap w:val="0"/>
        <w:ind w:firstLine="560" w:firstLineChars="200"/>
        <w:rPr>
          <w:lang w:bidi="ar"/>
        </w:rPr>
      </w:pPr>
      <w:r>
        <w:rPr>
          <w:rFonts w:hint="eastAsia"/>
          <w:lang w:bidi="ar"/>
        </w:rPr>
        <w:t>(7)自动运行与沙箱安全管控</w:t>
      </w:r>
    </w:p>
    <w:p w14:paraId="5A0A6C04">
      <w:pPr>
        <w:wordWrap w:val="0"/>
        <w:ind w:firstLine="560" w:firstLineChars="200"/>
        <w:rPr>
          <w:lang w:bidi="ar"/>
        </w:rPr>
      </w:pPr>
      <w:r>
        <w:rPr>
          <w:rFonts w:hint="eastAsia"/>
          <w:lang w:bidi="ar"/>
        </w:rPr>
        <w:t>智能体提供自动运行能力，作用于所有智能体的工具调用与终端命令，并支持白名单、黑名单及高风险命令的细粒度策略配置；同时提供沙箱机制，实施文件访问控制和高风险命令运行策略，在跨平台环境下保障开发主机与企业代码资产的安全。所有外部工具连接均需首次明确授权，有效防范外部提示词注入等潜在安全风险，确保企业研发环境的可信可控。</w:t>
      </w:r>
    </w:p>
    <w:p w14:paraId="5CDEBE5A">
      <w:pPr>
        <w:wordWrap w:val="0"/>
        <w:ind w:firstLine="560" w:firstLineChars="200"/>
        <w:rPr>
          <w:lang w:bidi="ar"/>
        </w:rPr>
      </w:pPr>
      <w:r>
        <w:rPr>
          <w:rFonts w:hint="eastAsia"/>
          <w:lang w:bidi="ar"/>
        </w:rPr>
        <w:t>(8)工程级代码审查与质量管控</w:t>
      </w:r>
    </w:p>
    <w:p w14:paraId="683967EC">
      <w:pPr>
        <w:wordWrap w:val="0"/>
        <w:ind w:firstLine="560" w:firstLineChars="200"/>
        <w:rPr>
          <w:lang w:bidi="ar"/>
        </w:rPr>
      </w:pPr>
      <w:r>
        <w:rPr>
          <w:rFonts w:hint="eastAsia"/>
          <w:lang w:bidi="ar"/>
        </w:rPr>
        <w:t>智能体在学习企业内部编码规范、接口规范及行业安全基线后，可对用户提交的代码内容进行审查与校验。不能仅看语法错误，还要对整体架构脉络、模块依赖、命名一致性、异常处理、日志规范、敏感信息泄露及代码重复等方面进行深度识别，并提供可一键应用的修复建议，降低企业代码评审的人力投入与质量风险。</w:t>
      </w:r>
    </w:p>
    <w:p w14:paraId="7D54B1C8">
      <w:pPr>
        <w:wordWrap w:val="0"/>
        <w:ind w:firstLine="560" w:firstLineChars="200"/>
        <w:rPr>
          <w:lang w:bidi="ar"/>
        </w:rPr>
      </w:pPr>
      <w:r>
        <w:rPr>
          <w:rFonts w:hint="eastAsia"/>
          <w:lang w:bidi="ar"/>
        </w:rPr>
        <w:t>(9)团队风格化代码生成</w:t>
      </w:r>
    </w:p>
    <w:p w14:paraId="353538D2">
      <w:pPr>
        <w:wordWrap w:val="0"/>
        <w:ind w:firstLine="560" w:firstLineChars="200"/>
        <w:rPr>
          <w:lang w:bidi="ar"/>
        </w:rPr>
      </w:pPr>
      <w:r>
        <w:rPr>
          <w:rFonts w:hint="eastAsia"/>
          <w:lang w:bidi="ar"/>
        </w:rPr>
        <w:t>根据企业上传的代码库内容，结合团队自定义的编码习惯与设计模式，在进行各类业务模块、接口与脚本撰写时，生成风格统一、可读性强、与团队既有资产一致的代码内容，降低多人协作中的风格冲突与维护成本，加快新成员融入与外部团队交付一致性。</w:t>
      </w:r>
    </w:p>
    <w:p w14:paraId="55D1B12C">
      <w:pPr>
        <w:pStyle w:val="4"/>
        <w:numPr>
          <w:ilvl w:val="2"/>
          <w:numId w:val="0"/>
        </w:numPr>
        <w:ind w:left="862" w:hanging="862"/>
        <w:jc w:val="left"/>
      </w:pPr>
      <w:r>
        <w:rPr>
          <w:rFonts w:hint="eastAsia"/>
        </w:rPr>
        <w:t>5.5.7数据治理服务</w:t>
      </w:r>
    </w:p>
    <w:p w14:paraId="6886B980">
      <w:pPr>
        <w:wordWrap w:val="0"/>
        <w:ind w:firstLine="560" w:firstLineChars="200"/>
      </w:pPr>
      <w:r>
        <w:rPr>
          <w:rFonts w:hint="eastAsia"/>
        </w:rPr>
        <w:t>本项目依托光谷数产现有数据基础（“光谷i企”平台企业数据、政策数据等），结合政务操作系统OS及产业数据集建设需求，需建立统一的数据治理服务体系。数据治理服务旨在解决数据分散、标准不一、质量参差、血缘不清等问题，为上层智能体应用和智能分析工具提供干净、可信、可用的数据资源。</w:t>
      </w:r>
    </w:p>
    <w:p w14:paraId="13875F82">
      <w:pPr>
        <w:wordWrap w:val="0"/>
        <w:ind w:firstLine="560" w:firstLineChars="200"/>
      </w:pPr>
      <w:r>
        <w:rPr>
          <w:rFonts w:hint="eastAsia"/>
        </w:rPr>
        <w:t>数据治理服务涵盖数据全生命周期管理，包括数据汇聚、清洗、标准化、质量管控、元数据管理、数据血缘追踪、主数据管理等核心能力。通过与政务操作系统OS的知识工程模块及产业数据集联动，实现从原始数据到高质量知识资产的转化，为智能体提供精准的知识供给，同时为数据要素合规流通奠定基础。</w:t>
      </w:r>
    </w:p>
    <w:p w14:paraId="4B67C94E">
      <w:pPr>
        <w:pStyle w:val="3"/>
        <w:numPr>
          <w:ilvl w:val="1"/>
          <w:numId w:val="0"/>
        </w:numPr>
        <w:ind w:left="576" w:hanging="576"/>
        <w:rPr>
          <w:rFonts w:cs="Arial"/>
        </w:rPr>
      </w:pPr>
      <w:bookmarkStart w:id="130" w:name="_Toc15124"/>
      <w:r>
        <w:rPr>
          <w:rFonts w:hint="eastAsia" w:cs="Arial"/>
        </w:rPr>
        <w:t>5.6数据能力中心</w:t>
      </w:r>
      <w:bookmarkEnd w:id="130"/>
    </w:p>
    <w:p w14:paraId="67A28F53">
      <w:pPr>
        <w:pStyle w:val="4"/>
        <w:numPr>
          <w:ilvl w:val="2"/>
          <w:numId w:val="0"/>
        </w:numPr>
        <w:ind w:left="862" w:hanging="862"/>
        <w:jc w:val="left"/>
      </w:pPr>
      <w:r>
        <w:rPr>
          <w:rFonts w:hint="eastAsia"/>
        </w:rPr>
        <w:t>5.6.1</w:t>
      </w:r>
      <w:r>
        <w:t>智能分析工具</w:t>
      </w:r>
    </w:p>
    <w:p w14:paraId="626142C2">
      <w:pPr>
        <w:wordWrap w:val="0"/>
        <w:ind w:firstLine="560" w:firstLineChars="200"/>
      </w:pPr>
      <w:r>
        <w:t>智能分析工具</w:t>
      </w:r>
      <w:r>
        <w:rPr>
          <w:rFonts w:hint="eastAsia"/>
        </w:rPr>
        <w:t>是面向东湖高新区管委会领导及各部门管理者的综合决策支持平台，通过集成多源数据，以可视化图表和交互式仪表盘形式，实时呈现区域经济运行、产业发展、政务服务、城市运行等关键指标，辅助管理者快速掌握全局态势、识别问题与风险、做出科学决策。基于大模型的自然语言交互问答功能，提供问指标看结论、盯指标异常等核心能力，让管理者与数据信息之间的距离近在咫尺。智能分析工具接入产业数据集及多源数据，提供行业资讯、热点榜单及智能问数功能。用户通过自然语言进行数据查询与综合问答。</w:t>
      </w:r>
      <w:bookmarkStart w:id="286" w:name="_GoBack"/>
      <w:bookmarkEnd w:id="286"/>
    </w:p>
    <w:p w14:paraId="484B03FD">
      <w:pPr>
        <w:pStyle w:val="5"/>
        <w:numPr>
          <w:ilvl w:val="3"/>
          <w:numId w:val="0"/>
        </w:numPr>
        <w:wordWrap/>
        <w:spacing w:line="360" w:lineRule="auto"/>
        <w:ind w:left="864" w:hanging="864"/>
        <w:rPr>
          <w:rFonts w:hint="eastAsia" w:ascii="宋体" w:hAnsi="宋体" w:eastAsia="宋体"/>
        </w:rPr>
      </w:pPr>
      <w:r>
        <w:rPr>
          <w:rFonts w:hint="eastAsia" w:ascii="宋体" w:hAnsi="宋体" w:eastAsia="宋体"/>
        </w:rPr>
        <w:t>5.6.1.1控制台</w:t>
      </w:r>
    </w:p>
    <w:p w14:paraId="00E4CFE4">
      <w:pPr>
        <w:pStyle w:val="6"/>
        <w:rPr>
          <w:rFonts w:hint="eastAsia" w:asciiTheme="minorEastAsia" w:hAnsiTheme="minorEastAsia" w:eastAsiaTheme="minorEastAsia"/>
        </w:rPr>
      </w:pPr>
      <w:r>
        <w:rPr>
          <w:rFonts w:hint="eastAsia" w:asciiTheme="minorEastAsia" w:hAnsiTheme="minorEastAsia" w:eastAsiaTheme="minorEastAsia"/>
        </w:rPr>
        <w:t>5.6.1.1.1配置图表</w:t>
      </w:r>
    </w:p>
    <w:p w14:paraId="6507FC2C">
      <w:pPr>
        <w:wordWrap w:val="0"/>
        <w:ind w:firstLine="560" w:firstLineChars="200"/>
      </w:pPr>
      <w:r>
        <w:rPr>
          <w:rFonts w:hint="eastAsia"/>
        </w:rPr>
        <w:t>提供丰富图表组件（指标类、趋势类、分布类、占比类）与布局容器，支持拖拽式快速搭建PC端与移动端数据看板，支持配置筛选器、跳转下钻、辅助线等分析功能。</w:t>
      </w:r>
    </w:p>
    <w:p w14:paraId="7E62137A">
      <w:pPr>
        <w:pStyle w:val="6"/>
        <w:rPr>
          <w:rFonts w:hint="eastAsia" w:asciiTheme="minorEastAsia" w:hAnsiTheme="minorEastAsia" w:eastAsiaTheme="minorEastAsia"/>
        </w:rPr>
      </w:pPr>
      <w:r>
        <w:rPr>
          <w:rFonts w:hint="eastAsia" w:asciiTheme="minorEastAsia" w:hAnsiTheme="minorEastAsia" w:eastAsiaTheme="minorEastAsia"/>
        </w:rPr>
        <w:t>5.6.1.1.2AI管理助手</w:t>
      </w:r>
    </w:p>
    <w:p w14:paraId="13921F6B">
      <w:pPr>
        <w:pStyle w:val="7"/>
      </w:pPr>
      <w:r>
        <w:rPr>
          <w:rFonts w:hint="eastAsia"/>
        </w:rPr>
        <w:t>5.6.1.1.2.1知识库管理</w:t>
      </w:r>
    </w:p>
    <w:p w14:paraId="67CBF528">
      <w:pPr>
        <w:wordWrap w:val="0"/>
        <w:ind w:firstLine="560" w:firstLineChars="200"/>
      </w:pPr>
      <w:r>
        <w:rPr>
          <w:rFonts w:hint="eastAsia"/>
        </w:rPr>
        <w:t>支持文本、表格类型知识库及PDF、TXT、DOCX格式文档上传，提供智能与自定义文本分段策略。</w:t>
      </w:r>
    </w:p>
    <w:p w14:paraId="1688DC98">
      <w:pPr>
        <w:pStyle w:val="7"/>
      </w:pPr>
      <w:r>
        <w:rPr>
          <w:rFonts w:hint="eastAsia"/>
        </w:rPr>
        <w:t>5.6.1.1.2.2角色开场白</w:t>
      </w:r>
    </w:p>
    <w:p w14:paraId="1B837DA0">
      <w:pPr>
        <w:wordWrap w:val="0"/>
        <w:ind w:firstLine="560" w:firstLineChars="200"/>
      </w:pPr>
      <w:r>
        <w:rPr>
          <w:rFonts w:hint="eastAsia"/>
        </w:rPr>
        <w:t>支持配置个性化的角色开场白。针对不同的AI使用场景，可灵活配置独特的开场白文案和预置问题，引导用户快速开始交互。</w:t>
      </w:r>
    </w:p>
    <w:p w14:paraId="1E7724C4">
      <w:pPr>
        <w:pStyle w:val="7"/>
      </w:pPr>
      <w:r>
        <w:rPr>
          <w:rFonts w:hint="eastAsia"/>
        </w:rPr>
        <w:t>5.6.1.1.2.3问答知识库</w:t>
      </w:r>
    </w:p>
    <w:p w14:paraId="5BCA2B2C">
      <w:pPr>
        <w:wordWrap w:val="0"/>
        <w:ind w:firstLine="560" w:firstLineChars="200"/>
      </w:pPr>
      <w:r>
        <w:rPr>
          <w:rFonts w:hint="eastAsia"/>
        </w:rPr>
        <w:t>支持按站点配置日期规则、指标&amp;维度映射、计算逻辑三类业务专有名词，可通过自然语言提示词配置用户查询偏好。</w:t>
      </w:r>
    </w:p>
    <w:p w14:paraId="75E72B1F">
      <w:pPr>
        <w:pStyle w:val="7"/>
      </w:pPr>
      <w:r>
        <w:rPr>
          <w:rFonts w:hint="eastAsia"/>
        </w:rPr>
        <w:t>5.6.1.1.2.4问答记录</w:t>
      </w:r>
    </w:p>
    <w:p w14:paraId="406E32EE">
      <w:pPr>
        <w:wordWrap w:val="0"/>
        <w:ind w:firstLine="560" w:firstLineChars="200"/>
      </w:pPr>
      <w:r>
        <w:rPr>
          <w:rFonts w:hint="eastAsia"/>
        </w:rPr>
        <w:t>提供完整的问答记录查询与诊断功能。记录所有用户的AI问答历史，包括操作人、终端类型、查询方式（文字/语音）、查询角色、具体问题。</w:t>
      </w:r>
    </w:p>
    <w:p w14:paraId="5EA4B93D">
      <w:pPr>
        <w:pStyle w:val="7"/>
      </w:pPr>
      <w:r>
        <w:rPr>
          <w:rFonts w:hint="eastAsia"/>
        </w:rPr>
        <w:t>5.6.1.1.2.5向量化管理</w:t>
      </w:r>
    </w:p>
    <w:p w14:paraId="70633EC3">
      <w:pPr>
        <w:wordWrap w:val="0"/>
        <w:ind w:firstLine="560" w:firstLineChars="200"/>
      </w:pPr>
      <w:r>
        <w:rPr>
          <w:rFonts w:hint="eastAsia"/>
        </w:rPr>
        <w:t>提供向量化管理。管理员可以决定哪些指标和维度需要被向量化以用于AI问数，支持配置同义词。</w:t>
      </w:r>
    </w:p>
    <w:p w14:paraId="2A6BA45F">
      <w:pPr>
        <w:pStyle w:val="6"/>
        <w:rPr>
          <w:rFonts w:hint="eastAsia" w:asciiTheme="minorEastAsia" w:hAnsiTheme="minorEastAsia" w:eastAsiaTheme="minorEastAsia"/>
        </w:rPr>
      </w:pPr>
      <w:r>
        <w:rPr>
          <w:rFonts w:hint="eastAsia" w:asciiTheme="minorEastAsia" w:hAnsiTheme="minorEastAsia" w:eastAsiaTheme="minorEastAsia"/>
        </w:rPr>
        <w:t>5.6.1.1.3行业洞察</w:t>
      </w:r>
    </w:p>
    <w:p w14:paraId="7E8D88C8">
      <w:pPr>
        <w:pStyle w:val="7"/>
      </w:pPr>
      <w:r>
        <w:rPr>
          <w:rFonts w:hint="eastAsia"/>
        </w:rPr>
        <w:t>5.6.1.1.3.1资讯列表</w:t>
      </w:r>
    </w:p>
    <w:p w14:paraId="16C54A4F">
      <w:pPr>
        <w:wordWrap w:val="0"/>
        <w:ind w:firstLine="560" w:firstLineChars="200"/>
      </w:pPr>
      <w:r>
        <w:rPr>
          <w:rFonts w:hint="eastAsia"/>
        </w:rPr>
        <w:t>提供外部资讯的整合、处理与展示能力。支持在“资讯列表”中查看、编辑、删除、隐藏所有通过第三方采集的资讯，并配置热词高亮、AI自动分类、关键词筛选和AI标题优化等自动化处理规则。</w:t>
      </w:r>
    </w:p>
    <w:p w14:paraId="29C070AC">
      <w:pPr>
        <w:pStyle w:val="7"/>
      </w:pPr>
      <w:r>
        <w:rPr>
          <w:rFonts w:hint="eastAsia"/>
        </w:rPr>
        <w:t>5.6.1.1.3.2任务管理</w:t>
      </w:r>
    </w:p>
    <w:p w14:paraId="56AF4442">
      <w:pPr>
        <w:wordWrap w:val="0"/>
        <w:ind w:firstLine="560" w:firstLineChars="200"/>
      </w:pPr>
      <w:r>
        <w:rPr>
          <w:rFonts w:hint="eastAsia"/>
        </w:rPr>
        <w:t>支持创建定时任务进行资讯同步与回溯。用户可创建唯一的资讯总结任务，设定执行周期，定时处理和同步第三方资讯。同时，也支持对历史日期的资讯数据执行回溯操作</w:t>
      </w:r>
    </w:p>
    <w:p w14:paraId="1CDA86A6">
      <w:pPr>
        <w:pStyle w:val="7"/>
      </w:pPr>
      <w:r>
        <w:rPr>
          <w:rFonts w:hint="eastAsia"/>
        </w:rPr>
        <w:t>5.6.1.1.3.3热点配置</w:t>
      </w:r>
    </w:p>
    <w:p w14:paraId="066C4CA6">
      <w:pPr>
        <w:wordWrap w:val="0"/>
        <w:ind w:firstLine="560" w:firstLineChars="200"/>
      </w:pPr>
      <w:r>
        <w:rPr>
          <w:rFonts w:hint="eastAsia"/>
        </w:rPr>
        <w:t>支持灵活配置移动端的热点榜单。管理员可以配置榜单的一级目录和二级子目录，并将后台榜单名称与任务进行映射。每个榜单均可独立配置AI速览开关及用于优化解读效果的提示词。</w:t>
      </w:r>
    </w:p>
    <w:p w14:paraId="03C53494">
      <w:pPr>
        <w:pStyle w:val="7"/>
      </w:pPr>
      <w:r>
        <w:rPr>
          <w:rFonts w:hint="eastAsia"/>
        </w:rPr>
        <w:t>5.6.1.1.3.4竞品数据配置</w:t>
      </w:r>
    </w:p>
    <w:p w14:paraId="3F7ED50D">
      <w:pPr>
        <w:wordWrap w:val="0"/>
        <w:ind w:firstLine="560" w:firstLineChars="200"/>
      </w:pPr>
      <w:r>
        <w:rPr>
          <w:rFonts w:hint="eastAsia"/>
        </w:rPr>
        <w:t>提供竞品数据分析看板的完整配置流程。包括新建竞品/新品业务线并初始化指标，创建专属站点，配置数据看板，以及在看板中添加基于声量数据的AI竞品分析总结模块。最终，可将配置好的竞品看板关联到指定的展示站点中。</w:t>
      </w:r>
    </w:p>
    <w:p w14:paraId="7FC031E7">
      <w:pPr>
        <w:pStyle w:val="6"/>
        <w:rPr>
          <w:rFonts w:hint="eastAsia" w:asciiTheme="minorEastAsia" w:hAnsiTheme="minorEastAsia" w:eastAsiaTheme="minorEastAsia"/>
        </w:rPr>
      </w:pPr>
      <w:r>
        <w:rPr>
          <w:rFonts w:hint="eastAsia" w:asciiTheme="minorEastAsia" w:hAnsiTheme="minorEastAsia" w:eastAsiaTheme="minorEastAsia"/>
        </w:rPr>
        <w:t>5.6.1.1.4指标服务</w:t>
      </w:r>
    </w:p>
    <w:p w14:paraId="0B47777D">
      <w:pPr>
        <w:pStyle w:val="7"/>
      </w:pPr>
      <w:r>
        <w:rPr>
          <w:rFonts w:hint="eastAsia"/>
        </w:rPr>
        <w:t>5.6.1.1.4.1指标与维度字典</w:t>
      </w:r>
    </w:p>
    <w:p w14:paraId="4FBFA098">
      <w:pPr>
        <w:wordWrap w:val="0"/>
        <w:ind w:firstLine="560" w:firstLineChars="200"/>
      </w:pPr>
      <w:r>
        <w:rPr>
          <w:rFonts w:hint="eastAsia"/>
        </w:rPr>
        <w:t>提供统一的指标字典与维度字典。用户可以在此新建或批量新建指标，定义其名称、分类、负责人等元信息。同时，也可以新建维度，并设置定时任务以定期更新维度的可选值。</w:t>
      </w:r>
    </w:p>
    <w:p w14:paraId="0580CB2D">
      <w:pPr>
        <w:pStyle w:val="7"/>
      </w:pPr>
      <w:r>
        <w:rPr>
          <w:rFonts w:hint="eastAsia"/>
        </w:rPr>
        <w:t>5.6.1.1.4.2数据集</w:t>
      </w:r>
    </w:p>
    <w:p w14:paraId="38FF3CAA">
      <w:pPr>
        <w:wordWrap w:val="0"/>
        <w:ind w:firstLine="560" w:firstLineChars="200"/>
      </w:pPr>
      <w:r>
        <w:rPr>
          <w:rFonts w:hint="eastAsia"/>
        </w:rPr>
        <w:t>支持多种数据源连接与数据集管理。平台支持接入Hive、MySQL、ClickHouse、IOTDB、ABI等多种主流数据库，通过创建数据连接来打通与企业内部数据源的链路。在数据连接的基础上，管理员可以创建数据集，同步源数据表，并配置其缓存策略，为上层指标构建提供基础。</w:t>
      </w:r>
    </w:p>
    <w:p w14:paraId="32C70BE4">
      <w:pPr>
        <w:pStyle w:val="7"/>
      </w:pPr>
      <w:r>
        <w:rPr>
          <w:rFonts w:hint="eastAsia"/>
        </w:rPr>
        <w:t>5.6.1.1.4.3数据连接</w:t>
      </w:r>
    </w:p>
    <w:p w14:paraId="19200445">
      <w:pPr>
        <w:wordWrap w:val="0"/>
        <w:ind w:firstLine="560" w:firstLineChars="200"/>
      </w:pPr>
      <w:r>
        <w:rPr>
          <w:rFonts w:hint="eastAsia"/>
        </w:rPr>
        <w:t>支持通过标准参数或自定义JDBC字符串方式，新建、编辑、删除与外部数据库的数据连接。</w:t>
      </w:r>
    </w:p>
    <w:p w14:paraId="7C5087C1">
      <w:pPr>
        <w:pStyle w:val="6"/>
        <w:rPr>
          <w:rFonts w:hint="eastAsia" w:asciiTheme="minorEastAsia" w:hAnsiTheme="minorEastAsia" w:eastAsiaTheme="minorEastAsia"/>
        </w:rPr>
      </w:pPr>
      <w:r>
        <w:rPr>
          <w:rFonts w:hint="eastAsia" w:asciiTheme="minorEastAsia" w:hAnsiTheme="minorEastAsia" w:eastAsiaTheme="minorEastAsia"/>
        </w:rPr>
        <w:t>5.6.1.1.5权限管理</w:t>
      </w:r>
    </w:p>
    <w:p w14:paraId="3874FC43">
      <w:pPr>
        <w:pStyle w:val="7"/>
      </w:pPr>
      <w:r>
        <w:rPr>
          <w:rFonts w:hint="eastAsia"/>
        </w:rPr>
        <w:t>5.6.1.1.5.1用户、用户组、角色管理</w:t>
      </w:r>
    </w:p>
    <w:p w14:paraId="7AFE67A2">
      <w:pPr>
        <w:wordWrap w:val="0"/>
        <w:ind w:firstLine="560" w:firstLineChars="200"/>
      </w:pPr>
      <w:r>
        <w:rPr>
          <w:rFonts w:hint="eastAsia"/>
        </w:rPr>
        <w:t>提供用户、用户组与角色管理体系。管理员可以手动添加用户，创建用户组，以及定义包含特定功能权限项的角色。用户、用户组和角色之间可以灵活绑定，实现权限的批量授予与管理。</w:t>
      </w:r>
    </w:p>
    <w:p w14:paraId="0CDAB521">
      <w:pPr>
        <w:pStyle w:val="7"/>
      </w:pPr>
      <w:r>
        <w:rPr>
          <w:rFonts w:hint="eastAsia"/>
        </w:rPr>
        <w:t>5.6.1.1.5.2资源授权</w:t>
      </w:r>
    </w:p>
    <w:p w14:paraId="3D636F75">
      <w:pPr>
        <w:wordWrap w:val="0"/>
        <w:ind w:firstLine="560" w:firstLineChars="200"/>
      </w:pPr>
      <w:r>
        <w:rPr>
          <w:rFonts w:hint="eastAsia"/>
        </w:rPr>
        <w:t>支持多维度的资源授权模式。权限配置可以从资源（如数据页面）、用户、用户组等不同视角出发进行设置，满足不同管理场景的需求。</w:t>
      </w:r>
    </w:p>
    <w:p w14:paraId="2AB7A563">
      <w:pPr>
        <w:wordWrap w:val="0"/>
        <w:ind w:firstLine="560" w:firstLineChars="200"/>
      </w:pPr>
      <w:r>
        <w:rPr>
          <w:rFonts w:hint="eastAsia"/>
        </w:rPr>
        <w:t>指标与维度授权：实现到数据层级的行级与列级权限控制。</w:t>
      </w:r>
    </w:p>
    <w:p w14:paraId="62507E2F">
      <w:pPr>
        <w:wordWrap w:val="0"/>
        <w:ind w:firstLine="560" w:firstLineChars="200"/>
      </w:pPr>
      <w:r>
        <w:rPr>
          <w:rFonts w:hint="eastAsia"/>
        </w:rPr>
        <w:t>指标授权（列级）：可以按数据集或单个指标对用户或用户组进行授权。在图表展示和AI问数时，系统会自动过滤掉用户无权查看的指标数据。</w:t>
      </w:r>
    </w:p>
    <w:p w14:paraId="4505CC42">
      <w:pPr>
        <w:wordWrap w:val="0"/>
        <w:ind w:firstLine="560" w:firstLineChars="200"/>
      </w:pPr>
      <w:r>
        <w:rPr>
          <w:rFonts w:hint="eastAsia"/>
        </w:rPr>
        <w:t>维度授权（行级）：可以按维度甚至具体的维度值进行授权。授权后，图表和AI问数结果将只包含用户有权查看的数据范围，实现真正的行级数据隔离。</w:t>
      </w:r>
    </w:p>
    <w:p w14:paraId="0A79CB22">
      <w:pPr>
        <w:pStyle w:val="6"/>
        <w:rPr>
          <w:rFonts w:hint="eastAsia" w:asciiTheme="minorEastAsia" w:hAnsiTheme="minorEastAsia" w:eastAsiaTheme="minorEastAsia"/>
        </w:rPr>
      </w:pPr>
      <w:r>
        <w:rPr>
          <w:rFonts w:hint="eastAsia" w:asciiTheme="minorEastAsia" w:hAnsiTheme="minorEastAsia" w:eastAsiaTheme="minorEastAsia"/>
        </w:rPr>
        <w:t>5.6.1.1.6运营管理</w:t>
      </w:r>
    </w:p>
    <w:p w14:paraId="7D7291F1">
      <w:pPr>
        <w:pStyle w:val="7"/>
      </w:pPr>
      <w:r>
        <w:rPr>
          <w:rFonts w:hint="eastAsia"/>
        </w:rPr>
        <w:t>5.6.1.1.6.1资源属性管理</w:t>
      </w:r>
    </w:p>
    <w:p w14:paraId="2F55CC67">
      <w:pPr>
        <w:wordWrap w:val="0"/>
        <w:ind w:firstLine="560" w:firstLineChars="200"/>
      </w:pPr>
      <w:r>
        <w:rPr>
          <w:rFonts w:hint="eastAsia"/>
        </w:rPr>
        <w:t>支持资源责任人管理。为了保证数据资产的可维护性，平台支持批量管理页面和指标层级所对应的业务对接人与数据负责人。</w:t>
      </w:r>
    </w:p>
    <w:p w14:paraId="098F5D05">
      <w:pPr>
        <w:pStyle w:val="7"/>
      </w:pPr>
      <w:r>
        <w:rPr>
          <w:rFonts w:hint="eastAsia"/>
        </w:rPr>
        <w:t>5.6.1.1.6.2操作审计</w:t>
      </w:r>
    </w:p>
    <w:p w14:paraId="5BF034DF">
      <w:pPr>
        <w:wordWrap w:val="0"/>
        <w:ind w:firstLine="560" w:firstLineChars="200"/>
      </w:pPr>
      <w:r>
        <w:rPr>
          <w:rFonts w:hint="eastAsia"/>
        </w:rPr>
        <w:t>提供全面的操作审计功能。系统详细记录所有用户的关键操作行为，可供审计查询。日志信息包括操作人、设备信息、来源IP、操作类型、操作对象、操作时间及结果等。</w:t>
      </w:r>
    </w:p>
    <w:p w14:paraId="292947B9">
      <w:pPr>
        <w:pStyle w:val="5"/>
        <w:numPr>
          <w:ilvl w:val="3"/>
          <w:numId w:val="0"/>
        </w:numPr>
        <w:wordWrap/>
        <w:spacing w:line="360" w:lineRule="auto"/>
        <w:ind w:left="864" w:hanging="864"/>
        <w:rPr>
          <w:rFonts w:hint="eastAsia" w:ascii="宋体" w:hAnsi="宋体" w:eastAsia="宋体"/>
        </w:rPr>
      </w:pPr>
      <w:r>
        <w:rPr>
          <w:rFonts w:hint="eastAsia" w:ascii="宋体" w:hAnsi="宋体" w:eastAsia="宋体"/>
        </w:rPr>
        <w:t>5.6.1.2移动端</w:t>
      </w:r>
    </w:p>
    <w:p w14:paraId="2FB14F96">
      <w:pPr>
        <w:pStyle w:val="6"/>
        <w:rPr>
          <w:rFonts w:cstheme="majorBidi"/>
        </w:rPr>
      </w:pPr>
      <w:r>
        <w:rPr>
          <w:rFonts w:hint="eastAsia"/>
        </w:rPr>
        <w:t>5.6.1.2.1</w:t>
      </w:r>
      <w:r>
        <w:rPr>
          <w:rFonts w:hint="eastAsia" w:cstheme="majorBidi"/>
        </w:rPr>
        <w:t>AI管理</w:t>
      </w:r>
      <w:r>
        <w:rPr>
          <w:rFonts w:hint="eastAsia"/>
        </w:rPr>
        <w:t>助手</w:t>
      </w:r>
    </w:p>
    <w:p w14:paraId="4046FCFE">
      <w:pPr>
        <w:wordWrap w:val="0"/>
        <w:ind w:firstLine="560" w:firstLineChars="200"/>
      </w:pPr>
      <w:r>
        <w:rPr>
          <w:rFonts w:hint="eastAsia"/>
        </w:rPr>
        <w:t>支持智能问数和知识问答。支持自然语言查询数据；支持查询结果生成可视化图表，包括：指标卡、折线图、柱状图、基础表、饼图；支持基于上下文做多轮对话，支持基于查询结果追问。</w:t>
      </w:r>
    </w:p>
    <w:p w14:paraId="7E646B65">
      <w:pPr>
        <w:pStyle w:val="6"/>
        <w:rPr>
          <w:rFonts w:cstheme="majorBidi"/>
        </w:rPr>
      </w:pPr>
      <w:r>
        <w:rPr>
          <w:rFonts w:hint="eastAsia"/>
        </w:rPr>
        <w:t>5.6.1.2.2</w:t>
      </w:r>
      <w:r>
        <w:rPr>
          <w:rFonts w:hint="eastAsia" w:cstheme="majorBidi"/>
        </w:rPr>
        <w:t>指标</w:t>
      </w:r>
      <w:r>
        <w:rPr>
          <w:rFonts w:hint="eastAsia"/>
        </w:rPr>
        <w:t>数据</w:t>
      </w:r>
      <w:r>
        <w:rPr>
          <w:rFonts w:hint="eastAsia" w:cstheme="majorBidi"/>
        </w:rPr>
        <w:t>看板</w:t>
      </w:r>
    </w:p>
    <w:p w14:paraId="6D78FAB3">
      <w:pPr>
        <w:wordWrap w:val="0"/>
        <w:ind w:firstLine="560" w:firstLineChars="200"/>
      </w:pPr>
      <w:r>
        <w:rPr>
          <w:rFonts w:hint="eastAsia"/>
        </w:rPr>
        <w:t>报表查看支持查看数据报表信息；支持图表筛选。图表评论</w:t>
      </w:r>
      <w:r>
        <w:rPr>
          <w:rFonts w:hint="eastAsia"/>
        </w:rPr>
        <w:tab/>
      </w:r>
      <w:r>
        <w:rPr>
          <w:rFonts w:hint="eastAsia"/>
        </w:rPr>
        <w:t>支持对图表做评论，支持圈人。</w:t>
      </w:r>
    </w:p>
    <w:p w14:paraId="55368C5A">
      <w:pPr>
        <w:pStyle w:val="6"/>
        <w:rPr>
          <w:rFonts w:cstheme="majorBidi"/>
        </w:rPr>
      </w:pPr>
      <w:r>
        <w:rPr>
          <w:rFonts w:hint="eastAsia"/>
        </w:rPr>
        <w:t>5.6.1.2.3个人中心</w:t>
      </w:r>
    </w:p>
    <w:p w14:paraId="28B3451E">
      <w:pPr>
        <w:wordWrap w:val="0"/>
        <w:ind w:firstLine="560" w:firstLineChars="200"/>
      </w:pPr>
      <w:r>
        <w:t>个人中心为用户</w:t>
      </w:r>
      <w:bookmarkStart w:id="131" w:name="OLE_LINK13"/>
      <w:bookmarkStart w:id="132" w:name="OLE_LINK12"/>
      <w:r>
        <w:t>提供了一系列个性化的功能设置和信息展示。</w:t>
      </w:r>
    </w:p>
    <w:bookmarkEnd w:id="131"/>
    <w:bookmarkEnd w:id="132"/>
    <w:p w14:paraId="006F635F">
      <w:pPr>
        <w:wordWrap w:val="0"/>
        <w:ind w:firstLine="560" w:firstLineChars="200"/>
      </w:pPr>
      <w:r>
        <w:t>站点切换：用户能够轻松切换到自己有权限的站点，从而查看不同的业务数据，满足多站点数据查看的需求。</w:t>
      </w:r>
    </w:p>
    <w:p w14:paraId="4C43F453">
      <w:pPr>
        <w:wordWrap w:val="0"/>
        <w:ind w:firstLine="560" w:firstLineChars="200"/>
      </w:pPr>
      <w:r>
        <w:t>评论通知：清晰地展示系统或者管理员发送给用户的重要消息或评论，确保用户不会错过任何关键信息。</w:t>
      </w:r>
    </w:p>
    <w:p w14:paraId="6600F290">
      <w:pPr>
        <w:wordWrap w:val="0"/>
        <w:ind w:firstLine="560" w:firstLineChars="200"/>
      </w:pPr>
      <w:r>
        <w:t>我的收藏：集中展示个人收藏的tab页信息，方便用户快速找到自己关注和感兴趣的内容。</w:t>
      </w:r>
    </w:p>
    <w:p w14:paraId="4D665E85">
      <w:pPr>
        <w:wordWrap w:val="0"/>
        <w:ind w:firstLine="560" w:firstLineChars="200"/>
      </w:pPr>
      <w:r>
        <w:t>系统设置：能够灵活设置指标卡同环比涨跌色，满足用户对数据展示的个性化需求；还支持设置中英文语言，并且按照用户的选择生效，为不同语言背景的用户提供便利。</w:t>
      </w:r>
    </w:p>
    <w:p w14:paraId="6B44F6D8">
      <w:pPr>
        <w:pStyle w:val="4"/>
        <w:numPr>
          <w:ilvl w:val="2"/>
          <w:numId w:val="0"/>
        </w:numPr>
        <w:ind w:left="862" w:hanging="862"/>
        <w:jc w:val="left"/>
      </w:pPr>
      <w:r>
        <w:rPr>
          <w:rFonts w:hint="eastAsia"/>
        </w:rPr>
        <w:t>5.6.2产业数据集</w:t>
      </w:r>
    </w:p>
    <w:p w14:paraId="4FBEB733">
      <w:pPr>
        <w:pStyle w:val="5"/>
        <w:numPr>
          <w:ilvl w:val="3"/>
          <w:numId w:val="0"/>
        </w:numPr>
        <w:wordWrap/>
        <w:spacing w:line="360" w:lineRule="auto"/>
        <w:ind w:left="864" w:hanging="864"/>
        <w:rPr>
          <w:rFonts w:hint="eastAsia" w:ascii="宋体" w:hAnsi="宋体" w:eastAsia="宋体"/>
        </w:rPr>
      </w:pPr>
      <w:r>
        <w:rPr>
          <w:rFonts w:hint="eastAsia" w:ascii="宋体" w:hAnsi="宋体" w:eastAsia="宋体"/>
        </w:rPr>
        <w:t>5.6.2.1企业多维数据</w:t>
      </w:r>
    </w:p>
    <w:p w14:paraId="62870DBF">
      <w:pPr>
        <w:wordWrap w:val="0"/>
        <w:ind w:firstLine="560" w:firstLineChars="200"/>
      </w:pPr>
      <w:r>
        <w:rPr>
          <w:rFonts w:hint="eastAsia"/>
        </w:rPr>
        <w:t>在光谷数产现有企业数据资产基础上，进一步整合关联形成多维视图，涵盖以下内容：</w:t>
      </w:r>
    </w:p>
    <w:p w14:paraId="722739A4">
      <w:pPr>
        <w:wordWrap w:val="0"/>
        <w:ind w:firstLine="560" w:firstLineChars="200"/>
      </w:pPr>
      <w:r>
        <w:rPr>
          <w:rFonts w:hint="eastAsia"/>
        </w:rPr>
        <w:t>企业基本信息：工商注册信息、经营范围、注册资本、成立时间、法人信息、纳税信息、注册地址、联系方式、企业类型（规模、性质）、企业简介、工商变更及变更历史等。</w:t>
      </w:r>
    </w:p>
    <w:p w14:paraId="65DB3FF0">
      <w:pPr>
        <w:wordWrap w:val="0"/>
        <w:ind w:firstLine="560" w:firstLineChars="200"/>
      </w:pPr>
      <w:r>
        <w:rPr>
          <w:rFonts w:hint="eastAsia"/>
        </w:rPr>
        <w:t>股权与治理结构：股东信息、实际控制人、出资情况、股权变更、投融资信息等。</w:t>
      </w:r>
    </w:p>
    <w:p w14:paraId="2730C1AA">
      <w:pPr>
        <w:wordWrap w:val="0"/>
        <w:ind w:firstLine="560" w:firstLineChars="200"/>
      </w:pPr>
      <w:r>
        <w:rPr>
          <w:rFonts w:hint="eastAsia"/>
        </w:rPr>
        <w:t>企业经营状况：营收规模（上市公司）、营业收入（上市公司）、净利润（上市公司）、社保参保信息（上市公司）、纳税情况（上市公司）、社保缴纳（上市公司）、经营异常记录、行政处罚等。行政许可信息、招聘信息、对外投资与担保信息、竞品关联信息等</w:t>
      </w:r>
    </w:p>
    <w:p w14:paraId="14826AAE">
      <w:pPr>
        <w:wordWrap w:val="0"/>
        <w:ind w:firstLine="560" w:firstLineChars="200"/>
      </w:pPr>
      <w:r>
        <w:rPr>
          <w:rFonts w:hint="eastAsia"/>
        </w:rPr>
        <w:t>技术创新能力：知识产权（专利、商标、软著）、企业公众号、移动应用、微博、官方网站及备案、各类资质证书等</w:t>
      </w:r>
    </w:p>
    <w:p w14:paraId="6A435978">
      <w:pPr>
        <w:wordWrap w:val="0"/>
        <w:ind w:firstLine="560" w:firstLineChars="200"/>
      </w:pPr>
      <w:r>
        <w:rPr>
          <w:rFonts w:hint="eastAsia"/>
        </w:rPr>
        <w:t>市场参与情况：公司项目与公司产品信息、参与招投标与公告信息、公告类型、中标金额等。</w:t>
      </w:r>
    </w:p>
    <w:p w14:paraId="34CC3CA4">
      <w:pPr>
        <w:wordWrap w:val="0"/>
        <w:ind w:firstLine="560" w:firstLineChars="200"/>
      </w:pPr>
      <w:r>
        <w:rPr>
          <w:rFonts w:hint="eastAsia"/>
        </w:rPr>
        <w:t>风险信息：法律诉讼、案件信息、裁判文书、涉及诉讼的人员、法院公告、立案信息、失信被执行、破产重整以及司法拍卖等。</w:t>
      </w:r>
    </w:p>
    <w:p w14:paraId="1A3F3693">
      <w:pPr>
        <w:pStyle w:val="5"/>
        <w:numPr>
          <w:ilvl w:val="3"/>
          <w:numId w:val="0"/>
        </w:numPr>
        <w:wordWrap/>
        <w:spacing w:line="360" w:lineRule="auto"/>
        <w:ind w:left="864" w:hanging="864"/>
        <w:rPr>
          <w:rFonts w:hint="eastAsia" w:ascii="宋体" w:hAnsi="宋体" w:eastAsia="宋体"/>
        </w:rPr>
      </w:pPr>
      <w:r>
        <w:rPr>
          <w:rFonts w:hint="eastAsia" w:ascii="宋体" w:hAnsi="宋体" w:eastAsia="宋体"/>
        </w:rPr>
        <w:t>5.6.2.3产业链数据</w:t>
      </w:r>
    </w:p>
    <w:p w14:paraId="061D5476">
      <w:pPr>
        <w:wordWrap w:val="0"/>
        <w:ind w:firstLine="560" w:firstLineChars="200"/>
      </w:pPr>
      <w:r>
        <w:rPr>
          <w:rFonts w:hint="eastAsia"/>
        </w:rPr>
        <w:t>围绕东湖高新区四大重点产业链，建设产业链专题库，对上下游环节进行系统梳理和动态更新：</w:t>
      </w:r>
    </w:p>
    <w:p w14:paraId="2E3DE90B">
      <w:pPr>
        <w:wordWrap w:val="0"/>
        <w:ind w:firstLine="560" w:firstLineChars="200"/>
      </w:pPr>
      <w:r>
        <w:rPr>
          <w:rFonts w:hint="eastAsia"/>
        </w:rPr>
        <w:t>产业链结构与图谱：提供产业链根节点识别与产业链描述，各产业链的完整上下游结构，具体包含上游、中游、下游及特殊层（技术层、应用层、服务层）的节点关系与层级结构</w:t>
      </w:r>
    </w:p>
    <w:p w14:paraId="18220AFD">
      <w:pPr>
        <w:wordWrap w:val="0"/>
        <w:ind w:firstLine="560" w:firstLineChars="200"/>
      </w:pPr>
      <w:r>
        <w:rPr>
          <w:rFonts w:hint="eastAsia"/>
        </w:rPr>
        <w:t>产业链节点环节强弱诊断：基于多维评分体系（企业数量、企业规模、盈利能力、市场份额、创新能力、成长性、风险状况共7个维度），对产业链中各节点进行强、中、弱分层评估</w:t>
      </w:r>
    </w:p>
    <w:p w14:paraId="6D0C4407">
      <w:pPr>
        <w:wordWrap w:val="0"/>
        <w:ind w:firstLine="560" w:firstLineChars="200"/>
      </w:pPr>
      <w:r>
        <w:rPr>
          <w:rFonts w:hint="eastAsia"/>
        </w:rPr>
        <w:t>节点与产业链指标数据：支持按产业链整体或具体节点维度，提供以下类型的经济与产业指标-企业总数、上市企业数、高新企业数、专精特新企业数、上市公司总营业收入、发明专利数、风险企业数</w:t>
      </w:r>
    </w:p>
    <w:p w14:paraId="0A9AC29F">
      <w:pPr>
        <w:wordWrap w:val="0"/>
        <w:ind w:firstLine="560" w:firstLineChars="200"/>
      </w:pPr>
      <w:r>
        <w:rPr>
          <w:rFonts w:hint="eastAsia"/>
        </w:rPr>
        <w:t>链上企业名单与经营数据：提供产业链每个节点中的上市公司，非上市公司名单，根据其业务内容进行人工与大模型评估打分，基于打分高低提供企业在该产业链节点的关联性评估；链上上市公司的财报结构化数据与相关主营产品数据等</w:t>
      </w:r>
    </w:p>
    <w:p w14:paraId="6E290DD3">
      <w:pPr>
        <w:wordWrap w:val="0"/>
        <w:ind w:firstLine="560" w:firstLineChars="200"/>
      </w:pPr>
      <w:r>
        <w:rPr>
          <w:rFonts w:hint="eastAsia"/>
        </w:rPr>
        <w:t>产业链宏观指标：提供与产业链相关的宏观指标数据，可支撑产业健康度，产业发展趋势等产业分析场景判断</w:t>
      </w:r>
    </w:p>
    <w:p w14:paraId="38043D1B">
      <w:pPr>
        <w:wordWrap w:val="0"/>
        <w:ind w:firstLine="560" w:firstLineChars="200"/>
      </w:pPr>
      <w:r>
        <w:rPr>
          <w:rFonts w:hint="eastAsia"/>
        </w:rPr>
        <w:t>区域聚集分析数据：支持按全国、省级、市级、区县级四个层级，分析特定产业链或节点的区域分布情况，具体包括-头部区域排名，区域聚集度判断，潜力区域与风险区域打标等。</w:t>
      </w:r>
    </w:p>
    <w:p w14:paraId="15A90C8D">
      <w:pPr>
        <w:pStyle w:val="5"/>
        <w:numPr>
          <w:ilvl w:val="3"/>
          <w:numId w:val="0"/>
        </w:numPr>
        <w:wordWrap/>
        <w:spacing w:line="360" w:lineRule="auto"/>
        <w:ind w:left="864" w:hanging="864"/>
        <w:rPr>
          <w:rFonts w:hint="eastAsia" w:ascii="宋体" w:hAnsi="宋体" w:eastAsia="宋体"/>
        </w:rPr>
      </w:pPr>
      <w:r>
        <w:rPr>
          <w:rFonts w:hint="eastAsia" w:ascii="宋体" w:hAnsi="宋体" w:eastAsia="宋体"/>
        </w:rPr>
        <w:t>5.6.2.3行业资讯数据</w:t>
      </w:r>
    </w:p>
    <w:p w14:paraId="11534B9A">
      <w:pPr>
        <w:wordWrap w:val="0"/>
        <w:ind w:firstLine="560" w:firstLineChars="200"/>
      </w:pPr>
      <w:r>
        <w:rPr>
          <w:rFonts w:hint="eastAsia"/>
        </w:rPr>
        <w:t>整合产业链涉及的公域新闻与各级产业政策文件，并通过标准化产业词与政策、新闻数据的自动关联，构建标准化区域经济与政策数据集。产业新闻来自媒体的公开报道，通过人工与大模型关联打标方式，识别出新闻中会涉及到的产业链；产业政策文件涵盖国家、省、市、区各级出台的产业扶持政策、税收优惠政策、科技创新政策、人才引进政策等，对政策文件进行结构化处理，提取政策核心内容、适用范围、扶持标准、实施期限等关键信息，构建政策数据库，实现政策的快速检索与精准匹配。包括：</w:t>
      </w:r>
    </w:p>
    <w:p w14:paraId="43880645">
      <w:pPr>
        <w:wordWrap w:val="0"/>
        <w:ind w:firstLine="560" w:firstLineChars="200"/>
      </w:pPr>
      <w:r>
        <w:rPr>
          <w:rFonts w:hint="eastAsia"/>
        </w:rPr>
        <w:t>政策名称、发文机关、发布日期、政策标题、原文全文</w:t>
      </w:r>
    </w:p>
    <w:p w14:paraId="54656F2A">
      <w:pPr>
        <w:wordWrap w:val="0"/>
        <w:ind w:firstLine="560" w:firstLineChars="200"/>
      </w:pPr>
      <w:r>
        <w:rPr>
          <w:rFonts w:hint="eastAsia"/>
        </w:rPr>
        <w:t>政策应用场景，如支持方向、申报条件、资金扶持、人才政策等</w:t>
      </w:r>
    </w:p>
    <w:p w14:paraId="52667FE3">
      <w:pPr>
        <w:wordWrap w:val="0"/>
        <w:ind w:firstLine="560" w:firstLineChars="200"/>
      </w:pPr>
      <w:r>
        <w:rPr>
          <w:rFonts w:hint="eastAsia"/>
        </w:rPr>
        <w:t>政策适用行业（按产业链条分类，如光电子信息、生命健康、新能源智能网联汽车等）</w:t>
      </w:r>
    </w:p>
    <w:p w14:paraId="41451B4E">
      <w:pPr>
        <w:wordWrap w:val="0"/>
        <w:ind w:firstLine="560" w:firstLineChars="200"/>
      </w:pPr>
      <w:r>
        <w:rPr>
          <w:rFonts w:hint="eastAsia"/>
        </w:rPr>
        <w:t>资讯标题、资讯摘要、资讯原文链接、资讯发布日期</w:t>
      </w:r>
    </w:p>
    <w:p w14:paraId="13355222">
      <w:pPr>
        <w:wordWrap w:val="0"/>
        <w:ind w:firstLine="560" w:firstLineChars="200"/>
      </w:pPr>
      <w:r>
        <w:rPr>
          <w:rFonts w:hint="eastAsia"/>
        </w:rPr>
        <w:t>资讯类型（网站、公众号）</w:t>
      </w:r>
    </w:p>
    <w:p w14:paraId="7F9CB12C">
      <w:pPr>
        <w:wordWrap w:val="0"/>
        <w:ind w:firstLine="560" w:firstLineChars="200"/>
      </w:pPr>
      <w:r>
        <w:rPr>
          <w:rFonts w:hint="eastAsia"/>
        </w:rPr>
        <w:t>资讯分类（以人工智能产业为例，算力芯片、服务器、大模型、AI应用等）</w:t>
      </w:r>
    </w:p>
    <w:p w14:paraId="3945E87C">
      <w:pPr>
        <w:wordWrap w:val="0"/>
        <w:ind w:firstLine="560" w:firstLineChars="200"/>
      </w:pPr>
      <w:r>
        <w:rPr>
          <w:rFonts w:hint="eastAsia"/>
        </w:rPr>
        <w:t>资讯关键词（以人工智能产业为例，人工智能、AI、算力、词元、智能体等）</w:t>
      </w:r>
    </w:p>
    <w:p w14:paraId="49F4AE7E">
      <w:pPr>
        <w:pStyle w:val="5"/>
        <w:numPr>
          <w:ilvl w:val="3"/>
          <w:numId w:val="0"/>
        </w:numPr>
        <w:wordWrap/>
        <w:spacing w:line="360" w:lineRule="auto"/>
        <w:ind w:left="864" w:hanging="864"/>
        <w:rPr>
          <w:rFonts w:hint="eastAsia" w:ascii="宋体" w:hAnsi="宋体" w:eastAsia="宋体"/>
        </w:rPr>
      </w:pPr>
      <w:r>
        <w:rPr>
          <w:rFonts w:hint="eastAsia" w:ascii="宋体" w:hAnsi="宋体" w:eastAsia="宋体"/>
        </w:rPr>
        <w:t>5.6.2.4热点榜单数据</w:t>
      </w:r>
    </w:p>
    <w:p w14:paraId="4AD7029F">
      <w:pPr>
        <w:wordWrap w:val="0"/>
        <w:ind w:firstLine="560" w:firstLineChars="200"/>
      </w:pPr>
      <w:r>
        <w:rPr>
          <w:rFonts w:hint="eastAsia"/>
        </w:rPr>
        <w:t>针对4个目标行业或领域，基于公域数据T+1产出热点事件榜单，关键词匹配对应行业/产业/品牌热；基于特定时间窗口内的资讯传播热度、互动量等指标，提供热点事件或热点话题排行榜，输出：事件名称，事件热度，事件简介，AI解读，相关视频，URL等信息。：</w:t>
      </w:r>
    </w:p>
    <w:p w14:paraId="358C685A">
      <w:pPr>
        <w:wordWrap w:val="0"/>
        <w:ind w:firstLine="560" w:firstLineChars="200"/>
      </w:pPr>
      <w:r>
        <w:rPr>
          <w:rFonts w:hint="eastAsia"/>
        </w:rPr>
        <w:t>热点类型：行业分类、行业、领域、关注品牌</w:t>
      </w:r>
    </w:p>
    <w:p w14:paraId="668C0F52">
      <w:pPr>
        <w:wordWrap w:val="0"/>
        <w:ind w:firstLine="560" w:firstLineChars="200"/>
      </w:pPr>
      <w:r>
        <w:rPr>
          <w:rFonts w:hint="eastAsia"/>
        </w:rPr>
        <w:t>热点事件：热点事件核心标题、事件简介、相关视频，URL等</w:t>
      </w:r>
    </w:p>
    <w:p w14:paraId="2634B9B2">
      <w:pPr>
        <w:wordWrap w:val="0"/>
        <w:ind w:firstLine="560" w:firstLineChars="200"/>
      </w:pPr>
      <w:r>
        <w:rPr>
          <w:rFonts w:hint="eastAsia"/>
        </w:rPr>
        <w:t>热度值：基于传播热度、视频互动量、搜索指数等综合指标计算，如"9875万""8920万""7560万"</w:t>
      </w:r>
    </w:p>
    <w:p w14:paraId="4FC4B3A3">
      <w:pPr>
        <w:wordWrap w:val="0"/>
        <w:ind w:firstLine="560" w:firstLineChars="200"/>
      </w:pPr>
      <w:r>
        <w:rPr>
          <w:rFonts w:hint="eastAsia"/>
        </w:rPr>
        <w:t>AI解读：内容提炼、内容解读。热点核心信息的精炼基于大模型热点事件深度解读分析，对热点核心信息的精炼摘要，如"全球大模型迭代加速，GPT-6、Qwen3.6、Gemma4密集发布，迭代周期大幅缩短，产业格局加速重塑。"</w:t>
      </w:r>
    </w:p>
    <w:p w14:paraId="482C431D">
      <w:pPr>
        <w:wordWrap w:val="0"/>
        <w:ind w:firstLine="560" w:firstLineChars="200"/>
      </w:pPr>
      <w:r>
        <w:rPr>
          <w:rFonts w:hint="eastAsia"/>
        </w:rPr>
        <w:t>通过热点榜单数据，可实现对产业热点事件的实时感知与智能解读，支撑舆情监测、政策响应及产业趋势预判。同时支持自定义视角的AI热点速览和单条内容的AI解读与提炼，帮助决策者快速掌握行业热点全貌。</w:t>
      </w:r>
    </w:p>
    <w:p w14:paraId="651793A3">
      <w:pPr>
        <w:pStyle w:val="4"/>
        <w:numPr>
          <w:ilvl w:val="2"/>
          <w:numId w:val="0"/>
        </w:numPr>
        <w:ind w:left="862" w:hanging="862"/>
        <w:jc w:val="left"/>
      </w:pPr>
      <w:r>
        <w:rPr>
          <w:rFonts w:hint="eastAsia"/>
        </w:rPr>
        <w:t>5.6.3数据治理服务</w:t>
      </w:r>
    </w:p>
    <w:p w14:paraId="5487C7D4">
      <w:pPr>
        <w:wordWrap w:val="0"/>
        <w:ind w:firstLine="560" w:firstLineChars="200"/>
      </w:pPr>
      <w:r>
        <w:rPr>
          <w:rFonts w:hint="eastAsia"/>
        </w:rPr>
        <w:t>本项目依托光谷数产现有数据基础（“光谷i企”平台企业数据、政策数据等），结合政务操作系统OS及产业数据集建设需求，需建立统一的数据治理服务体系。数据治理服务旨在解决数据分散、标准不一、质量参差、血缘不清等问题，为上层智能体应用和智能分析工具提供干净、可信、可用的数据资源。</w:t>
      </w:r>
    </w:p>
    <w:p w14:paraId="7809F444">
      <w:pPr>
        <w:wordWrap w:val="0"/>
        <w:ind w:firstLine="560" w:firstLineChars="200"/>
      </w:pPr>
      <w:r>
        <w:rPr>
          <w:rFonts w:hint="eastAsia"/>
        </w:rPr>
        <w:t>数据治理服务涵盖数据全生命周期管理，包括数据汇聚、清洗、标准化、质量管控、元数据管理、数据血缘追踪、主数据管理等核心能力。通过与政务操作系统OS的知识工程模块及产业数据集联动，实现从原始数据到高质量知识资产的转化，为智能体提供精准的知识供给，同时为数据要素合规流通奠定基础。</w:t>
      </w:r>
    </w:p>
    <w:p w14:paraId="30ECD641">
      <w:pPr>
        <w:wordWrap w:val="0"/>
        <w:ind w:firstLine="560" w:firstLineChars="200"/>
      </w:pPr>
    </w:p>
    <w:p w14:paraId="08E457B4">
      <w:pPr>
        <w:pStyle w:val="3"/>
        <w:numPr>
          <w:ilvl w:val="1"/>
          <w:numId w:val="0"/>
        </w:numPr>
        <w:ind w:left="576" w:hanging="576"/>
        <w:rPr>
          <w:rFonts w:cs="Arial"/>
        </w:rPr>
      </w:pPr>
      <w:bookmarkStart w:id="133" w:name="_Toc13712"/>
      <w:bookmarkStart w:id="134" w:name="_Toc229492048"/>
      <w:r>
        <w:rPr>
          <w:rFonts w:hint="eastAsia" w:cs="Arial"/>
        </w:rPr>
        <w:t>5.7AI能力平台</w:t>
      </w:r>
      <w:bookmarkEnd w:id="133"/>
      <w:bookmarkEnd w:id="134"/>
    </w:p>
    <w:p w14:paraId="3B0550EF">
      <w:pPr>
        <w:spacing w:line="360" w:lineRule="auto"/>
        <w:ind w:firstLine="560" w:firstLineChars="200"/>
        <w:rPr>
          <w:rFonts w:hint="eastAsia" w:ascii="宋体" w:hAnsi="宋体"/>
          <w:szCs w:val="28"/>
        </w:rPr>
      </w:pPr>
      <w:r>
        <w:rPr>
          <w:rFonts w:hint="eastAsia" w:ascii="宋体" w:hAnsi="宋体"/>
          <w:szCs w:val="28"/>
        </w:rPr>
        <w:t>AI能力平台是用Agent打造一站式智能体工作站，通过智能体开发与编排平台，提供智能体的开发、调试、发布与全生命周期管理能力。支持低代码/无代码开发，内置多智能体协同与编排框架。让协作更高效、业务更智能。千人千面的画布空间，实现人与场景的连接；多方智能体集群纳管，触达更广业务需求；覆盖全生命周期的开发运维平台，完成生产级智能体搭建。</w:t>
      </w:r>
    </w:p>
    <w:p w14:paraId="55FEB1AC">
      <w:pPr>
        <w:pStyle w:val="4"/>
        <w:numPr>
          <w:ilvl w:val="2"/>
          <w:numId w:val="0"/>
        </w:numPr>
        <w:ind w:left="862" w:hanging="862"/>
        <w:jc w:val="left"/>
      </w:pPr>
      <w:r>
        <w:rPr>
          <w:rFonts w:hint="eastAsia"/>
        </w:rPr>
        <w:t>5.7.1智能体</w:t>
      </w:r>
    </w:p>
    <w:p w14:paraId="26F2ECF3">
      <w:pPr>
        <w:spacing w:line="360" w:lineRule="auto"/>
        <w:ind w:firstLine="560" w:firstLineChars="200"/>
        <w:rPr>
          <w:rFonts w:hint="eastAsia" w:ascii="宋体" w:hAnsi="宋体"/>
          <w:szCs w:val="28"/>
        </w:rPr>
      </w:pPr>
      <w:r>
        <w:rPr>
          <w:rFonts w:hint="eastAsia" w:ascii="宋体" w:hAnsi="宋体"/>
          <w:szCs w:val="28"/>
        </w:rPr>
        <w:t>支持自然语言交互与低代码编辑界面创建智能体，可配置应用分类及服务对象范围，实现对话生成智能体并进行编辑。具备模型选择和参数配置功能，支持手工切换与自定义参数。提供提示词在线编辑，有指导说明、模板库及AI完善功能。能进行应用配置，如添加删除插件、绑定知识库等。拥有调试预览功能保障输出。支持多形式发布与多版本管理，实现发布前审批，为智能体应用全流程提供支持。</w:t>
      </w:r>
    </w:p>
    <w:p w14:paraId="5078FB78">
      <w:pPr>
        <w:spacing w:line="360" w:lineRule="auto"/>
        <w:rPr>
          <w:rFonts w:hint="eastAsia" w:ascii="宋体" w:hAnsi="宋体"/>
          <w:szCs w:val="28"/>
        </w:rPr>
      </w:pPr>
      <w:r>
        <w:rPr>
          <w:rFonts w:hint="eastAsia" w:ascii="宋体" w:hAnsi="宋体"/>
          <w:szCs w:val="28"/>
        </w:rPr>
        <w:t>智能体编排的基础流程如下：</w:t>
      </w:r>
    </w:p>
    <w:p w14:paraId="4C541897">
      <w:pPr>
        <w:spacing w:line="360" w:lineRule="auto"/>
        <w:ind w:firstLine="560" w:firstLineChars="200"/>
        <w:rPr>
          <w:rFonts w:hint="eastAsia" w:ascii="宋体" w:hAnsi="宋体"/>
          <w:szCs w:val="28"/>
        </w:rPr>
      </w:pPr>
      <w:r>
        <w:rPr>
          <w:rFonts w:hint="eastAsia" w:ascii="宋体" w:hAnsi="宋体"/>
          <w:szCs w:val="28"/>
        </w:rPr>
        <w:t>1、模式配置</w:t>
      </w:r>
    </w:p>
    <w:p w14:paraId="51402535">
      <w:pPr>
        <w:spacing w:line="360" w:lineRule="auto"/>
        <w:ind w:firstLine="560" w:firstLineChars="200"/>
        <w:rPr>
          <w:rFonts w:hint="eastAsia" w:ascii="宋体" w:hAnsi="宋体"/>
          <w:szCs w:val="28"/>
        </w:rPr>
      </w:pPr>
      <w:r>
        <w:rPr>
          <w:rFonts w:hint="eastAsia" w:ascii="宋体" w:hAnsi="宋体"/>
          <w:szCs w:val="28"/>
        </w:rPr>
        <w:t>智能体模式配置提供多种灵活选择。支持单智能体模式，适用于简单应用，具备编写提示词等功能；支持多智能体模式，可处理复杂任务，为不同智能体配独立提示词并分解任务。同时支持多种Agent思维方式，如ReAct、FunctionCAIl、PlanAndExecute等任务规划自动执行方式，能提升任务执行成功率，满足不同场景需求。</w:t>
      </w:r>
    </w:p>
    <w:p w14:paraId="24E03F9E">
      <w:pPr>
        <w:spacing w:line="360" w:lineRule="auto"/>
        <w:ind w:firstLine="560" w:firstLineChars="200"/>
        <w:rPr>
          <w:rFonts w:hint="eastAsia" w:ascii="宋体" w:hAnsi="宋体"/>
          <w:szCs w:val="28"/>
        </w:rPr>
      </w:pPr>
      <w:r>
        <w:rPr>
          <w:rFonts w:hint="eastAsia" w:ascii="宋体" w:hAnsi="宋体"/>
          <w:szCs w:val="28"/>
        </w:rPr>
        <w:t>（1）支持单智能体模式</w:t>
      </w:r>
    </w:p>
    <w:p w14:paraId="49F55050">
      <w:pPr>
        <w:spacing w:line="360" w:lineRule="auto"/>
        <w:ind w:firstLine="560" w:firstLineChars="200"/>
        <w:rPr>
          <w:rFonts w:hint="eastAsia" w:ascii="宋体" w:hAnsi="宋体"/>
          <w:szCs w:val="28"/>
        </w:rPr>
      </w:pPr>
      <w:r>
        <w:rPr>
          <w:rFonts w:hint="eastAsia" w:ascii="宋体" w:hAnsi="宋体"/>
          <w:szCs w:val="28"/>
        </w:rPr>
        <w:t>智能体应用中只有一个智能体，适用于逻辑较为简单的智能体应用。支持编写提示词、添加各种插件与工作流、绑定知识库、调试和预览运行结果等功能。</w:t>
      </w:r>
    </w:p>
    <w:p w14:paraId="6316E494">
      <w:pPr>
        <w:spacing w:line="360" w:lineRule="auto"/>
        <w:ind w:firstLine="560" w:firstLineChars="200"/>
        <w:rPr>
          <w:rFonts w:hint="eastAsia" w:ascii="宋体" w:hAnsi="宋体"/>
          <w:szCs w:val="28"/>
        </w:rPr>
      </w:pPr>
      <w:r>
        <w:rPr>
          <w:rFonts w:hint="eastAsia" w:ascii="宋体" w:hAnsi="宋体"/>
          <w:szCs w:val="28"/>
        </w:rPr>
        <w:t>（2）支持多智能体模式</w:t>
      </w:r>
    </w:p>
    <w:p w14:paraId="004BE19A">
      <w:pPr>
        <w:spacing w:line="360" w:lineRule="auto"/>
        <w:ind w:firstLine="560" w:firstLineChars="200"/>
        <w:rPr>
          <w:rFonts w:hint="eastAsia" w:ascii="宋体" w:hAnsi="宋体"/>
          <w:szCs w:val="28"/>
        </w:rPr>
      </w:pPr>
      <w:r>
        <w:rPr>
          <w:rFonts w:hint="eastAsia" w:ascii="宋体" w:hAnsi="宋体"/>
          <w:szCs w:val="28"/>
        </w:rPr>
        <w:t>当需要搭建更复杂、功能更全面的智能体时，支持选择多智能体模式；可以为不同的智能体配置独立的提示词，将复杂任务分解为一组简单任务处理节点，每个任务处理节点都由一个特定的单智能体负责工作。</w:t>
      </w:r>
    </w:p>
    <w:p w14:paraId="7A1A90A2">
      <w:pPr>
        <w:spacing w:line="360" w:lineRule="auto"/>
        <w:ind w:firstLine="560" w:firstLineChars="200"/>
        <w:rPr>
          <w:rFonts w:hint="eastAsia" w:ascii="宋体" w:hAnsi="宋体"/>
          <w:szCs w:val="28"/>
        </w:rPr>
      </w:pPr>
      <w:r>
        <w:rPr>
          <w:rFonts w:hint="eastAsia" w:ascii="宋体" w:hAnsi="宋体"/>
          <w:szCs w:val="28"/>
        </w:rPr>
        <w:t>（3）支持多种Agent思维方式</w:t>
      </w:r>
    </w:p>
    <w:p w14:paraId="682B7FD3">
      <w:pPr>
        <w:spacing w:line="360" w:lineRule="auto"/>
        <w:ind w:firstLine="560" w:firstLineChars="200"/>
        <w:rPr>
          <w:rFonts w:hint="eastAsia" w:ascii="宋体" w:hAnsi="宋体"/>
          <w:szCs w:val="28"/>
        </w:rPr>
      </w:pPr>
      <w:r>
        <w:rPr>
          <w:rFonts w:hint="eastAsia" w:ascii="宋体" w:hAnsi="宋体"/>
          <w:szCs w:val="28"/>
        </w:rPr>
        <w:t>支持多种任务规划自动执行方式，以提升任务执行成功率，常见的执行方式如下：ReAct(Reason+Action)ReAct的主要思想就是让Agent分三步（一轮），多轮去解决问题。通过prompt提供给模型可用的工具，让模型按照Thought、Action+ActionInput、Observation去解决问题。</w:t>
      </w:r>
    </w:p>
    <w:p w14:paraId="67D3BC4F">
      <w:pPr>
        <w:spacing w:line="360" w:lineRule="auto"/>
        <w:ind w:firstLine="560" w:firstLineChars="200"/>
        <w:rPr>
          <w:rFonts w:hint="eastAsia" w:ascii="宋体" w:hAnsi="宋体"/>
          <w:szCs w:val="28"/>
        </w:rPr>
      </w:pPr>
      <w:r>
        <w:rPr>
          <w:rFonts w:hint="eastAsia" w:ascii="宋体" w:hAnsi="宋体"/>
          <w:szCs w:val="28"/>
        </w:rPr>
        <w:t>2、模型选择</w:t>
      </w:r>
    </w:p>
    <w:p w14:paraId="40EC09CD">
      <w:pPr>
        <w:spacing w:line="360" w:lineRule="auto"/>
        <w:ind w:firstLine="560" w:firstLineChars="200"/>
        <w:rPr>
          <w:rFonts w:hint="eastAsia" w:ascii="宋体" w:hAnsi="宋体"/>
          <w:szCs w:val="28"/>
        </w:rPr>
      </w:pPr>
      <w:r>
        <w:rPr>
          <w:rFonts w:hint="eastAsia" w:ascii="宋体" w:hAnsi="宋体"/>
          <w:szCs w:val="28"/>
        </w:rPr>
        <w:t>在人工智能领域，智能体的表现很大程度上取决于其“大脑”，即所采用的大模型。不同的大模型就如同人类大脑的不同思维模式和能力特长，各有其独特的优势和适用场景。有的大模型在自然语言理解方面表现出色，能够精准地解析和回应复杂的文本指令；有的则在生成创意内容方面独具优势，可提供新颖的解决方案和创意点子。选择最合适的大模型，犹如为智能体配备了最得力的武器，能够显著地提升智能体在特定应用场景的工作质量。</w:t>
      </w:r>
    </w:p>
    <w:p w14:paraId="3A40D4EA">
      <w:pPr>
        <w:spacing w:line="360" w:lineRule="auto"/>
        <w:ind w:firstLine="560" w:firstLineChars="200"/>
        <w:rPr>
          <w:rFonts w:hint="eastAsia" w:ascii="宋体" w:hAnsi="宋体"/>
          <w:szCs w:val="28"/>
        </w:rPr>
      </w:pPr>
      <w:r>
        <w:rPr>
          <w:rFonts w:hint="eastAsia" w:ascii="宋体" w:hAnsi="宋体"/>
          <w:szCs w:val="28"/>
        </w:rPr>
        <w:t>模型选择结合智能体的应用场景需求，依据不同大模型在自然语言理解、创意生成等场景的独特优势，为智能体精准匹配最合适的模型。在参数配置上，可调节模型类型参数，因应不同架构与训练数据特性；操控随机性参数，决定输出是保守准确还是创意多样；调整核采样参数，把控文本生成的多样性和质量；设定单次回复最大token数，限定回复长度；设置对话轮次保留数，强化上下文理解；确定知识库检索的RAG范围，高效利用历史对话信息。同时，支持用户手工切换模型与自定义参数，灵活优化智能体性能。</w:t>
      </w:r>
    </w:p>
    <w:p w14:paraId="6434EDDF">
      <w:pPr>
        <w:spacing w:line="360" w:lineRule="auto"/>
        <w:ind w:firstLine="560" w:firstLineChars="200"/>
        <w:rPr>
          <w:rFonts w:hint="eastAsia" w:ascii="宋体" w:hAnsi="宋体"/>
          <w:szCs w:val="28"/>
        </w:rPr>
      </w:pPr>
      <w:r>
        <w:rPr>
          <w:rFonts w:hint="eastAsia" w:ascii="宋体" w:hAnsi="宋体"/>
          <w:szCs w:val="28"/>
        </w:rPr>
        <w:t>（1）模型选择和模型参数配置</w:t>
      </w:r>
    </w:p>
    <w:p w14:paraId="5D966E2F">
      <w:pPr>
        <w:spacing w:line="360" w:lineRule="auto"/>
        <w:ind w:firstLine="560" w:firstLineChars="200"/>
        <w:rPr>
          <w:rFonts w:hint="eastAsia" w:ascii="宋体" w:hAnsi="宋体"/>
          <w:szCs w:val="28"/>
        </w:rPr>
      </w:pPr>
      <w:r>
        <w:rPr>
          <w:rFonts w:hint="eastAsia" w:ascii="宋体" w:hAnsi="宋体"/>
          <w:szCs w:val="28"/>
        </w:rPr>
        <w:t>模型类型多样，基于不同架构与训练数据，适用于不同任务，提供全面灵活的模型选择和模型产生配置能力。可配置随机性参数，控制输出确定性与多样性；通过核采样控制生成文本质量与多样性。能设置单次回复最大token数，满足不同文本长度需求。还可设置对话轮次保留数和知识库检索的历史对话轮数，提升模型对上下文的理解与检索准确性。</w:t>
      </w:r>
    </w:p>
    <w:p w14:paraId="6F0DE9AC">
      <w:pPr>
        <w:spacing w:line="360" w:lineRule="auto"/>
        <w:ind w:firstLine="560" w:firstLineChars="200"/>
        <w:rPr>
          <w:rFonts w:hint="eastAsia" w:ascii="宋体" w:hAnsi="宋体"/>
          <w:szCs w:val="28"/>
        </w:rPr>
      </w:pPr>
      <w:r>
        <w:rPr>
          <w:rFonts w:hint="eastAsia" w:ascii="宋体" w:hAnsi="宋体"/>
          <w:szCs w:val="28"/>
        </w:rPr>
        <w:t>1）模型类型（Model）：</w:t>
      </w:r>
    </w:p>
    <w:p w14:paraId="03CA5B35">
      <w:pPr>
        <w:spacing w:line="360" w:lineRule="auto"/>
        <w:ind w:firstLine="560" w:firstLineChars="200"/>
        <w:rPr>
          <w:rFonts w:hint="eastAsia" w:ascii="宋体" w:hAnsi="宋体"/>
          <w:szCs w:val="28"/>
        </w:rPr>
      </w:pPr>
      <w:r>
        <w:rPr>
          <w:rFonts w:hint="eastAsia" w:ascii="宋体" w:hAnsi="宋体"/>
          <w:szCs w:val="28"/>
        </w:rPr>
        <w:t>不同的模型类型基于不同的架构和训练数据，具有不同的性能特点。某些基于Transformer架构的模型在语言翻译任务中表现卓越，而另一些专门针对问答系统训练的模型则在知识检索和回答准确性方面更具优势。</w:t>
      </w:r>
    </w:p>
    <w:p w14:paraId="0519AD24">
      <w:pPr>
        <w:spacing w:line="360" w:lineRule="auto"/>
        <w:ind w:firstLine="560" w:firstLineChars="200"/>
        <w:rPr>
          <w:rFonts w:hint="eastAsia" w:ascii="宋体" w:hAnsi="宋体"/>
          <w:szCs w:val="28"/>
        </w:rPr>
      </w:pPr>
      <w:r>
        <w:rPr>
          <w:rFonts w:hint="eastAsia" w:ascii="宋体" w:hAnsi="宋体"/>
          <w:szCs w:val="28"/>
        </w:rPr>
        <w:t>2）随机性（Temperature）</w:t>
      </w:r>
    </w:p>
    <w:p w14:paraId="4513E9FC">
      <w:pPr>
        <w:spacing w:line="360" w:lineRule="auto"/>
        <w:ind w:firstLine="560" w:firstLineChars="200"/>
        <w:rPr>
          <w:rFonts w:hint="eastAsia" w:ascii="宋体" w:hAnsi="宋体"/>
          <w:szCs w:val="28"/>
        </w:rPr>
      </w:pPr>
      <w:r>
        <w:rPr>
          <w:rFonts w:hint="eastAsia" w:ascii="宋体" w:hAnsi="宋体"/>
          <w:szCs w:val="28"/>
        </w:rPr>
        <w:t>此参数控制着模型输出的随机性。较低的温度值会使模型输出更加确定和保守，倾向于选择概率最高的答案；而较高的温度值则会增加输出的多样性和随机性，可能会产生更具创意但也可能不太准确的答案。在不同的应用场景中，需要根据具体需求调整温度值。在需要准确答案的任务中，如法律文件分析或医疗诊断，应设置较低的温度值；而在创意生成任务中，如广告文案创作或艺术设计，可以适当提高温度值以获得更多的创意灵感。</w:t>
      </w:r>
    </w:p>
    <w:p w14:paraId="28045352">
      <w:pPr>
        <w:spacing w:line="360" w:lineRule="auto"/>
        <w:ind w:firstLine="560" w:firstLineChars="200"/>
        <w:rPr>
          <w:rFonts w:hint="eastAsia" w:ascii="宋体" w:hAnsi="宋体"/>
          <w:szCs w:val="28"/>
        </w:rPr>
      </w:pPr>
      <w:r>
        <w:rPr>
          <w:rFonts w:hint="eastAsia" w:ascii="宋体" w:hAnsi="宋体"/>
          <w:szCs w:val="28"/>
        </w:rPr>
        <w:t>3）核采样（TopP）</w:t>
      </w:r>
    </w:p>
    <w:p w14:paraId="48FD4469">
      <w:pPr>
        <w:spacing w:line="360" w:lineRule="auto"/>
        <w:ind w:firstLine="560" w:firstLineChars="200"/>
        <w:rPr>
          <w:rFonts w:hint="eastAsia" w:ascii="宋体" w:hAnsi="宋体"/>
          <w:szCs w:val="28"/>
        </w:rPr>
      </w:pPr>
      <w:r>
        <w:rPr>
          <w:rFonts w:hint="eastAsia" w:ascii="宋体" w:hAnsi="宋体"/>
          <w:szCs w:val="28"/>
        </w:rPr>
        <w:t>TopP参数用于控制模型在生成文本时的采样策略。它限制了模型从概率分布中采样的范围，只选择概率累计达到一定阈值（TopP值）的部分进行采样。通过调整TopP值，可以控制生成文本的多样性和质量。较小的TopP值会使模型更加聚焦于高概率的单词，生成的文本可能更加保守和常见；较大的TopP值则会增加低概率单词的出现机会，使生成的文本更加多样化。</w:t>
      </w:r>
    </w:p>
    <w:p w14:paraId="37363EE5">
      <w:pPr>
        <w:spacing w:line="360" w:lineRule="auto"/>
        <w:ind w:firstLine="560" w:firstLineChars="200"/>
        <w:rPr>
          <w:rFonts w:hint="eastAsia" w:ascii="宋体" w:hAnsi="宋体"/>
          <w:szCs w:val="28"/>
        </w:rPr>
      </w:pPr>
      <w:r>
        <w:rPr>
          <w:rFonts w:hint="eastAsia" w:ascii="宋体" w:hAnsi="宋体"/>
          <w:szCs w:val="28"/>
        </w:rPr>
        <w:t>4）单次回复最大token数（Max_Tokens）</w:t>
      </w:r>
    </w:p>
    <w:p w14:paraId="3717AD5C">
      <w:pPr>
        <w:spacing w:line="360" w:lineRule="auto"/>
        <w:ind w:firstLine="560" w:firstLineChars="200"/>
        <w:rPr>
          <w:rFonts w:hint="eastAsia" w:ascii="宋体" w:hAnsi="宋体"/>
          <w:szCs w:val="28"/>
        </w:rPr>
      </w:pPr>
      <w:r>
        <w:rPr>
          <w:rFonts w:hint="eastAsia" w:ascii="宋体" w:hAnsi="宋体"/>
          <w:szCs w:val="28"/>
        </w:rPr>
        <w:t>这个参数决定了模型在一次回复中可以生成的最大字符数或标记数。在实际应用中，需要根据具体任务和需求来设置合适的Max_Tokens值。如果生成的文本需要简洁明了，如短消息回复或标题生成，可以设置较小的Max_Tokens值；而对于长篇文章创作或详细的问题解答，则可能需要较大的Max_Tokens值。</w:t>
      </w:r>
    </w:p>
    <w:p w14:paraId="226277EB">
      <w:pPr>
        <w:spacing w:line="360" w:lineRule="auto"/>
        <w:ind w:firstLine="560" w:firstLineChars="200"/>
        <w:rPr>
          <w:rFonts w:hint="eastAsia" w:ascii="宋体" w:hAnsi="宋体"/>
          <w:szCs w:val="28"/>
        </w:rPr>
      </w:pPr>
      <w:r>
        <w:rPr>
          <w:rFonts w:hint="eastAsia" w:ascii="宋体" w:hAnsi="宋体"/>
          <w:szCs w:val="28"/>
        </w:rPr>
        <w:t>5）对话轮次保留数</w:t>
      </w:r>
    </w:p>
    <w:p w14:paraId="369F2F83">
      <w:pPr>
        <w:spacing w:line="360" w:lineRule="auto"/>
        <w:ind w:firstLine="560" w:firstLineChars="200"/>
        <w:rPr>
          <w:rFonts w:hint="eastAsia" w:ascii="宋体" w:hAnsi="宋体"/>
          <w:szCs w:val="28"/>
        </w:rPr>
      </w:pPr>
      <w:r>
        <w:rPr>
          <w:rFonts w:hint="eastAsia" w:ascii="宋体" w:hAnsi="宋体"/>
          <w:szCs w:val="28"/>
        </w:rPr>
        <w:t>保留一定数量的对话轮次可以让模型更好地理解对话的上下文，从而提供更准确和连贯的回复。对话轮次保留数的设置需要考虑到计算资源和存储限制，以及对话的复杂性和长度。在一些需要长期记忆和上下文理解的场景中，如客服对话系统或智能助手，可以适当增加对话轮次保留数；而在简单的问答任务中，可以减少保留的对话轮次以提高效率。</w:t>
      </w:r>
    </w:p>
    <w:p w14:paraId="13EE96D3">
      <w:pPr>
        <w:spacing w:line="360" w:lineRule="auto"/>
        <w:ind w:firstLine="560" w:firstLineChars="200"/>
        <w:rPr>
          <w:rFonts w:hint="eastAsia" w:ascii="宋体" w:hAnsi="宋体"/>
          <w:szCs w:val="28"/>
        </w:rPr>
      </w:pPr>
      <w:r>
        <w:rPr>
          <w:rFonts w:hint="eastAsia" w:ascii="宋体" w:hAnsi="宋体"/>
          <w:szCs w:val="28"/>
        </w:rPr>
        <w:t>6）知识库检索场景带入向量检索的历史对话轮数（RAG范围）</w:t>
      </w:r>
    </w:p>
    <w:p w14:paraId="431CD526">
      <w:pPr>
        <w:spacing w:line="360" w:lineRule="auto"/>
        <w:ind w:firstLine="560" w:firstLineChars="200"/>
        <w:rPr>
          <w:rFonts w:hint="eastAsia" w:ascii="宋体" w:hAnsi="宋体"/>
          <w:szCs w:val="28"/>
        </w:rPr>
      </w:pPr>
      <w:r>
        <w:rPr>
          <w:rFonts w:hint="eastAsia" w:ascii="宋体" w:hAnsi="宋体"/>
          <w:szCs w:val="28"/>
        </w:rPr>
        <w:t>在涉及知识库检索的应用中，引入向量检索可以提高检索的准确性和效率。通过设置合适的历史对话轮数（RAG范围），可以让模型更好地利用过去的对话信息来进行知识检索和回答问题。在一个技术支持场景中，如果用户提出的问题与之前的对话有关，模型可以通过检索历史对话轮数中的相关信息来提供更准确的解决方案。</w:t>
      </w:r>
    </w:p>
    <w:p w14:paraId="4429EAFF">
      <w:pPr>
        <w:spacing w:line="360" w:lineRule="auto"/>
        <w:ind w:firstLine="560" w:firstLineChars="200"/>
        <w:rPr>
          <w:rFonts w:hint="eastAsia" w:ascii="宋体" w:hAnsi="宋体"/>
          <w:szCs w:val="28"/>
        </w:rPr>
      </w:pPr>
      <w:r>
        <w:rPr>
          <w:rFonts w:hint="eastAsia" w:ascii="宋体" w:hAnsi="宋体"/>
          <w:szCs w:val="28"/>
        </w:rPr>
        <w:t>（2）手工切换模型和自定义模型参数</w:t>
      </w:r>
    </w:p>
    <w:p w14:paraId="17290A76">
      <w:pPr>
        <w:spacing w:line="360" w:lineRule="auto"/>
        <w:ind w:firstLine="560" w:firstLineChars="200"/>
        <w:rPr>
          <w:rFonts w:hint="eastAsia" w:ascii="宋体" w:hAnsi="宋体"/>
          <w:szCs w:val="28"/>
        </w:rPr>
      </w:pPr>
      <w:r>
        <w:rPr>
          <w:rFonts w:hint="eastAsia" w:ascii="宋体" w:hAnsi="宋体"/>
          <w:szCs w:val="28"/>
        </w:rPr>
        <w:t>在实际应用中，不同的任务和场景可能需要不同的模型或参数设置。支持手工切换模型和自定义模型参数可以让用户根据具体需求灵活地调整智能体的性能。在进行不同类型的文本生成任务时，用户可以根据任务的要求选择不同的模型，并调整相应的参数，以获得最佳的生成效果。同时，自定义模型参数也可以让用户根据自己的经验和偏好来优化模型的性能，提高智能体的工作质量。</w:t>
      </w:r>
    </w:p>
    <w:p w14:paraId="1C8311D5">
      <w:pPr>
        <w:spacing w:line="360" w:lineRule="auto"/>
        <w:ind w:firstLine="560" w:firstLineChars="200"/>
        <w:rPr>
          <w:rFonts w:hint="eastAsia" w:ascii="宋体" w:hAnsi="宋体"/>
          <w:szCs w:val="28"/>
        </w:rPr>
      </w:pPr>
      <w:r>
        <w:rPr>
          <w:rFonts w:hint="eastAsia" w:ascii="宋体" w:hAnsi="宋体"/>
          <w:szCs w:val="28"/>
        </w:rPr>
        <w:t>合理地选择大模型并进行适当的模型配置，对于提升智能体在特定应用场景的工作质量至关重要。通过深入了解不同大模型的特点和优势，以及掌握模型配置参数的作用和调整方法，用户可以更好地利用智能体为各种任务和应用提供高效、准确的服务。</w:t>
      </w:r>
    </w:p>
    <w:p w14:paraId="6B4FDE5C">
      <w:pPr>
        <w:spacing w:line="360" w:lineRule="auto"/>
        <w:ind w:firstLine="560" w:firstLineChars="200"/>
        <w:rPr>
          <w:rFonts w:hint="eastAsia" w:ascii="宋体" w:hAnsi="宋体"/>
          <w:szCs w:val="28"/>
        </w:rPr>
      </w:pPr>
      <w:r>
        <w:rPr>
          <w:rFonts w:hint="eastAsia" w:ascii="宋体" w:hAnsi="宋体"/>
          <w:szCs w:val="28"/>
        </w:rPr>
        <w:t>3、提示词编辑</w:t>
      </w:r>
    </w:p>
    <w:p w14:paraId="72126249">
      <w:pPr>
        <w:spacing w:line="360" w:lineRule="auto"/>
        <w:ind w:firstLine="560" w:firstLineChars="200"/>
        <w:rPr>
          <w:rFonts w:hint="eastAsia" w:ascii="宋体" w:hAnsi="宋体"/>
          <w:szCs w:val="28"/>
        </w:rPr>
      </w:pPr>
      <w:r>
        <w:rPr>
          <w:rFonts w:hint="eastAsia" w:ascii="宋体" w:hAnsi="宋体"/>
          <w:szCs w:val="28"/>
        </w:rPr>
        <w:t>提供提示词在线编辑，用户可依据实际需求，实时对提示词进行灵活调整，以契合不同应用场景，达成应用功能的个性化定制。提供提示词指导说明，从角色设定、能力赋予、工作逻辑构建及约束条件设置等维度，为用户提供详尽的编写指引，助力用户生成高质量提示词，优化应用功能实现效果。拥有提示词模版库，涵盖各领域及任务类型的优化验证模板，用户能按需选取，快速为应用赋予相应特性。依托AI技术实现提示词完善功能，AI基于用户输入及应用特性，深度分析后智能生成丰富、精准的提示词，有效提升用户编写效率。</w:t>
      </w:r>
    </w:p>
    <w:p w14:paraId="465175E4">
      <w:pPr>
        <w:spacing w:line="360" w:lineRule="auto"/>
        <w:ind w:firstLine="560" w:firstLineChars="200"/>
        <w:rPr>
          <w:rFonts w:hint="eastAsia" w:ascii="宋体" w:hAnsi="宋体"/>
          <w:szCs w:val="28"/>
        </w:rPr>
      </w:pPr>
      <w:r>
        <w:rPr>
          <w:rFonts w:hint="eastAsia" w:ascii="宋体" w:hAnsi="宋体"/>
          <w:szCs w:val="28"/>
        </w:rPr>
        <w:t>从角色方面来看，合适的提示词可以让应用在特定场景中扮演特定的角色，在教育类应用中，提示词可以将应用设定为教师的角色，为学生提供指导和解答问题；在商务办公类应用中，提示词可以使应用成为高效的助手，协助用户进行文档处理、日程安排等工作。</w:t>
      </w:r>
    </w:p>
    <w:p w14:paraId="3E2490E8">
      <w:pPr>
        <w:spacing w:line="360" w:lineRule="auto"/>
        <w:ind w:firstLine="560" w:firstLineChars="200"/>
        <w:rPr>
          <w:rFonts w:hint="eastAsia" w:ascii="宋体" w:hAnsi="宋体"/>
          <w:szCs w:val="28"/>
        </w:rPr>
      </w:pPr>
      <w:r>
        <w:rPr>
          <w:rFonts w:hint="eastAsia" w:ascii="宋体" w:hAnsi="宋体"/>
          <w:szCs w:val="28"/>
        </w:rPr>
        <w:t>在能力方面，通过精心设计的提示词，可以为应用赋予强大的功能。比如在图像识别应用中，特定的提示词可以提升应用对不同物体、场景的识别准确率；在自然语言处理应用中，恰当的提示词可以增强应用对文本的理解和生成能力。</w:t>
      </w:r>
    </w:p>
    <w:p w14:paraId="1BD7EF66">
      <w:pPr>
        <w:spacing w:line="360" w:lineRule="auto"/>
        <w:ind w:firstLine="560" w:firstLineChars="200"/>
        <w:rPr>
          <w:rFonts w:hint="eastAsia" w:ascii="宋体" w:hAnsi="宋体"/>
          <w:szCs w:val="28"/>
        </w:rPr>
      </w:pPr>
      <w:r>
        <w:rPr>
          <w:rFonts w:hint="eastAsia" w:ascii="宋体" w:hAnsi="宋体"/>
          <w:szCs w:val="28"/>
        </w:rPr>
        <w:t>工作逻辑方面，提示词可以决定应用在处理任务时的流程和方式。在任务管理应用中，提示词可以设定应用按照优先级、时间顺序等不同逻辑来安排和提醒用户完成任务。</w:t>
      </w:r>
    </w:p>
    <w:p w14:paraId="4607CABC">
      <w:pPr>
        <w:spacing w:line="360" w:lineRule="auto"/>
        <w:ind w:firstLine="560" w:firstLineChars="200"/>
        <w:rPr>
          <w:rFonts w:hint="eastAsia" w:ascii="宋体" w:hAnsi="宋体"/>
          <w:szCs w:val="28"/>
        </w:rPr>
      </w:pPr>
      <w:r>
        <w:rPr>
          <w:rFonts w:hint="eastAsia" w:ascii="宋体" w:hAnsi="宋体"/>
          <w:szCs w:val="28"/>
        </w:rPr>
        <w:t>约束条件方面，提示词可以限制应用的行为范围，确保应用在安全、合规的框架内运行。比如在金融类应用中，提示词可以设置严格的权限控制和数据安全约束，保护用户的财产信息。</w:t>
      </w:r>
    </w:p>
    <w:p w14:paraId="33F96E5B">
      <w:pPr>
        <w:spacing w:line="360" w:lineRule="auto"/>
        <w:ind w:firstLine="560" w:firstLineChars="200"/>
        <w:rPr>
          <w:rFonts w:hint="eastAsia" w:ascii="宋体" w:hAnsi="宋体"/>
          <w:szCs w:val="28"/>
        </w:rPr>
      </w:pPr>
      <w:r>
        <w:rPr>
          <w:rFonts w:hint="eastAsia" w:ascii="宋体" w:hAnsi="宋体"/>
          <w:szCs w:val="28"/>
        </w:rPr>
        <w:t>（1）提示词在线编辑</w:t>
      </w:r>
    </w:p>
    <w:p w14:paraId="030B6DA8">
      <w:pPr>
        <w:spacing w:line="360" w:lineRule="auto"/>
        <w:ind w:firstLine="560" w:firstLineChars="200"/>
        <w:rPr>
          <w:rFonts w:hint="eastAsia" w:ascii="宋体" w:hAnsi="宋体"/>
          <w:szCs w:val="28"/>
        </w:rPr>
      </w:pPr>
      <w:r>
        <w:rPr>
          <w:rFonts w:hint="eastAsia" w:ascii="宋体" w:hAnsi="宋体"/>
          <w:szCs w:val="28"/>
        </w:rPr>
        <w:t>支持对提示词进行在线编辑，用户可以根据实际需求随时调整提示词，以适应不同的使用场景。</w:t>
      </w:r>
      <w:r>
        <w:rPr>
          <w:rFonts w:ascii="宋体" w:hAnsi="宋体"/>
          <w:szCs w:val="28"/>
        </w:rPr>
        <w:t>在教育类应用里，能将提示词修改为让应用扮演教师角色，为学生精准指导、答疑解惑；在商务办公场景下，可调整提示词使应用高效协助文档处理、日程安排等，实现按需定制应用功能。</w:t>
      </w:r>
    </w:p>
    <w:p w14:paraId="687A7C47">
      <w:pPr>
        <w:spacing w:line="360" w:lineRule="auto"/>
        <w:ind w:firstLine="560" w:firstLineChars="200"/>
        <w:rPr>
          <w:rFonts w:hint="eastAsia" w:ascii="宋体" w:hAnsi="宋体"/>
          <w:szCs w:val="28"/>
        </w:rPr>
      </w:pPr>
      <w:r>
        <w:rPr>
          <w:rFonts w:hint="eastAsia" w:ascii="宋体" w:hAnsi="宋体"/>
          <w:szCs w:val="28"/>
        </w:rPr>
        <w:t>（2）提示词指导说明</w:t>
      </w:r>
    </w:p>
    <w:p w14:paraId="3DFE9D1E">
      <w:pPr>
        <w:spacing w:line="360" w:lineRule="auto"/>
        <w:ind w:firstLine="560" w:firstLineChars="200"/>
        <w:rPr>
          <w:rFonts w:hint="eastAsia" w:ascii="宋体" w:hAnsi="宋体"/>
          <w:szCs w:val="28"/>
        </w:rPr>
      </w:pPr>
      <w:r>
        <w:rPr>
          <w:rFonts w:hint="eastAsia" w:ascii="宋体" w:hAnsi="宋体"/>
          <w:szCs w:val="28"/>
        </w:rPr>
        <w:t>提供提示词编写的指导说明，可以帮助用户更加准确地表达自己的需求，从角色设定、能力赋予、工作逻辑构建以及约束条件设置等方面，为用户提供详细指引。帮助用户更精准地将自身需求转化为有效的提示词，从而提高提示词质量，让应用更好地实现特定角色与功能，提升使用效果。</w:t>
      </w:r>
    </w:p>
    <w:p w14:paraId="6BDE52E6">
      <w:pPr>
        <w:spacing w:line="360" w:lineRule="auto"/>
        <w:ind w:firstLine="560" w:firstLineChars="200"/>
        <w:rPr>
          <w:rFonts w:hint="eastAsia" w:ascii="宋体" w:hAnsi="宋体"/>
          <w:szCs w:val="28"/>
        </w:rPr>
      </w:pPr>
      <w:r>
        <w:rPr>
          <w:rFonts w:hint="eastAsia" w:ascii="宋体" w:hAnsi="宋体"/>
          <w:szCs w:val="28"/>
        </w:rPr>
        <w:t>（3）提示词模版库</w:t>
      </w:r>
    </w:p>
    <w:p w14:paraId="4B1F3AF0">
      <w:pPr>
        <w:spacing w:line="360" w:lineRule="auto"/>
        <w:ind w:firstLine="560" w:firstLineChars="200"/>
        <w:rPr>
          <w:rFonts w:hint="eastAsia" w:ascii="宋体" w:hAnsi="宋体"/>
          <w:szCs w:val="28"/>
        </w:rPr>
      </w:pPr>
      <w:r>
        <w:rPr>
          <w:rFonts w:hint="eastAsia" w:ascii="宋体" w:hAnsi="宋体"/>
          <w:szCs w:val="28"/>
        </w:rPr>
        <w:t>提供导入模板库中的提示词模板功能。模板库可以包含各种经过优化和验证的提示词模板，涵盖不同的应用领域和任务类型。用户可以根据自己的需求选择合适的模板，快速为应用赋予所需的角色、能力和工作逻辑。</w:t>
      </w:r>
    </w:p>
    <w:p w14:paraId="0824ECEC">
      <w:pPr>
        <w:spacing w:line="360" w:lineRule="auto"/>
        <w:ind w:firstLine="560" w:firstLineChars="200"/>
        <w:rPr>
          <w:rFonts w:hint="eastAsia" w:ascii="宋体" w:hAnsi="宋体"/>
          <w:szCs w:val="28"/>
        </w:rPr>
      </w:pPr>
      <w:r>
        <w:rPr>
          <w:rFonts w:hint="eastAsia" w:ascii="宋体" w:hAnsi="宋体"/>
          <w:szCs w:val="28"/>
        </w:rPr>
        <w:t>（4）提示词AI优化</w:t>
      </w:r>
    </w:p>
    <w:p w14:paraId="0BA1C426">
      <w:pPr>
        <w:spacing w:line="360" w:lineRule="auto"/>
        <w:ind w:firstLine="560" w:firstLineChars="200"/>
        <w:rPr>
          <w:rFonts w:hint="eastAsia" w:ascii="宋体" w:hAnsi="宋体"/>
          <w:szCs w:val="28"/>
        </w:rPr>
      </w:pPr>
      <w:r>
        <w:rPr>
          <w:rFonts w:hint="eastAsia" w:ascii="宋体" w:hAnsi="宋体"/>
          <w:szCs w:val="28"/>
        </w:rPr>
        <w:t>基于用户的简单输入，借助AI辅助来完善提示词，当用户仅给出简单输入时，借助强大的AI辅助就能完成提示词的完善。AI会深度分析用户输入内容以及应用本身的特点，比如考虑应用所属的领域是教育、商务还是图像识别等，以及应用要实现的具体功能。基于此，AI智能地生成更为丰富、准确的提示词。这不仅节省了用户编写提示词的时间和精力，还能让应用更精准地扮演特定角色、具备相应能力，帮助用户充分发挥应用的各项功能，显著提升使用体验。</w:t>
      </w:r>
    </w:p>
    <w:p w14:paraId="57EE91F0">
      <w:pPr>
        <w:spacing w:line="360" w:lineRule="auto"/>
        <w:ind w:left="480"/>
        <w:rPr>
          <w:rFonts w:hint="eastAsia" w:ascii="宋体" w:hAnsi="宋体"/>
          <w:szCs w:val="28"/>
        </w:rPr>
      </w:pPr>
      <w:r>
        <w:rPr>
          <w:rFonts w:hint="eastAsia" w:ascii="宋体" w:hAnsi="宋体"/>
          <w:szCs w:val="28"/>
        </w:rPr>
        <w:t>4、应用配置</w:t>
      </w:r>
    </w:p>
    <w:p w14:paraId="76617D80">
      <w:pPr>
        <w:spacing w:line="360" w:lineRule="auto"/>
        <w:ind w:firstLine="560" w:firstLineChars="200"/>
        <w:rPr>
          <w:rFonts w:hint="eastAsia" w:ascii="宋体" w:hAnsi="宋体"/>
          <w:szCs w:val="28"/>
        </w:rPr>
      </w:pPr>
      <w:r>
        <w:rPr>
          <w:rFonts w:hint="eastAsia" w:ascii="宋体" w:hAnsi="宋体"/>
          <w:szCs w:val="28"/>
        </w:rPr>
        <w:t>支持插件与工作流的灵活调整，通过知识库检索策略优化与无召回回复设计保障知识服务连续性；结合变量与数据库管理实现用户行为短期记忆与长期数据深度分析，支撑个性化交互；对话设置通过开场白引导、提问建议生成及知识溯源提升体验；内容审查依托敏感词库与多维度规则确保输出合规；问答库与术语库的绑定强化行业专业性，触发器机制实现定时任务自动化执行。整体构建起功能可定制、服务精准化、内容安全可控的智能体配置框架，满足政务、教育、医疗等垂直领域复杂任务需求，平衡灵活性与安全性，助力智能体高效适配多样化业务场景。</w:t>
      </w:r>
    </w:p>
    <w:p w14:paraId="1518851F">
      <w:pPr>
        <w:spacing w:line="360" w:lineRule="auto"/>
        <w:ind w:firstLine="560" w:firstLineChars="200"/>
        <w:rPr>
          <w:rFonts w:hint="eastAsia" w:ascii="宋体" w:hAnsi="宋体"/>
          <w:szCs w:val="28"/>
        </w:rPr>
      </w:pPr>
      <w:r>
        <w:rPr>
          <w:rFonts w:hint="eastAsia" w:ascii="宋体" w:hAnsi="宋体"/>
          <w:szCs w:val="28"/>
        </w:rPr>
        <w:t>（1）添加和删除插件、工作流</w:t>
      </w:r>
    </w:p>
    <w:p w14:paraId="68B7C635">
      <w:pPr>
        <w:spacing w:line="360" w:lineRule="auto"/>
        <w:ind w:firstLine="560" w:firstLineChars="200"/>
        <w:rPr>
          <w:rFonts w:hint="eastAsia" w:ascii="宋体" w:hAnsi="宋体"/>
          <w:szCs w:val="28"/>
        </w:rPr>
      </w:pPr>
      <w:r>
        <w:rPr>
          <w:rFonts w:hint="eastAsia" w:ascii="宋体" w:hAnsi="宋体"/>
          <w:szCs w:val="28"/>
        </w:rPr>
        <w:t>能够灵活切换到插件、工作流的编辑器创建和调整功能，赋予了智能体高度的灵活性与可扩展性。用户能够根据具体任务需求，灵活地添加或删除插件、工作流。同时，还能无缝切换到插件、工作流的编辑器，对其进行创建、调整等操作，以实现功能的优化和定制，让智能体更好地适应不同场景，完成更为复杂的任务。</w:t>
      </w:r>
    </w:p>
    <w:p w14:paraId="6D3BD830">
      <w:pPr>
        <w:spacing w:line="360" w:lineRule="auto"/>
        <w:ind w:firstLine="560" w:firstLineChars="200"/>
        <w:rPr>
          <w:rFonts w:hint="eastAsia" w:ascii="宋体" w:hAnsi="宋体"/>
          <w:szCs w:val="28"/>
        </w:rPr>
      </w:pPr>
      <w:r>
        <w:rPr>
          <w:rFonts w:hint="eastAsia" w:ascii="宋体" w:hAnsi="宋体"/>
          <w:szCs w:val="28"/>
        </w:rPr>
        <w:t>（2）绑定知识库</w:t>
      </w:r>
    </w:p>
    <w:p w14:paraId="2BE189B9">
      <w:pPr>
        <w:spacing w:line="360" w:lineRule="auto"/>
        <w:ind w:firstLine="560" w:firstLineChars="200"/>
        <w:rPr>
          <w:rFonts w:hint="eastAsia" w:ascii="宋体" w:hAnsi="宋体"/>
          <w:szCs w:val="28"/>
        </w:rPr>
      </w:pPr>
      <w:r>
        <w:rPr>
          <w:rFonts w:hint="eastAsia" w:ascii="宋体" w:hAnsi="宋体"/>
          <w:szCs w:val="28"/>
        </w:rPr>
        <w:t>配置知识召回、无召回回复、引用来源等相关参数，针对不同应用场景配置不同的检索策略；通过配置知识召回参数，可精准定位所需知识。面对无召回情况，能设置合理回复，避免应用“失语”。同时，针对引用来源参数的设定，能明确知识出处。依据教育、商务、医疗等不同应用场景的特性，配置与之适配的检索策略，提升知识获取的效率与精准度。</w:t>
      </w:r>
    </w:p>
    <w:p w14:paraId="066D416C">
      <w:pPr>
        <w:spacing w:line="360" w:lineRule="auto"/>
        <w:ind w:firstLine="560" w:firstLineChars="200"/>
        <w:rPr>
          <w:rFonts w:hint="eastAsia" w:ascii="宋体" w:hAnsi="宋体"/>
          <w:szCs w:val="28"/>
        </w:rPr>
      </w:pPr>
      <w:r>
        <w:rPr>
          <w:rFonts w:hint="eastAsia" w:ascii="宋体" w:hAnsi="宋体"/>
          <w:szCs w:val="28"/>
        </w:rPr>
        <w:t>（3）新增和删除变量、数据库</w:t>
      </w:r>
    </w:p>
    <w:p w14:paraId="28737D17">
      <w:pPr>
        <w:spacing w:line="360" w:lineRule="auto"/>
        <w:ind w:firstLine="560" w:firstLineChars="200"/>
        <w:rPr>
          <w:rFonts w:hint="eastAsia" w:ascii="宋体" w:hAnsi="宋体"/>
          <w:szCs w:val="28"/>
        </w:rPr>
      </w:pPr>
      <w:r>
        <w:rPr>
          <w:rFonts w:hint="eastAsia" w:ascii="宋体" w:hAnsi="宋体"/>
          <w:szCs w:val="28"/>
        </w:rPr>
        <w:t>在智能体应用配置中，新增和删除变量、数据库功能为个性化服务筑牢根基。变量可对用户近期浏览记录、偏好选择等信息进行短期记忆，助力智能体及时响应。数据库则能长期存储用户基本信息、历史交互数据等，用于深度分析。通过灵活地新增和删除变量、数据库，智能体得以更精准地提供个性化服务，满足用户多元需求。</w:t>
      </w:r>
    </w:p>
    <w:p w14:paraId="71929F50">
      <w:pPr>
        <w:spacing w:line="360" w:lineRule="auto"/>
        <w:ind w:firstLine="560" w:firstLineChars="200"/>
        <w:rPr>
          <w:rFonts w:hint="eastAsia" w:ascii="宋体" w:hAnsi="宋体"/>
          <w:szCs w:val="28"/>
        </w:rPr>
      </w:pPr>
      <w:r>
        <w:rPr>
          <w:rFonts w:hint="eastAsia" w:ascii="宋体" w:hAnsi="宋体"/>
          <w:szCs w:val="28"/>
        </w:rPr>
        <w:t>（4）对话设置</w:t>
      </w:r>
    </w:p>
    <w:p w14:paraId="20F6B69A">
      <w:pPr>
        <w:spacing w:line="360" w:lineRule="auto"/>
        <w:ind w:firstLine="560" w:firstLineChars="200"/>
        <w:rPr>
          <w:rFonts w:hint="eastAsia" w:ascii="宋体" w:hAnsi="宋体"/>
          <w:szCs w:val="28"/>
        </w:rPr>
      </w:pPr>
      <w:r>
        <w:rPr>
          <w:rFonts w:hint="eastAsia" w:ascii="宋体" w:hAnsi="宋体"/>
          <w:szCs w:val="28"/>
        </w:rPr>
        <w:t>预设多个开场白问题，支持在应用回复后自动根据对话内容提供多条用户提问建议；支持在问答回复场景显示知识引用来源的开关设置（如知识库片段引用出处等），方便用户溯源智能体回复内容的出处。</w:t>
      </w:r>
    </w:p>
    <w:p w14:paraId="33C7F335">
      <w:pPr>
        <w:spacing w:line="360" w:lineRule="auto"/>
        <w:ind w:firstLine="560" w:firstLineChars="200"/>
        <w:rPr>
          <w:rFonts w:hint="eastAsia" w:ascii="宋体" w:hAnsi="宋体"/>
          <w:szCs w:val="28"/>
        </w:rPr>
      </w:pPr>
      <w:r>
        <w:rPr>
          <w:rFonts w:hint="eastAsia" w:ascii="宋体" w:hAnsi="宋体"/>
          <w:szCs w:val="28"/>
        </w:rPr>
        <w:t>（5）内容审查</w:t>
      </w:r>
    </w:p>
    <w:p w14:paraId="18CA1A1D">
      <w:pPr>
        <w:spacing w:line="360" w:lineRule="auto"/>
        <w:ind w:firstLine="560" w:firstLineChars="200"/>
        <w:rPr>
          <w:rFonts w:hint="eastAsia" w:ascii="宋体" w:hAnsi="宋体"/>
          <w:szCs w:val="28"/>
        </w:rPr>
      </w:pPr>
      <w:r>
        <w:rPr>
          <w:rFonts w:hint="eastAsia" w:ascii="宋体" w:hAnsi="宋体"/>
          <w:szCs w:val="28"/>
        </w:rPr>
        <w:t>在智能体应用配置里，内容审查功能保障了模型输出安全。通过维护敏感词库，模型可规避不当信息输出。支持设置内容审查开关，灵活决定是否开启审查流程。能够制定丰富的审查规则，支持多组关键词输入，并针对每组关键词精准勾选输入或输出审核，全方位守护内容合规性。</w:t>
      </w:r>
    </w:p>
    <w:p w14:paraId="1C58868E">
      <w:pPr>
        <w:spacing w:line="360" w:lineRule="auto"/>
        <w:ind w:firstLine="560" w:firstLineChars="200"/>
        <w:rPr>
          <w:rFonts w:hint="eastAsia" w:ascii="宋体" w:hAnsi="宋体"/>
          <w:szCs w:val="28"/>
        </w:rPr>
      </w:pPr>
      <w:r>
        <w:rPr>
          <w:rFonts w:hint="eastAsia" w:ascii="宋体" w:hAnsi="宋体"/>
          <w:szCs w:val="28"/>
        </w:rPr>
        <w:t>（6）绑定问答库</w:t>
      </w:r>
    </w:p>
    <w:p w14:paraId="0B2EBC06">
      <w:pPr>
        <w:spacing w:line="360" w:lineRule="auto"/>
        <w:ind w:firstLine="560" w:firstLineChars="200"/>
        <w:rPr>
          <w:rFonts w:hint="eastAsia" w:ascii="宋体" w:hAnsi="宋体"/>
          <w:szCs w:val="28"/>
        </w:rPr>
      </w:pPr>
      <w:r>
        <w:rPr>
          <w:rFonts w:hint="eastAsia" w:ascii="宋体" w:hAnsi="宋体"/>
          <w:szCs w:val="28"/>
        </w:rPr>
        <w:t>在进行内容检索时，可优先从问答库中召回信息。问答库经专门整理，针对常见问题及优质解答进行了汇总，相比传统知识库，能让智能体给出的回复更加精准、贴切，极大提升用户交互体验，满足用户对准确答案的急切需求。</w:t>
      </w:r>
    </w:p>
    <w:p w14:paraId="1AEFDBC4">
      <w:pPr>
        <w:spacing w:line="360" w:lineRule="auto"/>
        <w:ind w:firstLine="560" w:firstLineChars="200"/>
        <w:rPr>
          <w:rFonts w:hint="eastAsia" w:ascii="宋体" w:hAnsi="宋体"/>
          <w:szCs w:val="28"/>
        </w:rPr>
      </w:pPr>
      <w:r>
        <w:rPr>
          <w:rFonts w:hint="eastAsia" w:ascii="宋体" w:hAnsi="宋体"/>
          <w:szCs w:val="28"/>
        </w:rPr>
        <w:t>（7）绑定术语库</w:t>
      </w:r>
    </w:p>
    <w:p w14:paraId="7ECEC0C5">
      <w:pPr>
        <w:spacing w:line="360" w:lineRule="auto"/>
        <w:ind w:firstLine="560" w:firstLineChars="200"/>
        <w:rPr>
          <w:rFonts w:hint="eastAsia" w:ascii="宋体" w:hAnsi="宋体"/>
          <w:szCs w:val="28"/>
        </w:rPr>
      </w:pPr>
      <w:r>
        <w:rPr>
          <w:rFonts w:hint="eastAsia" w:ascii="宋体" w:hAnsi="宋体"/>
          <w:szCs w:val="28"/>
        </w:rPr>
        <w:t>用户可便捷配置所在行业常用的术语、黑话等，使大模型不再局限于通用语言理解。在处理业务相关问题时，能够结合行业特性，给出更符合实际业务需求的解答，实现技术与业务的深度融合，增强智能体在专业领域的实用性。</w:t>
      </w:r>
    </w:p>
    <w:p w14:paraId="5CC64C36">
      <w:pPr>
        <w:spacing w:line="360" w:lineRule="auto"/>
        <w:ind w:firstLine="560" w:firstLineChars="200"/>
        <w:rPr>
          <w:rFonts w:hint="eastAsia" w:ascii="宋体" w:hAnsi="宋体"/>
          <w:szCs w:val="28"/>
        </w:rPr>
      </w:pPr>
      <w:r>
        <w:rPr>
          <w:rFonts w:hint="eastAsia" w:ascii="宋体" w:hAnsi="宋体"/>
          <w:szCs w:val="28"/>
        </w:rPr>
        <w:t>（8）绑定触发器</w:t>
      </w:r>
    </w:p>
    <w:p w14:paraId="3E669D31">
      <w:pPr>
        <w:spacing w:line="360" w:lineRule="auto"/>
        <w:ind w:firstLine="560" w:firstLineChars="200"/>
        <w:rPr>
          <w:rFonts w:hint="eastAsia" w:ascii="宋体" w:hAnsi="宋体"/>
          <w:szCs w:val="28"/>
        </w:rPr>
      </w:pPr>
      <w:r>
        <w:rPr>
          <w:rFonts w:hint="eastAsia" w:ascii="宋体" w:hAnsi="宋体"/>
          <w:szCs w:val="28"/>
        </w:rPr>
        <w:t>在实际业务环境中，绑定触发器为工作流和任务执行提供了高效自动化手段。用户可根据业务流程设定定时触发条件，让其按时执行工作流或具体任务，无缝替代传统定时任务。无论是定期数据更新、任务提醒，还是周期性业务流程推进，都能精准把控，提升工作效率与业务执行的稳定性。</w:t>
      </w:r>
    </w:p>
    <w:p w14:paraId="01A93805">
      <w:pPr>
        <w:spacing w:line="360" w:lineRule="auto"/>
        <w:ind w:left="480"/>
        <w:rPr>
          <w:rFonts w:hint="eastAsia" w:ascii="宋体" w:hAnsi="宋体"/>
          <w:szCs w:val="28"/>
        </w:rPr>
      </w:pPr>
      <w:r>
        <w:rPr>
          <w:rFonts w:hint="eastAsia" w:ascii="宋体" w:hAnsi="宋体"/>
          <w:szCs w:val="28"/>
        </w:rPr>
        <w:t>5、调试与预览</w:t>
      </w:r>
    </w:p>
    <w:p w14:paraId="53D6DBC7">
      <w:pPr>
        <w:spacing w:line="360" w:lineRule="auto"/>
        <w:ind w:firstLine="560" w:firstLineChars="200"/>
        <w:rPr>
          <w:rFonts w:hint="eastAsia" w:ascii="宋体" w:hAnsi="宋体"/>
          <w:szCs w:val="28"/>
        </w:rPr>
      </w:pPr>
      <w:r>
        <w:rPr>
          <w:rFonts w:hint="eastAsia" w:ascii="宋体" w:hAnsi="宋体"/>
          <w:szCs w:val="28"/>
        </w:rPr>
        <w:t>由于智能体的输出受到多种因素的影响，如数据质量、模型参数、工作流设计等，很容易出现输出不符合预期的情况，因此搭建智能体是一个复杂的任务。回答与问题不符可能是由于模型对问题的理解不准确、知识库中缺乏相关知识或者工作流中的逻辑错误导致的。此时，通过全链路调试可以快速定位问题所在，从而有针对性地修改智能体流程。这不仅可以提高开发效率，还可以减少因问题排查不及时而带来的损失。</w:t>
      </w:r>
    </w:p>
    <w:p w14:paraId="74BA3177">
      <w:pPr>
        <w:spacing w:line="360" w:lineRule="auto"/>
        <w:ind w:firstLine="560" w:firstLineChars="200"/>
        <w:rPr>
          <w:rFonts w:hint="eastAsia" w:ascii="宋体" w:hAnsi="宋体"/>
          <w:szCs w:val="28"/>
        </w:rPr>
      </w:pPr>
      <w:r>
        <w:rPr>
          <w:rFonts w:hint="eastAsia" w:ascii="宋体" w:hAnsi="宋体"/>
          <w:szCs w:val="28"/>
        </w:rPr>
        <w:t>在复杂的智能体系统中，用户请求的处理涉及多个环节和组件，全链路调试允许用户在调试页面查看每一条用户请求从输入到响应的全流程，模型调用调试能评估模型性能，助力判断是否需更换或优化模型。调试火焰图/调用树展示时间、响应、token消耗等数据，助开发者了解各环节处理时长、判断准确性、控制资源消耗，为智能体优化提供依据。</w:t>
      </w:r>
    </w:p>
    <w:p w14:paraId="2608952C">
      <w:pPr>
        <w:spacing w:line="360" w:lineRule="auto"/>
        <w:ind w:firstLine="560" w:firstLineChars="200"/>
        <w:rPr>
          <w:rFonts w:hint="eastAsia" w:ascii="宋体" w:hAnsi="宋体"/>
          <w:szCs w:val="28"/>
        </w:rPr>
      </w:pPr>
      <w:r>
        <w:rPr>
          <w:rFonts w:hint="eastAsia" w:ascii="宋体" w:hAnsi="宋体"/>
          <w:szCs w:val="28"/>
        </w:rPr>
        <w:t>（1）模型调用调试</w:t>
      </w:r>
    </w:p>
    <w:p w14:paraId="324F850A">
      <w:pPr>
        <w:spacing w:line="360" w:lineRule="auto"/>
        <w:ind w:firstLine="560" w:firstLineChars="200"/>
        <w:rPr>
          <w:rFonts w:hint="eastAsia" w:ascii="宋体" w:hAnsi="宋体"/>
          <w:szCs w:val="28"/>
        </w:rPr>
      </w:pPr>
      <w:r>
        <w:rPr>
          <w:rFonts w:hint="eastAsia" w:ascii="宋体" w:hAnsi="宋体"/>
          <w:szCs w:val="28"/>
        </w:rPr>
        <w:t>模型调用是智能体处理请求的核心环节之一，不同的模型可能具有不同的特点和适用场景。通过查看模型调用的详细信息，开发者可以评估模型的性能，判断是否需要更换或优化模型。配置的工作流则决定了请求在智能体系统中的流转路径，了解工作流的运行情况有助于发现流程中的瓶颈和不合理之处。知识库作为智能体的知识储备，其准确性和完整性直接影响到智能体的响应质量。查看知识库的使用情况可以帮助开发者及时更新和扩充知识，提高智能体的智能水平。</w:t>
      </w:r>
    </w:p>
    <w:p w14:paraId="2FAF921F">
      <w:pPr>
        <w:spacing w:line="360" w:lineRule="auto"/>
        <w:ind w:firstLine="560" w:firstLineChars="200"/>
        <w:rPr>
          <w:rFonts w:hint="eastAsia" w:ascii="宋体" w:hAnsi="宋体"/>
          <w:szCs w:val="28"/>
        </w:rPr>
      </w:pPr>
      <w:r>
        <w:rPr>
          <w:rFonts w:hint="eastAsia" w:ascii="宋体" w:hAnsi="宋体"/>
          <w:szCs w:val="28"/>
        </w:rPr>
        <w:t>（2）调试火焰图/调用树</w:t>
      </w:r>
    </w:p>
    <w:p w14:paraId="7D857FA8">
      <w:pPr>
        <w:spacing w:line="360" w:lineRule="auto"/>
        <w:ind w:firstLine="560" w:firstLineChars="200"/>
        <w:rPr>
          <w:rFonts w:hint="eastAsia" w:ascii="宋体" w:hAnsi="宋体"/>
          <w:szCs w:val="28"/>
        </w:rPr>
      </w:pPr>
      <w:r>
        <w:rPr>
          <w:rFonts w:hint="eastAsia" w:ascii="宋体" w:hAnsi="宋体"/>
          <w:szCs w:val="28"/>
        </w:rPr>
        <w:t>调试信息展示每个调用链和火焰图节点的相关数据，为开发者提供了丰富的性能指标。时间数据可以帮助开发者了解每个环节的处理时间，找出耗时较长的节点进行优化。响应数据则反映了智能体对请求的处理结果，通过分析响应数据可以判断智能体的准确性和可靠性。token消耗是衡量智能体资源使用情况的重要指标，合理控制token消耗可以降低成本，提高系统的可持续性。</w:t>
      </w:r>
    </w:p>
    <w:p w14:paraId="057F4C6B">
      <w:pPr>
        <w:spacing w:line="360" w:lineRule="auto"/>
        <w:rPr>
          <w:rFonts w:hint="eastAsia" w:ascii="宋体" w:hAnsi="宋体"/>
          <w:szCs w:val="28"/>
        </w:rPr>
      </w:pPr>
      <w:r>
        <w:rPr>
          <w:rFonts w:hint="eastAsia" w:ascii="宋体" w:hAnsi="宋体"/>
          <w:szCs w:val="28"/>
        </w:rPr>
        <w:t>全链路调试功能为智能体的开发、运维和优化提供了强大的支持，有助于提高智能体的质量和性能，满足不断增长的用户需求。</w:t>
      </w:r>
    </w:p>
    <w:p w14:paraId="7FA34610">
      <w:pPr>
        <w:spacing w:line="360" w:lineRule="auto"/>
        <w:ind w:left="480"/>
        <w:rPr>
          <w:rFonts w:hint="eastAsia" w:ascii="宋体" w:hAnsi="宋体"/>
          <w:szCs w:val="28"/>
        </w:rPr>
      </w:pPr>
      <w:r>
        <w:rPr>
          <w:rFonts w:hint="eastAsia" w:ascii="宋体" w:hAnsi="宋体"/>
          <w:szCs w:val="28"/>
        </w:rPr>
        <w:t>6、应用发布</w:t>
      </w:r>
    </w:p>
    <w:p w14:paraId="35C3BF8F">
      <w:pPr>
        <w:spacing w:line="360" w:lineRule="auto"/>
        <w:ind w:firstLine="560" w:firstLineChars="200"/>
        <w:rPr>
          <w:rFonts w:hint="eastAsia" w:ascii="宋体" w:hAnsi="宋体"/>
          <w:szCs w:val="28"/>
        </w:rPr>
      </w:pPr>
      <w:r>
        <w:rPr>
          <w:rFonts w:hint="eastAsia" w:ascii="宋体" w:hAnsi="宋体"/>
          <w:szCs w:val="28"/>
        </w:rPr>
        <w:t>支持多版本管理与还原，记录版本变更，可回滚保障服务。能发布到智能体中心，便于集中管控。提供URL形式发布，用户凭链接即可便捷访问。支持API形式发布，保障调用安全。提供发布前审批功能，由管理员审核合规性等，确保智能体契合需求，维护应用生态健康。</w:t>
      </w:r>
    </w:p>
    <w:p w14:paraId="3198B295">
      <w:pPr>
        <w:spacing w:line="360" w:lineRule="auto"/>
        <w:ind w:firstLine="560" w:firstLineChars="200"/>
        <w:rPr>
          <w:rFonts w:hint="eastAsia" w:ascii="宋体" w:hAnsi="宋体"/>
          <w:szCs w:val="28"/>
        </w:rPr>
      </w:pPr>
      <w:r>
        <w:rPr>
          <w:rFonts w:hint="eastAsia" w:ascii="宋体" w:hAnsi="宋体"/>
          <w:szCs w:val="28"/>
        </w:rPr>
        <w:t>（1）多版本管理和还原</w:t>
      </w:r>
    </w:p>
    <w:p w14:paraId="4A07CB9B">
      <w:pPr>
        <w:spacing w:line="360" w:lineRule="auto"/>
        <w:ind w:firstLine="560" w:firstLineChars="200"/>
        <w:rPr>
          <w:rFonts w:hint="eastAsia" w:ascii="宋体" w:hAnsi="宋体"/>
          <w:szCs w:val="28"/>
        </w:rPr>
      </w:pPr>
      <w:r>
        <w:rPr>
          <w:rFonts w:hint="eastAsia" w:ascii="宋体" w:hAnsi="宋体"/>
          <w:szCs w:val="28"/>
        </w:rPr>
        <w:t>应用发布环节中，支持对应用进行多版本发布管理，详细记录每个版本的修改情况，方便开发者回溯查看。当新版本出现问题时，能轻松做版本回滚操作，快速恢复到之前稳定版本，保障应用的正常运行与服务连续性，降低因版本变更带来的风险。</w:t>
      </w:r>
    </w:p>
    <w:p w14:paraId="281ACC1B">
      <w:pPr>
        <w:spacing w:line="360" w:lineRule="auto"/>
        <w:ind w:firstLine="560" w:firstLineChars="200"/>
        <w:rPr>
          <w:rFonts w:hint="eastAsia" w:ascii="宋体" w:hAnsi="宋体"/>
          <w:szCs w:val="28"/>
        </w:rPr>
      </w:pPr>
      <w:r>
        <w:rPr>
          <w:rFonts w:hint="eastAsia" w:ascii="宋体" w:hAnsi="宋体"/>
          <w:szCs w:val="28"/>
        </w:rPr>
        <w:t>（</w:t>
      </w:r>
      <w:r>
        <w:rPr>
          <w:rFonts w:ascii="宋体" w:hAnsi="宋体"/>
          <w:szCs w:val="28"/>
        </w:rPr>
        <w:t>2</w:t>
      </w:r>
      <w:r>
        <w:rPr>
          <w:rFonts w:hint="eastAsia" w:ascii="宋体" w:hAnsi="宋体"/>
          <w:szCs w:val="28"/>
        </w:rPr>
        <w:t>）发布到智能体中心</w:t>
      </w:r>
    </w:p>
    <w:p w14:paraId="2714F6A3">
      <w:pPr>
        <w:spacing w:line="360" w:lineRule="auto"/>
        <w:ind w:firstLine="560" w:firstLineChars="200"/>
        <w:rPr>
          <w:rFonts w:hint="eastAsia" w:ascii="宋体" w:hAnsi="宋体"/>
          <w:szCs w:val="28"/>
        </w:rPr>
      </w:pPr>
      <w:r>
        <w:rPr>
          <w:rFonts w:hint="eastAsia" w:ascii="宋体" w:hAnsi="宋体"/>
          <w:szCs w:val="28"/>
        </w:rPr>
        <w:t>在智能体开发完成后，提供发布到智能体中心能力。在智能体编排页面，开发者只需单击发布按钮，随即填写表单，详细录入智能体相关信息，如功能介绍、适用场景等，完成后即可将智能体成功发布到智能体中心，便于集中管理与统一调配。</w:t>
      </w:r>
    </w:p>
    <w:p w14:paraId="6A4681FC">
      <w:pPr>
        <w:spacing w:line="360" w:lineRule="auto"/>
        <w:ind w:firstLine="560" w:firstLineChars="200"/>
        <w:rPr>
          <w:rFonts w:hint="eastAsia" w:ascii="宋体" w:hAnsi="宋体"/>
          <w:szCs w:val="28"/>
        </w:rPr>
      </w:pPr>
      <w:r>
        <w:rPr>
          <w:rFonts w:hint="eastAsia" w:ascii="宋体" w:hAnsi="宋体"/>
          <w:szCs w:val="28"/>
        </w:rPr>
        <w:t>（</w:t>
      </w:r>
      <w:r>
        <w:rPr>
          <w:rFonts w:ascii="宋体" w:hAnsi="宋体"/>
          <w:szCs w:val="28"/>
        </w:rPr>
        <w:t>3</w:t>
      </w:r>
      <w:r>
        <w:rPr>
          <w:rFonts w:hint="eastAsia" w:ascii="宋体" w:hAnsi="宋体"/>
          <w:szCs w:val="28"/>
        </w:rPr>
        <w:t>）URL形式发布</w:t>
      </w:r>
    </w:p>
    <w:p w14:paraId="2DF59849">
      <w:pPr>
        <w:spacing w:line="360" w:lineRule="auto"/>
        <w:ind w:firstLine="560" w:firstLineChars="200"/>
        <w:rPr>
          <w:rFonts w:hint="eastAsia" w:ascii="宋体" w:hAnsi="宋体"/>
          <w:szCs w:val="28"/>
        </w:rPr>
      </w:pPr>
      <w:r>
        <w:rPr>
          <w:rFonts w:hint="eastAsia" w:ascii="宋体" w:hAnsi="宋体"/>
          <w:szCs w:val="28"/>
        </w:rPr>
        <w:t>提供URL形式发布能力，智能体开发完成后可生成专属链接。用户通过该URL，能直接在浏览器等应用中访问智能体服务。这种发布方式简单便捷，无需复杂的系统对接流程，能快速调用智能体功能，实现高效交互与便捷服务。</w:t>
      </w:r>
    </w:p>
    <w:p w14:paraId="41DFE609">
      <w:pPr>
        <w:spacing w:line="360" w:lineRule="auto"/>
        <w:ind w:firstLine="560" w:firstLineChars="200"/>
        <w:rPr>
          <w:rFonts w:hint="eastAsia" w:ascii="宋体" w:hAnsi="宋体"/>
          <w:szCs w:val="28"/>
        </w:rPr>
      </w:pPr>
      <w:r>
        <w:rPr>
          <w:rFonts w:hint="eastAsia" w:ascii="宋体" w:hAnsi="宋体"/>
          <w:szCs w:val="28"/>
        </w:rPr>
        <w:t>（</w:t>
      </w:r>
      <w:r>
        <w:rPr>
          <w:rFonts w:ascii="宋体" w:hAnsi="宋体"/>
          <w:szCs w:val="28"/>
        </w:rPr>
        <w:t>4</w:t>
      </w:r>
      <w:r>
        <w:rPr>
          <w:rFonts w:hint="eastAsia" w:ascii="宋体" w:hAnsi="宋体"/>
          <w:szCs w:val="28"/>
        </w:rPr>
        <w:t>）API形式发布</w:t>
      </w:r>
    </w:p>
    <w:p w14:paraId="4588C5FB">
      <w:pPr>
        <w:spacing w:line="360" w:lineRule="auto"/>
        <w:ind w:firstLine="560" w:firstLineChars="200"/>
        <w:rPr>
          <w:rFonts w:hint="eastAsia" w:ascii="宋体" w:hAnsi="宋体"/>
          <w:szCs w:val="28"/>
        </w:rPr>
      </w:pPr>
      <w:r>
        <w:rPr>
          <w:rFonts w:hint="eastAsia" w:ascii="宋体" w:hAnsi="宋体"/>
          <w:szCs w:val="28"/>
        </w:rPr>
        <w:t>智能体发布之后，支持将智能体发布为对应的后端服务API或者webAPI，如果为webAPI，第三方用户可以通过该智能体链接进行轻松访问；如果发布的为后端服务API，构建者可以自己设置对应的API密钥，后续通过API服务调用的时候可以基于密钥保证调用的安全性</w:t>
      </w:r>
    </w:p>
    <w:p w14:paraId="2B1FF870">
      <w:pPr>
        <w:spacing w:line="360" w:lineRule="auto"/>
        <w:ind w:firstLine="560" w:firstLineChars="200"/>
        <w:rPr>
          <w:rFonts w:hint="eastAsia" w:ascii="宋体" w:hAnsi="宋体"/>
          <w:szCs w:val="28"/>
        </w:rPr>
      </w:pPr>
      <w:r>
        <w:rPr>
          <w:rFonts w:hint="eastAsia" w:ascii="宋体" w:hAnsi="宋体"/>
          <w:szCs w:val="28"/>
        </w:rPr>
        <w:t>（</w:t>
      </w:r>
      <w:r>
        <w:rPr>
          <w:rFonts w:ascii="宋体" w:hAnsi="宋体"/>
          <w:szCs w:val="28"/>
        </w:rPr>
        <w:t>5</w:t>
      </w:r>
      <w:r>
        <w:rPr>
          <w:rFonts w:hint="eastAsia" w:ascii="宋体" w:hAnsi="宋体"/>
          <w:szCs w:val="28"/>
        </w:rPr>
        <w:t>）支持发布前的审批</w:t>
      </w:r>
    </w:p>
    <w:p w14:paraId="048ABAC1">
      <w:pPr>
        <w:spacing w:line="360" w:lineRule="auto"/>
        <w:ind w:firstLine="560" w:firstLineChars="200"/>
        <w:rPr>
          <w:rFonts w:hint="eastAsia" w:ascii="宋体" w:hAnsi="宋体"/>
          <w:szCs w:val="28"/>
        </w:rPr>
      </w:pPr>
      <w:r>
        <w:rPr>
          <w:rFonts w:hint="eastAsia" w:ascii="宋体" w:hAnsi="宋体"/>
          <w:szCs w:val="28"/>
        </w:rPr>
        <w:t>确保发布的智能体符合政府各层管理的需求，平台提供管理员审核功能，审核内容涵盖智能体功能合规性、安全性以及是否符合企业业务战略等。审核通过后，方可公开给政府部门用户使用，保障内部应用生态的健康有序。</w:t>
      </w:r>
    </w:p>
    <w:p w14:paraId="592B3E53">
      <w:pPr>
        <w:spacing w:line="360" w:lineRule="auto"/>
        <w:ind w:firstLine="560" w:firstLineChars="200"/>
        <w:rPr>
          <w:rFonts w:hint="eastAsia" w:ascii="宋体" w:hAnsi="宋体"/>
          <w:szCs w:val="28"/>
        </w:rPr>
      </w:pPr>
      <w:r>
        <w:rPr>
          <w:rFonts w:hint="eastAsia" w:ascii="宋体" w:hAnsi="宋体"/>
          <w:szCs w:val="28"/>
        </w:rPr>
        <w:t>智能体创建的具体功能组成如下：</w:t>
      </w:r>
    </w:p>
    <w:p w14:paraId="6B02E98A">
      <w:pPr>
        <w:pStyle w:val="5"/>
        <w:numPr>
          <w:ilvl w:val="3"/>
          <w:numId w:val="0"/>
        </w:numPr>
        <w:wordWrap/>
        <w:spacing w:line="360" w:lineRule="auto"/>
        <w:ind w:left="864" w:hanging="864"/>
        <w:rPr>
          <w:rFonts w:hint="eastAsia" w:ascii="宋体" w:hAnsi="宋体" w:eastAsia="宋体"/>
        </w:rPr>
      </w:pPr>
      <w:r>
        <w:rPr>
          <w:rFonts w:hint="eastAsia" w:ascii="宋体" w:hAnsi="宋体" w:eastAsia="宋体"/>
        </w:rPr>
        <w:t>5.7.1.1智能体类型</w:t>
      </w:r>
    </w:p>
    <w:p w14:paraId="69C648D8">
      <w:pPr>
        <w:wordWrap w:val="0"/>
        <w:ind w:firstLine="560" w:firstLineChars="200"/>
      </w:pPr>
      <w:r>
        <w:rPr>
          <w:rFonts w:hint="eastAsia"/>
        </w:rPr>
        <w:t>用户创建智能体时的核心选择模块，支持三种类型：对话型，采用一问一答模式持续对话，适用于客服问答、知识查询等基础或日常业务流程；对话流型，通过编排工作流实现，严格按照固定业务流程执行，具备多轮对话能力和长期记忆功能，适合需要持续交互和知识积累的复杂场景；流程编排型，直接将构建的工作流发布使用，适用于审批流程、数据处理等复杂流程自动化场景。</w:t>
      </w:r>
    </w:p>
    <w:p w14:paraId="76E56E17">
      <w:pPr>
        <w:pStyle w:val="5"/>
        <w:numPr>
          <w:ilvl w:val="3"/>
          <w:numId w:val="0"/>
        </w:numPr>
        <w:wordWrap/>
        <w:spacing w:line="360" w:lineRule="auto"/>
        <w:ind w:left="864" w:hanging="864"/>
        <w:rPr>
          <w:rFonts w:hint="eastAsia" w:ascii="宋体" w:hAnsi="宋体" w:eastAsia="宋体"/>
        </w:rPr>
      </w:pPr>
      <w:r>
        <w:rPr>
          <w:rFonts w:hint="eastAsia" w:ascii="宋体" w:hAnsi="宋体" w:eastAsia="宋体"/>
        </w:rPr>
        <w:t>5.7.1.2创建智能体</w:t>
      </w:r>
    </w:p>
    <w:p w14:paraId="5ABD7093">
      <w:pPr>
        <w:wordWrap w:val="0"/>
        <w:ind w:firstLine="560" w:firstLineChars="200"/>
      </w:pPr>
      <w:r>
        <w:rPr>
          <w:rFonts w:hint="eastAsia"/>
        </w:rPr>
        <w:t>提供自然语言交互与低代码编辑界面创建智能体，可配置应用分类及服务对象范围；支持对话生成智能体，能跳转编辑并设置模板；低代码编辑界面可便捷完成模型选择等操作，具备调试预览能力；还能通过用户简单描述，以对话式创建方式自动生成智能体的prompt提示词。</w:t>
      </w:r>
    </w:p>
    <w:p w14:paraId="309499EF">
      <w:pPr>
        <w:spacing w:line="360" w:lineRule="auto"/>
        <w:ind w:firstLine="560" w:firstLineChars="200"/>
        <w:rPr>
          <w:rFonts w:hint="eastAsia" w:ascii="宋体" w:hAnsi="宋体"/>
          <w:szCs w:val="28"/>
        </w:rPr>
      </w:pPr>
      <w:r>
        <w:rPr>
          <w:rFonts w:hint="eastAsia" w:ascii="宋体" w:hAnsi="宋体"/>
          <w:szCs w:val="28"/>
        </w:rPr>
        <w:t>（1）创建智能体</w:t>
      </w:r>
    </w:p>
    <w:p w14:paraId="4FE23A31">
      <w:pPr>
        <w:wordWrap w:val="0"/>
        <w:ind w:firstLine="560" w:firstLineChars="200"/>
      </w:pPr>
      <w:r>
        <w:rPr>
          <w:rFonts w:hint="eastAsia"/>
        </w:rPr>
        <w:t>具备自然语言交互与低代码编辑界面两种智能体生成方案，支持配置智能体应用分类，能够按照部门、用户、对外公开等不同维度设置智能体应用服务对象的范围。</w:t>
      </w:r>
    </w:p>
    <w:p w14:paraId="34DF57DF">
      <w:pPr>
        <w:spacing w:line="360" w:lineRule="auto"/>
        <w:ind w:firstLine="560" w:firstLineChars="200"/>
        <w:rPr>
          <w:rFonts w:hint="eastAsia" w:ascii="宋体" w:hAnsi="宋体"/>
          <w:szCs w:val="28"/>
        </w:rPr>
      </w:pPr>
      <w:r>
        <w:rPr>
          <w:rFonts w:hint="eastAsia" w:ascii="宋体" w:hAnsi="宋体"/>
          <w:szCs w:val="28"/>
        </w:rPr>
        <w:t>（</w:t>
      </w:r>
      <w:r>
        <w:rPr>
          <w:rFonts w:ascii="宋体" w:hAnsi="宋体"/>
          <w:szCs w:val="28"/>
        </w:rPr>
        <w:t>2</w:t>
      </w:r>
      <w:r>
        <w:rPr>
          <w:rFonts w:hint="eastAsia" w:ascii="宋体" w:hAnsi="宋体"/>
          <w:szCs w:val="28"/>
        </w:rPr>
        <w:t>）对话生成智能体</w:t>
      </w:r>
    </w:p>
    <w:p w14:paraId="773AD954">
      <w:pPr>
        <w:wordWrap w:val="0"/>
        <w:ind w:firstLine="560" w:firstLineChars="200"/>
      </w:pPr>
      <w:r>
        <w:rPr>
          <w:rFonts w:hint="eastAsia"/>
        </w:rPr>
        <w:t>通过自然语言交互，快速生成一个智能体应用，并能在界面中跳转到智能体中进行编辑，支持智能体应用模板的设置和智能化生成。</w:t>
      </w:r>
    </w:p>
    <w:p w14:paraId="27B06B1F">
      <w:pPr>
        <w:spacing w:line="360" w:lineRule="auto"/>
        <w:ind w:firstLine="560" w:firstLineChars="200"/>
        <w:rPr>
          <w:rFonts w:hint="eastAsia" w:ascii="宋体" w:hAnsi="宋体"/>
          <w:szCs w:val="28"/>
        </w:rPr>
      </w:pPr>
      <w:r>
        <w:rPr>
          <w:rFonts w:hint="eastAsia" w:ascii="宋体" w:hAnsi="宋体"/>
          <w:szCs w:val="28"/>
        </w:rPr>
        <w:t>（</w:t>
      </w:r>
      <w:r>
        <w:rPr>
          <w:rFonts w:ascii="宋体" w:hAnsi="宋体"/>
          <w:szCs w:val="28"/>
        </w:rPr>
        <w:t>3</w:t>
      </w:r>
      <w:r>
        <w:rPr>
          <w:rFonts w:hint="eastAsia" w:ascii="宋体" w:hAnsi="宋体"/>
          <w:szCs w:val="28"/>
        </w:rPr>
        <w:t>）智能体可视化编辑</w:t>
      </w:r>
    </w:p>
    <w:p w14:paraId="360A44A0">
      <w:pPr>
        <w:wordWrap w:val="0"/>
        <w:ind w:firstLine="560" w:firstLineChars="200"/>
      </w:pPr>
      <w:r>
        <w:rPr>
          <w:rFonts w:hint="eastAsia"/>
        </w:rPr>
        <w:t>通过低代码编辑界面，能够进行模型选择、提示词编写、插件和工作流添加、变量和数据库配置、知识库绑定等便捷操作，并能提供调试与预览能力，助力智能体高效率生成。</w:t>
      </w:r>
    </w:p>
    <w:p w14:paraId="42F78917">
      <w:pPr>
        <w:pStyle w:val="5"/>
        <w:numPr>
          <w:ilvl w:val="3"/>
          <w:numId w:val="0"/>
        </w:numPr>
        <w:wordWrap/>
        <w:spacing w:line="360" w:lineRule="auto"/>
        <w:ind w:left="864" w:hanging="864"/>
        <w:rPr>
          <w:rFonts w:hint="eastAsia" w:ascii="宋体" w:hAnsi="宋体" w:eastAsia="宋体"/>
        </w:rPr>
      </w:pPr>
      <w:r>
        <w:rPr>
          <w:rFonts w:hint="eastAsia" w:ascii="宋体" w:hAnsi="宋体" w:eastAsia="宋体"/>
        </w:rPr>
        <w:t>5.7.1.3导入智能体</w:t>
      </w:r>
    </w:p>
    <w:p w14:paraId="2D52FE77">
      <w:pPr>
        <w:wordWrap w:val="0"/>
        <w:ind w:firstLine="560" w:firstLineChars="200"/>
      </w:pPr>
      <w:r>
        <w:rPr>
          <w:rFonts w:hint="eastAsia"/>
        </w:rPr>
        <w:t>支持上传智能体文件包（DSL）、导入依赖组件、设置智能体名称、设置智能体功能介绍、设置智能体Logo和导入新版本支持上传不同ID的智能体。</w:t>
      </w:r>
    </w:p>
    <w:p w14:paraId="63F8DD2A">
      <w:pPr>
        <w:pStyle w:val="5"/>
        <w:numPr>
          <w:ilvl w:val="3"/>
          <w:numId w:val="0"/>
        </w:numPr>
        <w:wordWrap/>
        <w:spacing w:line="360" w:lineRule="auto"/>
        <w:ind w:left="864" w:hanging="864"/>
        <w:rPr>
          <w:rFonts w:hint="eastAsia" w:ascii="宋体" w:hAnsi="宋体" w:eastAsia="宋体"/>
        </w:rPr>
      </w:pPr>
      <w:r>
        <w:rPr>
          <w:rFonts w:hint="eastAsia" w:ascii="宋体" w:hAnsi="宋体" w:eastAsia="宋体"/>
        </w:rPr>
        <w:t>5.7.1.4智能体编排</w:t>
      </w:r>
    </w:p>
    <w:p w14:paraId="5D498E77">
      <w:pPr>
        <w:wordWrap w:val="0"/>
        <w:ind w:firstLine="560" w:firstLineChars="200"/>
      </w:pPr>
      <w:r>
        <w:rPr>
          <w:rFonts w:hint="eastAsia"/>
        </w:rPr>
        <w:t>智能体编排是智能体搭建的核心编辑模块，支持单Agent与多Agent两种模式。单Agent模式下，可配置提示词（支持自动优化与模板）、变量、知识库（支持向量/全文/混合检索及相似度设置）、数据库、插件、工作流、问答库等原子能力，并设置对话开场白、引用归属、对话建议、语音交互及内容审查规则。多Agent模式则支持在画布上添加多个Agent节点，通过“适用场景”和“全局跳转条件”实现协同分工，可配置各节点的模型、技能与对话逻辑。该功能还提供调试与预览能力，支持模型参数调优、调用链tracing及文件上传，助力开发者高效构建与优化智能体。</w:t>
      </w:r>
    </w:p>
    <w:p w14:paraId="69EB4EE2">
      <w:pPr>
        <w:pStyle w:val="5"/>
        <w:numPr>
          <w:ilvl w:val="3"/>
          <w:numId w:val="0"/>
        </w:numPr>
        <w:wordWrap/>
        <w:spacing w:line="360" w:lineRule="auto"/>
        <w:ind w:left="864" w:hanging="864"/>
        <w:rPr>
          <w:rFonts w:hint="eastAsia" w:ascii="宋体" w:hAnsi="宋体" w:eastAsia="宋体"/>
        </w:rPr>
      </w:pPr>
      <w:r>
        <w:rPr>
          <w:rFonts w:hint="eastAsia" w:ascii="宋体" w:hAnsi="宋体" w:eastAsia="宋体"/>
        </w:rPr>
        <w:t>5.7.1.5智能体发布</w:t>
      </w:r>
    </w:p>
    <w:p w14:paraId="033E2446">
      <w:pPr>
        <w:wordWrap w:val="0"/>
        <w:ind w:firstLine="560" w:firstLineChars="200"/>
      </w:pPr>
      <w:r>
        <w:rPr>
          <w:rFonts w:hint="eastAsia"/>
        </w:rPr>
        <w:t>智能体发布是智能体从开发到应用的关键枢纽，支持多渠道交付与全生命周期管理。它可将智能体发布至智能体中心（可选公开/私有配置，公开配置支持完整复制）、飞书/微信、Web服务及API，并提供WebSDK支持动态传参与嵌入网站。发布流程中支持发布前审批（可配置是否开启），并具备多版本发布管理能力，可查看发布历史、回滚至历史配置。此外，还支持Web服务访问控制（公开访问、平台认证用户、指定用户）、发布到智能体中心时选择可见范围（全部/部分可见），以及智能体配置的导出与导入，确保应用安全、可控地落地。</w:t>
      </w:r>
    </w:p>
    <w:p w14:paraId="020241B0">
      <w:pPr>
        <w:pStyle w:val="5"/>
        <w:numPr>
          <w:ilvl w:val="3"/>
          <w:numId w:val="0"/>
        </w:numPr>
        <w:wordWrap/>
        <w:spacing w:line="360" w:lineRule="auto"/>
        <w:ind w:left="864" w:hanging="864"/>
        <w:rPr>
          <w:rFonts w:hint="eastAsia" w:ascii="宋体" w:hAnsi="宋体" w:eastAsia="宋体"/>
        </w:rPr>
      </w:pPr>
      <w:r>
        <w:rPr>
          <w:rFonts w:hint="eastAsia" w:ascii="宋体" w:hAnsi="宋体" w:eastAsia="宋体"/>
        </w:rPr>
        <w:t>5.7.1.6智能体调试</w:t>
      </w:r>
    </w:p>
    <w:p w14:paraId="2B9EAF85">
      <w:pPr>
        <w:spacing w:line="360" w:lineRule="auto"/>
        <w:ind w:firstLine="560" w:firstLineChars="200"/>
        <w:rPr>
          <w:rFonts w:hint="eastAsia" w:ascii="宋体" w:hAnsi="宋体"/>
          <w:szCs w:val="28"/>
        </w:rPr>
      </w:pPr>
      <w:r>
        <w:rPr>
          <w:szCs w:val="28"/>
        </w:rPr>
        <w:t>‍</w:t>
      </w:r>
      <w:r>
        <w:rPr>
          <w:rFonts w:hint="eastAsia"/>
        </w:rPr>
        <w:t>智能体调试是智能体开发的核心测试模块，支持多模型切换与参数设置（如随机性、核采样、</w:t>
      </w:r>
      <w:r>
        <w:t>RAG</w:t>
      </w:r>
      <w:r>
        <w:rPr>
          <w:rFonts w:hint="eastAsia"/>
        </w:rPr>
        <w:t>范围），提供平衡、创意、精确三种预设模板。支持语音开关、变量值设置、技能管理（触发器）及</w:t>
      </w:r>
      <w:r>
        <w:t>agent</w:t>
      </w:r>
      <w:r>
        <w:rPr>
          <w:rFonts w:hint="eastAsia"/>
        </w:rPr>
        <w:t>思考方式（</w:t>
      </w:r>
      <w:r>
        <w:t>react</w:t>
      </w:r>
      <w:r>
        <w:rPr>
          <w:rFonts w:hint="eastAsia"/>
        </w:rPr>
        <w:t>、</w:t>
      </w:r>
      <w:r>
        <w:t>function_cAIl</w:t>
      </w:r>
      <w:r>
        <w:rPr>
          <w:rFonts w:hint="eastAsia"/>
        </w:rPr>
        <w:t>等）与迭代次数配置。调试预览区可计算</w:t>
      </w:r>
      <w:r>
        <w:t>token</w:t>
      </w:r>
      <w:r>
        <w:rPr>
          <w:rFonts w:hint="eastAsia"/>
        </w:rPr>
        <w:t>与耗时，支持文件上传（文档、图片、音频）、快捷指令输入及思维链展示，用户点踩时可收集内容反馈，高效定位与优化智能体问题。</w:t>
      </w:r>
    </w:p>
    <w:p w14:paraId="01C03CBC">
      <w:pPr>
        <w:pStyle w:val="5"/>
        <w:numPr>
          <w:ilvl w:val="3"/>
          <w:numId w:val="0"/>
        </w:numPr>
        <w:wordWrap/>
        <w:spacing w:line="360" w:lineRule="auto"/>
        <w:ind w:left="864" w:hanging="864"/>
        <w:rPr>
          <w:rFonts w:hint="eastAsia" w:ascii="宋体" w:hAnsi="宋体" w:eastAsia="宋体"/>
        </w:rPr>
      </w:pPr>
      <w:r>
        <w:rPr>
          <w:rFonts w:hint="eastAsia" w:ascii="宋体" w:hAnsi="宋体" w:eastAsia="宋体"/>
        </w:rPr>
        <w:t>5.7.1.7调用链tracing能力</w:t>
      </w:r>
    </w:p>
    <w:p w14:paraId="46E6A5B4">
      <w:pPr>
        <w:wordWrap w:val="0"/>
        <w:ind w:firstLine="560" w:firstLineChars="200"/>
      </w:pPr>
      <w:r>
        <w:rPr>
          <w:rFonts w:hint="eastAsia"/>
        </w:rPr>
        <w:t>调用链tracing能力是智能体运行的全链路可视化追踪工具，可收集Root、LLM、工作流、插件、知识库等所有组件的输入输出与性能数据。列表支持切换RootSpans、LLMCAIls、AILSpans类型，支持按时间、智能体名称、输入输出等多维度组合搜索。详情页提供调用树、火焰图两种可视化模式，展示各节点的耗时、status、输入输出代码及首字符回复时间等关键参数，支持查看链路反馈（用户/管理员反馈）及元数据（链路id、跨度id等），辅助深度排查与性能优化。</w:t>
      </w:r>
    </w:p>
    <w:p w14:paraId="196FC715">
      <w:pPr>
        <w:pStyle w:val="5"/>
        <w:numPr>
          <w:ilvl w:val="3"/>
          <w:numId w:val="0"/>
        </w:numPr>
        <w:wordWrap/>
        <w:spacing w:line="360" w:lineRule="auto"/>
        <w:ind w:left="864" w:hanging="864"/>
        <w:rPr>
          <w:rFonts w:hint="eastAsia" w:ascii="宋体" w:hAnsi="宋体" w:eastAsia="宋体"/>
        </w:rPr>
      </w:pPr>
      <w:r>
        <w:rPr>
          <w:rFonts w:hint="eastAsia" w:ascii="宋体" w:hAnsi="宋体" w:eastAsia="宋体"/>
        </w:rPr>
        <w:t>5.7.1.8智能体统计</w:t>
      </w:r>
    </w:p>
    <w:p w14:paraId="70352F31">
      <w:pPr>
        <w:wordWrap w:val="0"/>
        <w:ind w:firstLine="560" w:firstLineChars="200"/>
      </w:pPr>
      <w:r>
        <w:rPr>
          <w:rFonts w:hint="eastAsia"/>
        </w:rPr>
        <w:t>智能体统计是智能体运行状态的综合分析模块，提供数据分析看板，展示全部消息数、互动用户数、平均会话互动数、费用消耗、Token总量、输出速度及用户满意度等关键指标，支持自定义时间范围查询。包含日志与标注功能，可查看全量对话历史、用户反馈（点赞/踩）及调用数据tracing，并支持对话记录导出。还提供内容审核记录查询，按关键词、输入/输出匹配筛选，以及智能体QPS限流与大模型安全统计功能（依赖安全防火墙）。</w:t>
      </w:r>
    </w:p>
    <w:p w14:paraId="43605E57">
      <w:pPr>
        <w:pStyle w:val="5"/>
        <w:numPr>
          <w:ilvl w:val="3"/>
          <w:numId w:val="0"/>
        </w:numPr>
        <w:wordWrap/>
        <w:spacing w:line="360" w:lineRule="auto"/>
        <w:ind w:left="864" w:hanging="864"/>
        <w:rPr>
          <w:rFonts w:hint="eastAsia" w:ascii="宋体" w:hAnsi="宋体" w:eastAsia="宋体"/>
        </w:rPr>
      </w:pPr>
      <w:r>
        <w:rPr>
          <w:rFonts w:hint="eastAsia" w:ascii="宋体" w:hAnsi="宋体" w:eastAsia="宋体"/>
        </w:rPr>
        <w:t>5.7.1.9智能体概览</w:t>
      </w:r>
    </w:p>
    <w:p w14:paraId="63100D0A">
      <w:pPr>
        <w:wordWrap w:val="0"/>
        <w:ind w:firstLine="560" w:firstLineChars="200"/>
      </w:pPr>
      <w:r>
        <w:rPr>
          <w:rFonts w:hint="eastAsia"/>
        </w:rPr>
        <w:t>智能体概览是智能体基础信息与访问配置的统一入口，展示智能体名称、描述、类型、使用模型、所有者及创建时间。提供前端访问URL，支持开启/关闭Web服务与刷新链接；预览功能可直接体验对话，支持token计算、耗时计算、点赞及多轮对话；支持开启/禁止后端API服务调用，提供API密钥管理（创建、复制、作废，支持设置有效期），并支持通过WebSDK将智能体快速嵌入网站（全页面或悬浮球形式）。</w:t>
      </w:r>
    </w:p>
    <w:p w14:paraId="79D125E0">
      <w:pPr>
        <w:pStyle w:val="5"/>
        <w:numPr>
          <w:ilvl w:val="3"/>
          <w:numId w:val="0"/>
        </w:numPr>
        <w:wordWrap/>
        <w:spacing w:line="360" w:lineRule="auto"/>
        <w:ind w:left="864" w:hanging="864"/>
        <w:rPr>
          <w:rFonts w:hint="eastAsia" w:ascii="宋体" w:hAnsi="宋体" w:eastAsia="宋体"/>
        </w:rPr>
      </w:pPr>
      <w:r>
        <w:rPr>
          <w:rFonts w:hint="eastAsia" w:ascii="宋体" w:hAnsi="宋体" w:eastAsia="宋体"/>
        </w:rPr>
        <w:t>5.7.1.10智能体操作</w:t>
      </w:r>
    </w:p>
    <w:p w14:paraId="67A6FC22">
      <w:pPr>
        <w:wordWrap w:val="0"/>
        <w:ind w:firstLine="560" w:firstLineChars="200"/>
      </w:pPr>
      <w:r>
        <w:rPr>
          <w:rFonts w:hint="eastAsia"/>
        </w:rPr>
        <w:t>智能体操作是智能体生命周期管理的基础功能集，支持复制智能体以快速创建副本、删除废弃智能体、将智能体跨个人/团队空间复制共享，以及通过名称快速查询智能体。还支持对智能体进行收藏/取消收藏，方便后续快速访问与管理。</w:t>
      </w:r>
    </w:p>
    <w:p w14:paraId="0C2384A3">
      <w:pPr>
        <w:pStyle w:val="4"/>
        <w:numPr>
          <w:ilvl w:val="2"/>
          <w:numId w:val="0"/>
        </w:numPr>
        <w:ind w:left="862" w:hanging="862"/>
        <w:jc w:val="left"/>
      </w:pPr>
      <w:r>
        <w:rPr>
          <w:rFonts w:hint="eastAsia"/>
        </w:rPr>
        <w:t>5.7.2插件</w:t>
      </w:r>
    </w:p>
    <w:p w14:paraId="49A4245A">
      <w:pPr>
        <w:wordWrap w:val="0"/>
        <w:ind w:firstLine="560" w:firstLineChars="200"/>
      </w:pPr>
      <w:r>
        <w:rPr>
          <w:rFonts w:hint="eastAsia"/>
        </w:rPr>
        <w:t>支持多格式插件导入，方便用户上传OentApi类型的json、yaml格式插件，拓展智能体能力。允许用户基于已有服务自定义创建插件，完成相关配置与调试。提供导入API参数配置流程，导入后可调试发布。发布插件才能被智能体调用，且可选择发布至插件中心共享。支持插件导入和导出，以json格式助力跨平台迁移。平台还内置共享插件，通过自定义上架与合作构建插件池，供用户按需授权调用。</w:t>
      </w:r>
    </w:p>
    <w:p w14:paraId="391360F2">
      <w:pPr>
        <w:pStyle w:val="5"/>
        <w:numPr>
          <w:ilvl w:val="3"/>
          <w:numId w:val="0"/>
        </w:numPr>
        <w:wordWrap/>
        <w:spacing w:line="360" w:lineRule="auto"/>
        <w:ind w:left="864" w:hanging="864"/>
        <w:rPr>
          <w:rFonts w:hint="eastAsia" w:ascii="宋体" w:hAnsi="宋体" w:eastAsia="宋体"/>
        </w:rPr>
      </w:pPr>
      <w:r>
        <w:rPr>
          <w:rFonts w:hint="eastAsia" w:ascii="宋体" w:hAnsi="宋体" w:eastAsia="宋体"/>
        </w:rPr>
        <w:t>5.7.2.1插件中心</w:t>
      </w:r>
    </w:p>
    <w:p w14:paraId="377AEBFF">
      <w:pPr>
        <w:spacing w:line="360" w:lineRule="auto"/>
        <w:ind w:firstLine="560" w:firstLineChars="200"/>
        <w:rPr>
          <w:rFonts w:hint="eastAsia" w:ascii="宋体" w:hAnsi="宋体"/>
          <w:szCs w:val="28"/>
        </w:rPr>
      </w:pPr>
      <w:r>
        <w:rPr>
          <w:szCs w:val="28"/>
        </w:rPr>
        <w:t>‍</w:t>
      </w:r>
      <w:r>
        <w:rPr>
          <w:rFonts w:hint="eastAsia"/>
        </w:rPr>
        <w:t>插件中心是插件功能的核心入口，提供两种访问路径：一是通过“应用</w:t>
      </w:r>
      <w:r>
        <w:t>&gt;</w:t>
      </w:r>
      <w:r>
        <w:rPr>
          <w:rFonts w:hint="eastAsia"/>
        </w:rPr>
        <w:t>插件”菜单，支持按分类、权限筛选及关键词搜索，展示插件描述、标签、引用数等信息，部门插件需授权方可使用；二是通过“探索</w:t>
      </w:r>
      <w:r>
        <w:t>&gt;</w:t>
      </w:r>
      <w:r>
        <w:rPr>
          <w:rFonts w:hint="eastAsia"/>
        </w:rPr>
        <w:t>插件中心”菜单，默认展示全部插件，可查看收藏与提交记录，支持按授权状态筛选及按发布时间、受欢迎程度排序，还能对插件进行收藏操作。</w:t>
      </w:r>
    </w:p>
    <w:p w14:paraId="01BC6571">
      <w:pPr>
        <w:pStyle w:val="5"/>
        <w:numPr>
          <w:ilvl w:val="3"/>
          <w:numId w:val="0"/>
        </w:numPr>
        <w:wordWrap/>
        <w:spacing w:line="360" w:lineRule="auto"/>
        <w:ind w:left="864" w:hanging="864"/>
        <w:rPr>
          <w:rFonts w:hint="eastAsia" w:ascii="宋体" w:hAnsi="宋体" w:eastAsia="宋体"/>
        </w:rPr>
      </w:pPr>
      <w:r>
        <w:rPr>
          <w:rFonts w:hint="eastAsia" w:ascii="宋体" w:hAnsi="宋体" w:eastAsia="宋体"/>
        </w:rPr>
        <w:t>5.7.2.2自定义插件创建</w:t>
      </w:r>
    </w:p>
    <w:p w14:paraId="338C3E53">
      <w:pPr>
        <w:wordWrap w:val="0"/>
        <w:ind w:firstLine="560" w:firstLineChars="200"/>
      </w:pPr>
      <w:r>
        <w:rPr>
          <w:rFonts w:hint="eastAsia"/>
        </w:rPr>
        <w:t>自定义插件创建支持手动创建API插件与接入多智能体编排插件。创建API插件时，需填写名称、描述、logo、URL、Header列表及授权方式（含APIKey、BasicAuth、OAuth2等），并手动创建工具，配置工具名称、路径、请求方法、输入输出参数及流式输出设置；接入多智能体编排插件则需配置传输方式（STDIO/SSE/StreamableHTTP）、命令参数（如适用）、环境变量及认证类型，创建后可同步工具列表并进行调试。</w:t>
      </w:r>
    </w:p>
    <w:p w14:paraId="263FB851">
      <w:pPr>
        <w:pStyle w:val="5"/>
        <w:numPr>
          <w:ilvl w:val="3"/>
          <w:numId w:val="0"/>
        </w:numPr>
        <w:wordWrap/>
        <w:spacing w:line="360" w:lineRule="auto"/>
        <w:ind w:left="864" w:hanging="864"/>
        <w:rPr>
          <w:rFonts w:hint="eastAsia" w:ascii="宋体" w:hAnsi="宋体" w:eastAsia="宋体"/>
        </w:rPr>
      </w:pPr>
      <w:r>
        <w:rPr>
          <w:rFonts w:hint="eastAsia" w:ascii="宋体" w:hAnsi="宋体" w:eastAsia="宋体"/>
        </w:rPr>
        <w:t>5.7.2.3导入自定义插件</w:t>
      </w:r>
    </w:p>
    <w:p w14:paraId="758ED4D0">
      <w:pPr>
        <w:wordWrap w:val="0"/>
        <w:ind w:firstLine="560" w:firstLineChars="200"/>
      </w:pPr>
      <w:r>
        <w:rPr>
          <w:rFonts w:hint="eastAsia"/>
        </w:rPr>
        <w:t>导入自定义插件支持将外部API插件快速接平台。用户需在自定义插件页面，通过“导入插件”按钮选择“单个文件导入”或“批量导入数据”，支持上传符合OpenAPI3.0定义的JSON或YAML格式文件（单个文件不超过2MB）。导入后，系统会解析插件配置，用户可进一步创建或导入工具，并支持对工具进行调试、启用/禁用及复制等操作。</w:t>
      </w:r>
    </w:p>
    <w:p w14:paraId="03872428">
      <w:pPr>
        <w:pStyle w:val="5"/>
        <w:numPr>
          <w:ilvl w:val="3"/>
          <w:numId w:val="0"/>
        </w:numPr>
        <w:wordWrap/>
        <w:spacing w:line="360" w:lineRule="auto"/>
        <w:ind w:left="864" w:hanging="864"/>
        <w:rPr>
          <w:rFonts w:hint="eastAsia" w:ascii="宋体" w:hAnsi="宋体" w:eastAsia="宋体"/>
        </w:rPr>
      </w:pPr>
      <w:r>
        <w:rPr>
          <w:rFonts w:hint="eastAsia" w:ascii="宋体" w:hAnsi="宋体" w:eastAsia="宋体"/>
        </w:rPr>
        <w:t>5.7.2.4自定义插件操作</w:t>
      </w:r>
    </w:p>
    <w:p w14:paraId="7282B7EB">
      <w:pPr>
        <w:wordWrap w:val="0"/>
        <w:ind w:firstLine="560" w:firstLineChars="200"/>
      </w:pPr>
      <w:r>
        <w:rPr>
          <w:rFonts w:hint="eastAsia"/>
        </w:rPr>
        <w:t>自定义插件操作是平台支持用户管理自定义插件的功能模块。用户可对插件进行编辑（修改名称、描述等）、删除、导出操作，已发布插件支持上架至插件中心供其他团队使用，上架时需选择分类并填写描述。该模块还提供插件内工具的管理功能，包括编辑工具、删除工具、Debug工具、启用/禁用工具及查看工具被智能体的引用数等。</w:t>
      </w:r>
    </w:p>
    <w:p w14:paraId="1BD6A4B7">
      <w:pPr>
        <w:pStyle w:val="4"/>
        <w:numPr>
          <w:ilvl w:val="2"/>
          <w:numId w:val="0"/>
        </w:numPr>
        <w:ind w:left="862" w:hanging="862"/>
        <w:jc w:val="left"/>
      </w:pPr>
      <w:r>
        <w:rPr>
          <w:rFonts w:hint="eastAsia"/>
        </w:rPr>
        <w:t>5.7.3工作流</w:t>
      </w:r>
    </w:p>
    <w:p w14:paraId="1479BB27">
      <w:pPr>
        <w:wordWrap w:val="0"/>
        <w:ind w:firstLine="560" w:firstLineChars="200"/>
      </w:pPr>
      <w:r>
        <w:rPr>
          <w:rFonts w:hint="eastAsia"/>
        </w:rPr>
        <w:t>工作流将不同功能节点组合成一个预定义的多任务处理流程，这一设计理念源于对复杂业务流程的深入理解和优化需求。在实际应用场景中，许多任务往往不是单一的操作，而是由多个步骤组成的复杂流程。一个问题可能需要经过问题识别、信息检索、专家咨询、解决方案生成和反馈等多个环节。通过工作流，这些不同的功能节点可以被有序地组织起来，形成一个连贯的处理流程，确保每个环节都能高效地执行。</w:t>
      </w:r>
    </w:p>
    <w:p w14:paraId="1D0D8343">
      <w:pPr>
        <w:wordWrap w:val="0"/>
        <w:ind w:firstLine="560" w:firstLineChars="200"/>
      </w:pPr>
      <w:r>
        <w:rPr>
          <w:rFonts w:hint="eastAsia"/>
        </w:rPr>
        <w:t>工作流管理将不同功能节点有序组合成复杂任务处理流程，增强智能体对复杂任务的理解与执行能力。支持添加、复制、删除工作流，满足业务变化需求。利用低代码构建工作流，简化开发流程。提供灵活节点连接，实现复杂业务逻辑。具备丰富的工作流节点配置，涵盖多种类型节点。同时支持工作流调试、发布及导入导出，全方位提升工作流构建、优化及应用的效率与质量。</w:t>
      </w:r>
    </w:p>
    <w:p w14:paraId="2A716EBE">
      <w:pPr>
        <w:spacing w:line="360" w:lineRule="auto"/>
        <w:ind w:firstLine="560" w:firstLineChars="200"/>
        <w:rPr>
          <w:rFonts w:hint="eastAsia" w:ascii="宋体" w:hAnsi="宋体"/>
          <w:szCs w:val="28"/>
        </w:rPr>
      </w:pPr>
      <w:r>
        <w:rPr>
          <w:rFonts w:hint="eastAsia" w:ascii="宋体" w:hAnsi="宋体"/>
          <w:szCs w:val="28"/>
        </w:rPr>
        <w:t>通过工作流模式创建智能体的基本流程如下：</w:t>
      </w:r>
    </w:p>
    <w:p w14:paraId="5CB23AD9">
      <w:pPr>
        <w:spacing w:line="360" w:lineRule="auto"/>
        <w:ind w:firstLine="560" w:firstLineChars="200"/>
        <w:rPr>
          <w:rFonts w:hint="eastAsia" w:ascii="宋体" w:hAnsi="宋体"/>
          <w:szCs w:val="28"/>
        </w:rPr>
      </w:pPr>
      <w:r>
        <w:rPr>
          <w:rFonts w:hint="eastAsia" w:ascii="宋体" w:hAnsi="宋体"/>
          <w:szCs w:val="28"/>
        </w:rPr>
        <w:t>1、工作流编辑</w:t>
      </w:r>
    </w:p>
    <w:p w14:paraId="3C889024">
      <w:pPr>
        <w:wordWrap w:val="0"/>
        <w:ind w:firstLine="560" w:firstLineChars="200"/>
      </w:pPr>
      <w:r>
        <w:rPr>
          <w:rFonts w:hint="eastAsia"/>
        </w:rPr>
        <w:t>工作流编辑支持动态调整工作流结构，添加新功能节点拓展处理能力（如软件开发中添加安全审查节点），复制功能快速创建相似模板加速项目启动，删除冗余节点优化流程以提升效率。用户可灵活应对业务变化的能力，通过模块化调整实现流程的精准适配与资源优化，助力高效完成复杂任务。</w:t>
      </w:r>
    </w:p>
    <w:p w14:paraId="5E0E91D6">
      <w:pPr>
        <w:wordWrap w:val="0"/>
        <w:ind w:firstLine="560" w:firstLineChars="200"/>
      </w:pPr>
      <w:r>
        <w:t>添加、复制和删除工作流功能赋予用户高度灵活性。面对不断变化的业务需求，添加操作可引入新功能节点，拓展工作流处理能力，在软件开发流程中添加安全审查节点。复制操作便于创建相似工作流模板，加快项目启动，如复制开发流程用于类似项目。删除操作能去除冗余节点，使工作流简洁高效，契合特定项目需求，避免资源浪费，全方位助力工作流优化</w:t>
      </w:r>
      <w:r>
        <w:rPr>
          <w:rFonts w:hint="eastAsia"/>
        </w:rPr>
        <w:t>。</w:t>
      </w:r>
    </w:p>
    <w:p w14:paraId="6FFDB9FF">
      <w:pPr>
        <w:wordWrap w:val="0"/>
        <w:ind w:firstLine="560" w:firstLineChars="200"/>
      </w:pPr>
      <w:r>
        <w:rPr>
          <w:rFonts w:hint="eastAsia"/>
        </w:rPr>
        <w:t>在软件开发项目中，工作流可以用于管理整个开发流程，从需求分析、设计、编码、测试到部署。通过添加新的功能节点，如安全审查或性能优化，可以不断完善开发流程。复制工作流可以用于创建类似项目的开发流程模板，加快项目启动速度。删除不必要的功能节点可以使工作流更加贴合特定项目的需求，避免资源浪费。</w:t>
      </w:r>
    </w:p>
    <w:p w14:paraId="73D5641E">
      <w:pPr>
        <w:spacing w:line="360" w:lineRule="auto"/>
        <w:ind w:firstLine="560" w:firstLineChars="200"/>
        <w:rPr>
          <w:rFonts w:hint="eastAsia" w:ascii="宋体" w:hAnsi="宋体"/>
          <w:szCs w:val="28"/>
        </w:rPr>
      </w:pPr>
      <w:r>
        <w:rPr>
          <w:rFonts w:hint="eastAsia" w:ascii="宋体" w:hAnsi="宋体"/>
          <w:szCs w:val="28"/>
        </w:rPr>
        <w:t>2、低代码构建工作流</w:t>
      </w:r>
    </w:p>
    <w:p w14:paraId="5C6ED619">
      <w:pPr>
        <w:wordWrap w:val="0"/>
        <w:ind w:firstLine="560" w:firstLineChars="200"/>
      </w:pPr>
      <w:r>
        <w:t>低代码构建工作流功能极大简化开发流程。借助这一技术，用户无需大量编写代码，通过平台提供的流畅画布拖拽体验和优化后的交互界面，即可轻松搭建工作流。用户可自由拖拽各类功能节点，按照业务逻辑进行组合，快速创建和调整应用流程。这不仅降低了开发门槛，让非专业开发人员也能参与工作流构建，还提高了开发效率，节省时间成本，加速业务流程落地与优化</w:t>
      </w:r>
      <w:r>
        <w:rPr>
          <w:rFonts w:hint="eastAsia"/>
        </w:rPr>
        <w:t>。</w:t>
      </w:r>
    </w:p>
    <w:p w14:paraId="23185905">
      <w:pPr>
        <w:spacing w:line="360" w:lineRule="auto"/>
        <w:ind w:firstLine="560" w:firstLineChars="200"/>
        <w:rPr>
          <w:rFonts w:hint="eastAsia" w:ascii="宋体" w:hAnsi="宋体"/>
          <w:szCs w:val="28"/>
        </w:rPr>
      </w:pPr>
      <w:r>
        <w:rPr>
          <w:rFonts w:hint="eastAsia" w:ascii="宋体" w:hAnsi="宋体"/>
          <w:szCs w:val="28"/>
        </w:rPr>
        <w:t>3、节点连接</w:t>
      </w:r>
    </w:p>
    <w:p w14:paraId="781BE9C8">
      <w:pPr>
        <w:wordWrap w:val="0"/>
        <w:ind w:firstLine="560" w:firstLineChars="200"/>
      </w:pPr>
      <w:r>
        <w:rPr>
          <w:rFonts w:hint="eastAsia"/>
        </w:rPr>
        <w:t>工作流通过将不同功能节点组合成预定义的多任务处理流程，为智能体应用处理流程型复杂任务提供了强大的支持。支持添加、复制和删除工作流等操作，进一步增强了工作流的灵活性和适应性，满足了不断变化的业务需求。在实际的构建过程中，用户可以自由连接不同的流程节点，实现复杂的业务逻辑。支持用户通过拖拉拽的形式完成节点之间的链接，节点之间可以支持串行，并行等不同的几种形式。</w:t>
      </w:r>
    </w:p>
    <w:p w14:paraId="61E49D1C">
      <w:pPr>
        <w:spacing w:line="360" w:lineRule="auto"/>
        <w:ind w:firstLine="560" w:firstLineChars="200"/>
        <w:rPr>
          <w:rFonts w:hint="eastAsia" w:ascii="宋体" w:hAnsi="宋体"/>
          <w:szCs w:val="28"/>
        </w:rPr>
      </w:pPr>
      <w:r>
        <w:rPr>
          <w:rFonts w:hint="eastAsia" w:ascii="宋体" w:hAnsi="宋体"/>
          <w:szCs w:val="28"/>
        </w:rPr>
        <w:t>4、节点配置</w:t>
      </w:r>
    </w:p>
    <w:p w14:paraId="1A6C13F7">
      <w:pPr>
        <w:wordWrap w:val="0"/>
        <w:ind w:firstLine="560" w:firstLineChars="200"/>
      </w:pPr>
      <w:r>
        <w:t>工作流节点配置涵盖多种类型节点</w:t>
      </w:r>
      <w:r>
        <w:rPr>
          <w:rFonts w:hint="eastAsia"/>
        </w:rPr>
        <w:t>，包括</w:t>
      </w:r>
      <w:r>
        <w:t>起始与结束节点把控流程；大模型、代码、知识库节点处理功能需求；循环、选择器节点构建逻辑分支；插件、工作流、智能体、消息节点扩展能力。还具备工作流调试、发布、导入导出功能，确保工作流构建、验证、管理及移植的高效与可靠</w:t>
      </w:r>
      <w:r>
        <w:rPr>
          <w:rFonts w:hint="eastAsia"/>
        </w:rPr>
        <w:t>。</w:t>
      </w:r>
    </w:p>
    <w:p w14:paraId="3F46A793">
      <w:pPr>
        <w:pStyle w:val="5"/>
        <w:numPr>
          <w:ilvl w:val="3"/>
          <w:numId w:val="0"/>
        </w:numPr>
        <w:wordWrap/>
        <w:spacing w:line="360" w:lineRule="auto"/>
        <w:ind w:left="864" w:hanging="864"/>
        <w:rPr>
          <w:rFonts w:hint="eastAsia" w:ascii="宋体" w:hAnsi="宋体" w:eastAsia="宋体"/>
        </w:rPr>
      </w:pPr>
      <w:r>
        <w:rPr>
          <w:rFonts w:hint="eastAsia" w:ascii="宋体" w:hAnsi="宋体" w:eastAsia="宋体"/>
        </w:rPr>
        <w:t>5.7.3.1创建工作流</w:t>
      </w:r>
    </w:p>
    <w:p w14:paraId="149778C3">
      <w:pPr>
        <w:wordWrap w:val="0"/>
        <w:ind w:firstLine="560" w:firstLineChars="200"/>
      </w:pPr>
      <w:r>
        <w:rPr>
          <w:rFonts w:hint="eastAsia"/>
        </w:rPr>
        <w:t>工作流的基础创建入口，用户需填写工作流名称（2-128字符，由中文、字母、数字、连接符组成，不可与已有智能体名称重复）、描述（1-500字符，让大模型理解调用场景）及logo（支持自定义上传png/jpeg等格式，最大2M），创建完成后显示在工作流管理列表中。</w:t>
      </w:r>
    </w:p>
    <w:p w14:paraId="120099D3">
      <w:pPr>
        <w:pStyle w:val="5"/>
        <w:numPr>
          <w:ilvl w:val="3"/>
          <w:numId w:val="0"/>
        </w:numPr>
        <w:wordWrap/>
        <w:spacing w:line="360" w:lineRule="auto"/>
        <w:ind w:left="864" w:hanging="864"/>
        <w:rPr>
          <w:rFonts w:hint="eastAsia" w:ascii="宋体" w:hAnsi="宋体" w:eastAsia="宋体"/>
        </w:rPr>
      </w:pPr>
      <w:r>
        <w:rPr>
          <w:rFonts w:hint="eastAsia" w:ascii="宋体" w:hAnsi="宋体" w:eastAsia="宋体"/>
        </w:rPr>
        <w:t>5.7.3.2导入工作流</w:t>
      </w:r>
    </w:p>
    <w:p w14:paraId="3C19E3FB">
      <w:pPr>
        <w:wordWrap w:val="0"/>
        <w:ind w:firstLine="560" w:firstLineChars="200"/>
      </w:pPr>
      <w:r>
        <w:rPr>
          <w:rFonts w:hint="eastAsia"/>
        </w:rPr>
        <w:t>实现跨环境工作流迁移的核心功能，支持本地上传JSON格式的配置文件，填写名称后即可导入。系统仅解析平台导出的工作流，导入后可进行编辑与发布，助力用户快速复用成熟工作流模板。</w:t>
      </w:r>
    </w:p>
    <w:p w14:paraId="484BF417">
      <w:pPr>
        <w:pStyle w:val="5"/>
        <w:numPr>
          <w:ilvl w:val="3"/>
          <w:numId w:val="0"/>
        </w:numPr>
        <w:wordWrap/>
        <w:spacing w:line="360" w:lineRule="auto"/>
        <w:ind w:left="864" w:hanging="864"/>
        <w:rPr>
          <w:rFonts w:hint="eastAsia" w:ascii="宋体" w:hAnsi="宋体" w:eastAsia="宋体"/>
        </w:rPr>
      </w:pPr>
      <w:r>
        <w:rPr>
          <w:rFonts w:hint="eastAsia" w:ascii="宋体" w:hAnsi="宋体" w:eastAsia="宋体"/>
        </w:rPr>
        <w:t>5.7.3.3工作流配置及调试</w:t>
      </w:r>
    </w:p>
    <w:p w14:paraId="24E00361">
      <w:pPr>
        <w:wordWrap w:val="0"/>
        <w:ind w:firstLine="560" w:firstLineChars="200"/>
      </w:pPr>
      <w:r>
        <w:rPr>
          <w:rFonts w:hint="eastAsia"/>
        </w:rPr>
        <w:t>工作流搭建与优化的核心模块，支持试运行、发布及强制发布，可拖拽移动节点布局。提供开始节点（支持文件上传调试）、结束节点（特定场景流式输出）、LLM节点（参数配置与图文理解）、Code节点（Python/JS代码调试）、工具节点、条件判断节点（多条件）、知识库/问答库/术语库/智能体/意图识别/循环/数据库等丰富节点，支持两级嵌套、节点连线与输入输出关联。具备单节点调试、手动中断、节点异常忽略、多版本管理（查看/回滚）及上次运行结果查看能力，保障工作流稳定高效落地。</w:t>
      </w:r>
    </w:p>
    <w:p w14:paraId="40EE5EBB">
      <w:pPr>
        <w:pStyle w:val="4"/>
        <w:numPr>
          <w:ilvl w:val="2"/>
          <w:numId w:val="0"/>
        </w:numPr>
        <w:ind w:left="862" w:hanging="862"/>
        <w:jc w:val="left"/>
      </w:pPr>
      <w:r>
        <w:rPr>
          <w:rFonts w:hint="eastAsia"/>
        </w:rPr>
        <w:t>5.7.4知识库管理</w:t>
      </w:r>
    </w:p>
    <w:p w14:paraId="13B4F225">
      <w:pPr>
        <w:wordWrap w:val="0"/>
        <w:ind w:firstLine="560" w:firstLineChars="200"/>
      </w:pPr>
      <w:r>
        <w:rPr>
          <w:rFonts w:hint="eastAsia"/>
        </w:rPr>
        <w:t>大模型的出现彻底改变了知识管理的模式，通过简单的交互方式（对话+依据）直接提供准确的知识要点，极大地提高了知识的利用率。因此，政府部门在训练行业垂直大模型智能问答系统时，通常需要通过微调大模型或外挂知识库的方式来提高模型问答的准确度。</w:t>
      </w:r>
    </w:p>
    <w:p w14:paraId="1FBA307D">
      <w:pPr>
        <w:wordWrap w:val="0"/>
        <w:ind w:firstLine="560" w:firstLineChars="200"/>
      </w:pPr>
      <w:r>
        <w:rPr>
          <w:rFonts w:hint="eastAsia"/>
        </w:rPr>
        <w:t>基于RAG增强检索优化构建，提升大模型问答质量。支持多样数据上传，涵盖本地与在线资源，能处理各类文件格式并进行向量化。可对接外部数据源拓展知识储备，构建标签体系助力高效管理。具备批处理、迁移、分割功能，提供多种召回方式满足不同检索需求，还支持命中测试与文件管理，全方位提升知识库的构建、维护与应用效率。</w:t>
      </w:r>
    </w:p>
    <w:p w14:paraId="44E2E3FB">
      <w:pPr>
        <w:pStyle w:val="5"/>
        <w:numPr>
          <w:ilvl w:val="3"/>
          <w:numId w:val="0"/>
        </w:numPr>
        <w:wordWrap/>
        <w:spacing w:line="360" w:lineRule="auto"/>
        <w:ind w:left="864" w:hanging="864"/>
        <w:rPr>
          <w:rFonts w:hint="eastAsia" w:ascii="宋体" w:hAnsi="宋体" w:eastAsia="宋体"/>
        </w:rPr>
      </w:pPr>
      <w:r>
        <w:rPr>
          <w:rFonts w:hint="eastAsia" w:ascii="宋体" w:hAnsi="宋体" w:eastAsia="宋体"/>
        </w:rPr>
        <w:t>5.7.4.1知识库</w:t>
      </w:r>
    </w:p>
    <w:p w14:paraId="4F50F358">
      <w:pPr>
        <w:wordWrap w:val="0"/>
        <w:ind w:firstLine="560" w:firstLineChars="200"/>
      </w:pPr>
      <w:r>
        <w:rPr>
          <w:rFonts w:hint="eastAsia"/>
        </w:rPr>
        <w:t>知识库功能是智能体的核心知识存储与检索模块，支持导入通用文档（如PDF、Word、网页）、表格（如Excel）、Markdown、JSON及视频等多种格式文件，并可对接第三方文件源。它提供自动与自定义两种分段方式，支持向量、全文及混合三种检索模式，可设置标签过滤、访问权限与文档有效期，还具备命中测试与分段管理能力，能为智能体提供精准的知识增强支持。</w:t>
      </w:r>
    </w:p>
    <w:p w14:paraId="6F9444AB">
      <w:pPr>
        <w:pStyle w:val="5"/>
        <w:numPr>
          <w:ilvl w:val="3"/>
          <w:numId w:val="0"/>
        </w:numPr>
        <w:wordWrap/>
        <w:spacing w:line="360" w:lineRule="auto"/>
        <w:ind w:left="864" w:hanging="864"/>
        <w:rPr>
          <w:rFonts w:hint="eastAsia" w:ascii="宋体" w:hAnsi="宋体" w:eastAsia="宋体"/>
        </w:rPr>
      </w:pPr>
      <w:r>
        <w:rPr>
          <w:rFonts w:hint="eastAsia" w:ascii="宋体" w:hAnsi="宋体" w:eastAsia="宋体"/>
        </w:rPr>
        <w:t>5.7.4.2问答库</w:t>
      </w:r>
    </w:p>
    <w:p w14:paraId="261B3BD3">
      <w:pPr>
        <w:wordWrap w:val="0"/>
        <w:ind w:firstLine="560" w:firstLineChars="200"/>
      </w:pPr>
      <w:r>
        <w:rPr>
          <w:rFonts w:hint="eastAsia"/>
        </w:rPr>
        <w:t>问答库功能专注于处理业务高频问题，通过将标准问答对录入系统，实现用户提问的毫秒级精准匹配与直接回复，有效避免大模型生成的不稳定性、耗时及Token消耗问题。该功能支持单个或批量导入问答对，可设置相似问、标签与有效期，并提供问答对的启用/禁用、编辑、删除及命中测试等管理操作，确保智能体回答的高效与稳定。</w:t>
      </w:r>
    </w:p>
    <w:p w14:paraId="7DD2D01C">
      <w:pPr>
        <w:pStyle w:val="5"/>
        <w:numPr>
          <w:ilvl w:val="3"/>
          <w:numId w:val="0"/>
        </w:numPr>
        <w:wordWrap/>
        <w:spacing w:line="360" w:lineRule="auto"/>
        <w:ind w:left="864" w:hanging="864"/>
        <w:rPr>
          <w:rFonts w:hint="eastAsia" w:ascii="宋体" w:hAnsi="宋体" w:eastAsia="宋体"/>
        </w:rPr>
      </w:pPr>
      <w:r>
        <w:rPr>
          <w:rFonts w:hint="eastAsia" w:ascii="宋体" w:hAnsi="宋体" w:eastAsia="宋体"/>
        </w:rPr>
        <w:t>5.7.4.3术语库</w:t>
      </w:r>
    </w:p>
    <w:p w14:paraId="1B86C6CC">
      <w:pPr>
        <w:wordWrap w:val="0"/>
        <w:ind w:firstLine="560" w:firstLineChars="200"/>
      </w:pPr>
      <w:r>
        <w:rPr>
          <w:rFonts w:hint="eastAsia"/>
        </w:rPr>
        <w:t>术语库功能旨在补充AI的领域知识，辅助其精准理解业务。它支持语义类与表达式类两种术语：语义类术语可改写用户问题，消除歧义；表达式类术语则能在调用数据库时辅助生成SQL。该功能支持新增、批量导入术语，可设置启用/禁用状态，并提供编辑、删除及命中测试等管理功能，有效提升智能体对专业术语的理解能力。</w:t>
      </w:r>
    </w:p>
    <w:p w14:paraId="1C854712">
      <w:pPr>
        <w:pStyle w:val="5"/>
        <w:numPr>
          <w:ilvl w:val="3"/>
          <w:numId w:val="0"/>
        </w:numPr>
        <w:wordWrap/>
        <w:spacing w:line="360" w:lineRule="auto"/>
        <w:ind w:left="864" w:hanging="864"/>
        <w:rPr>
          <w:rFonts w:hint="eastAsia" w:ascii="宋体" w:hAnsi="宋体" w:eastAsia="宋体"/>
        </w:rPr>
      </w:pPr>
      <w:r>
        <w:rPr>
          <w:rFonts w:hint="eastAsia" w:ascii="宋体" w:hAnsi="宋体" w:eastAsia="宋体"/>
        </w:rPr>
        <w:t>5.7.4.4数据源</w:t>
      </w:r>
    </w:p>
    <w:p w14:paraId="4004318A">
      <w:pPr>
        <w:wordWrap w:val="0"/>
        <w:ind w:firstLine="560" w:firstLineChars="200"/>
      </w:pPr>
      <w:r>
        <w:rPr>
          <w:rFonts w:hint="eastAsia"/>
        </w:rPr>
        <w:t>数据源功能是连接外部知识系统的桥梁，允许用户通过API接口配置接入第三方知识库。用户需填写数据源名称、描述，并配置API接口参数（支持GET、POST等请求方法）、认证方式（如APIKey、OAuth2.0）及分页设置。配置完成后可进行调试，确保数据源连通性，为智能体提供实时、动态的外部知识支持。</w:t>
      </w:r>
    </w:p>
    <w:p w14:paraId="7BED5737">
      <w:pPr>
        <w:pStyle w:val="4"/>
        <w:numPr>
          <w:ilvl w:val="2"/>
          <w:numId w:val="0"/>
        </w:numPr>
        <w:ind w:left="862" w:hanging="862"/>
        <w:jc w:val="left"/>
      </w:pPr>
      <w:r>
        <w:rPr>
          <w:rFonts w:hint="eastAsia"/>
        </w:rPr>
        <w:t>5.7.5数据库</w:t>
      </w:r>
    </w:p>
    <w:p w14:paraId="5B37E23F">
      <w:pPr>
        <w:wordWrap w:val="0"/>
        <w:ind w:firstLine="560" w:firstLineChars="200"/>
      </w:pPr>
      <w:r>
        <w:rPr>
          <w:rFonts w:hint="eastAsia"/>
        </w:rPr>
        <w:t>为结构化数据提供了完整的生命周期管理方案，支持两种数据接入模式。在数据表管理上，用户可以便捷地导入、编辑、删除数据表，并能为列添加详细描述以提升智能体的SQL生成准确性。系统提供了精细化的权限管控，可针对特定用户、组织或用户组设置数据表的访问权限，保障数据安全。此外，还支持数据库的导入导出功能，便于数据在不同环境或租户间的迁移。</w:t>
      </w:r>
    </w:p>
    <w:p w14:paraId="09EF821A">
      <w:pPr>
        <w:pStyle w:val="5"/>
        <w:numPr>
          <w:ilvl w:val="3"/>
          <w:numId w:val="0"/>
        </w:numPr>
        <w:wordWrap/>
        <w:spacing w:line="360" w:lineRule="auto"/>
        <w:ind w:left="864" w:hanging="864"/>
        <w:rPr>
          <w:rFonts w:hint="eastAsia" w:ascii="宋体" w:hAnsi="宋体" w:eastAsia="宋体"/>
        </w:rPr>
      </w:pPr>
      <w:r>
        <w:rPr>
          <w:rFonts w:hint="eastAsia" w:ascii="宋体" w:hAnsi="宋体" w:eastAsia="宋体"/>
        </w:rPr>
        <w:t>5.7.5.1创建数据库</w:t>
      </w:r>
    </w:p>
    <w:p w14:paraId="445ED28C">
      <w:pPr>
        <w:wordWrap w:val="0"/>
        <w:ind w:firstLine="560" w:firstLineChars="200"/>
      </w:pPr>
      <w:r>
        <w:rPr>
          <w:rFonts w:hint="eastAsia"/>
        </w:rPr>
        <w:t>创建数据库功能是数据应用的基础创建入口，支持两种类型：上传数据表（通过上传CSV/Excel文件创建，数据存储在平台内置DB，单文件≤50MB，支持多sheet）和外部直连数据库（连接已有业务数据库，仅保存表结构用于生成SQL，支持MySQL、PostgreSQL、Oracle等多种类型，需配置host、端口、账号密码并通过连接测试）。创建时需填写名称、描述并上传logo。</w:t>
      </w:r>
    </w:p>
    <w:p w14:paraId="04C01A0F">
      <w:pPr>
        <w:pStyle w:val="5"/>
        <w:numPr>
          <w:ilvl w:val="3"/>
          <w:numId w:val="0"/>
        </w:numPr>
        <w:wordWrap/>
        <w:spacing w:line="360" w:lineRule="auto"/>
        <w:ind w:left="864" w:hanging="864"/>
        <w:rPr>
          <w:rFonts w:hint="eastAsia" w:ascii="宋体" w:hAnsi="宋体" w:eastAsia="宋体"/>
        </w:rPr>
      </w:pPr>
      <w:r>
        <w:rPr>
          <w:rFonts w:hint="eastAsia" w:ascii="宋体" w:hAnsi="宋体" w:eastAsia="宋体"/>
        </w:rPr>
        <w:t>5.7.5.2数据表管理</w:t>
      </w:r>
    </w:p>
    <w:p w14:paraId="58B452B7">
      <w:pPr>
        <w:wordWrap w:val="0"/>
        <w:ind w:firstLine="560" w:firstLineChars="200"/>
      </w:pPr>
      <w:r>
        <w:rPr>
          <w:rFonts w:hint="eastAsia"/>
        </w:rPr>
        <w:t>数据表管理是数据库的数据维护核心功能，支持导入CSV/Excel表格数据（单文件≤50MB，单表≤20列），可修改表头与字段描述以优化SQL生成。提供数据校验（格式校验）、追加数据（仅上传数据表支持，需列名与结构一致）及单表数据预览。支持数据表编辑（修改列描述）、删除（仅上传数据表支持）及终端用户访问权限控制（配置用户/组织/用户组白名单）。</w:t>
      </w:r>
    </w:p>
    <w:p w14:paraId="18D62933">
      <w:pPr>
        <w:pStyle w:val="5"/>
        <w:numPr>
          <w:ilvl w:val="3"/>
          <w:numId w:val="0"/>
        </w:numPr>
        <w:wordWrap/>
        <w:spacing w:line="360" w:lineRule="auto"/>
        <w:ind w:left="864" w:hanging="864"/>
        <w:rPr>
          <w:rFonts w:hint="eastAsia" w:ascii="宋体" w:hAnsi="宋体" w:eastAsia="宋体"/>
        </w:rPr>
      </w:pPr>
      <w:r>
        <w:rPr>
          <w:rFonts w:hint="eastAsia" w:ascii="宋体" w:hAnsi="宋体" w:eastAsia="宋体"/>
        </w:rPr>
        <w:t>5.7.5.3数据库操作</w:t>
      </w:r>
    </w:p>
    <w:p w14:paraId="6AF74086">
      <w:pPr>
        <w:wordWrap w:val="0"/>
        <w:ind w:firstLine="560" w:firstLineChars="200"/>
      </w:pPr>
      <w:r>
        <w:rPr>
          <w:rFonts w:hint="eastAsia"/>
        </w:rPr>
        <w:t>数据库操作是数据库的全生命周期管理功能，支持编辑数据库基础信息（名称、描述、logo）、删除数据库及跨环境迁移。迁移通过导入/导出targz格式文件实现（单文件≤300MB），其中上传数据表类型支持导出，外部直连数据库因依赖连接凭证不支持导出。还可对数据表进行批量导入导出操作，助力数据在不同环境间高效复用。</w:t>
      </w:r>
    </w:p>
    <w:p w14:paraId="2A733AF5">
      <w:pPr>
        <w:pStyle w:val="4"/>
        <w:numPr>
          <w:ilvl w:val="2"/>
          <w:numId w:val="0"/>
        </w:numPr>
        <w:ind w:left="862" w:hanging="862"/>
        <w:jc w:val="left"/>
      </w:pPr>
      <w:r>
        <w:rPr>
          <w:rFonts w:hint="eastAsia"/>
        </w:rPr>
        <w:t>5.7.6提示词</w:t>
      </w:r>
    </w:p>
    <w:p w14:paraId="21A9A099">
      <w:pPr>
        <w:wordWrap w:val="0"/>
        <w:ind w:firstLine="560" w:firstLineChars="200"/>
      </w:pPr>
      <w:r>
        <w:rPr>
          <w:rFonts w:hint="eastAsia"/>
        </w:rPr>
        <w:t>预置了在平台应用中表现优异的提示词，以公用模板库形式面向全平台用户开放调用。该库极大提升了用户创建智能体的效率，无论新手还是资深开发者，都能从中快速获取适配模板，推动智能体开发进程，同时支持多种模板管理操作，支持新建、编辑、发布、审核发布、下架和删除提示词模板。</w:t>
      </w:r>
    </w:p>
    <w:p w14:paraId="0382CE06">
      <w:pPr>
        <w:pStyle w:val="5"/>
        <w:numPr>
          <w:ilvl w:val="3"/>
          <w:numId w:val="0"/>
        </w:numPr>
        <w:wordWrap/>
        <w:spacing w:line="360" w:lineRule="auto"/>
        <w:ind w:left="864" w:hanging="864"/>
        <w:rPr>
          <w:rFonts w:hint="eastAsia" w:ascii="宋体" w:hAnsi="宋体" w:eastAsia="宋体"/>
        </w:rPr>
      </w:pPr>
      <w:r>
        <w:rPr>
          <w:rFonts w:hint="eastAsia" w:ascii="宋体" w:hAnsi="宋体" w:eastAsia="宋体"/>
        </w:rPr>
        <w:t>5.7.6.1创建提示词模板</w:t>
      </w:r>
    </w:p>
    <w:p w14:paraId="4C2677BF">
      <w:pPr>
        <w:wordWrap w:val="0"/>
        <w:ind w:firstLine="560" w:firstLineChars="200"/>
      </w:pPr>
      <w:r>
        <w:rPr>
          <w:rFonts w:hint="eastAsia"/>
        </w:rPr>
        <w:t>用户可依据自身业务场景需求新建提示词模板。在新建过程中，可针对特定应用领域，如电商营销、法律事务咨询等，详细定义智能体的角色定位、期望具备的能力、执行任务的逻辑以及需遵循的约束条件。通过自定义输入提示词内容，构建满足独特业务需求的全新模板，丰富模板库资源储备。包括模板名称和模板内容，支持变量解析。</w:t>
      </w:r>
    </w:p>
    <w:p w14:paraId="7ACCC3BC">
      <w:pPr>
        <w:pStyle w:val="5"/>
        <w:numPr>
          <w:ilvl w:val="3"/>
          <w:numId w:val="0"/>
        </w:numPr>
        <w:wordWrap/>
        <w:spacing w:line="360" w:lineRule="auto"/>
        <w:ind w:left="864" w:hanging="864"/>
        <w:rPr>
          <w:rFonts w:hint="eastAsia" w:ascii="宋体" w:hAnsi="宋体" w:eastAsia="宋体"/>
        </w:rPr>
      </w:pPr>
      <w:r>
        <w:rPr>
          <w:rFonts w:hint="eastAsia" w:ascii="宋体" w:hAnsi="宋体" w:eastAsia="宋体"/>
        </w:rPr>
        <w:t>5.7.6.2模板操作</w:t>
      </w:r>
    </w:p>
    <w:p w14:paraId="1C7DEBF9">
      <w:pPr>
        <w:wordWrap w:val="0"/>
        <w:ind w:firstLine="560" w:firstLineChars="200"/>
      </w:pPr>
      <w:r>
        <w:rPr>
          <w:rFonts w:hint="eastAsia"/>
        </w:rPr>
        <w:t>是提示词模板的全生命周期管理功能，支持对模板进行编辑、复制、删除操作，可按创建时间倒序/正序展示模板列表，支持通过名称模糊搜索快速定位模板。点击模板标题可弹窗查看详情，支持对提示词进行复制与编辑，助力用户高效维护模板资源。</w:t>
      </w:r>
    </w:p>
    <w:p w14:paraId="25D27FDB">
      <w:pPr>
        <w:spacing w:line="360" w:lineRule="auto"/>
        <w:ind w:firstLine="560" w:firstLineChars="200"/>
        <w:rPr>
          <w:rFonts w:hint="eastAsia" w:ascii="宋体" w:hAnsi="宋体"/>
          <w:szCs w:val="28"/>
        </w:rPr>
      </w:pPr>
      <w:r>
        <w:rPr>
          <w:rFonts w:hint="eastAsia" w:ascii="宋体" w:hAnsi="宋体"/>
          <w:szCs w:val="28"/>
        </w:rPr>
        <w:t>1、编辑提示词模板</w:t>
      </w:r>
    </w:p>
    <w:p w14:paraId="177FCA94">
      <w:pPr>
        <w:wordWrap w:val="0"/>
        <w:ind w:firstLine="560" w:firstLineChars="200"/>
      </w:pPr>
      <w:r>
        <w:rPr>
          <w:rFonts w:hint="eastAsia"/>
        </w:rPr>
        <w:t>当既有模板无法契合业务变化时，用户能对模板进行编辑。可灵活调整模板中的角色设定，将智能助手的角色从通用型改为行业专家型；优化能力赋予部分，提升智能体在专业领域的分析、判断能力；还能对工作逻辑进行完善，使任务执行流程更贴合实际业务流转，确保模板始终适配应用场景的动态变化。</w:t>
      </w:r>
    </w:p>
    <w:p w14:paraId="1C8B5753">
      <w:pPr>
        <w:spacing w:line="360" w:lineRule="auto"/>
        <w:ind w:firstLine="560" w:firstLineChars="200"/>
        <w:rPr>
          <w:rFonts w:hint="eastAsia" w:ascii="宋体" w:hAnsi="宋体"/>
          <w:szCs w:val="28"/>
        </w:rPr>
      </w:pPr>
      <w:r>
        <w:rPr>
          <w:rFonts w:hint="eastAsia" w:ascii="宋体" w:hAnsi="宋体"/>
          <w:szCs w:val="28"/>
        </w:rPr>
        <w:t>2、发布提示词模板</w:t>
      </w:r>
    </w:p>
    <w:p w14:paraId="28A1D08A">
      <w:pPr>
        <w:wordWrap w:val="0"/>
        <w:ind w:firstLine="560" w:firstLineChars="200"/>
      </w:pPr>
      <w:r>
        <w:rPr>
          <w:rFonts w:hint="eastAsia"/>
        </w:rPr>
        <w:t>用户完成提示词模板的新建或编辑后，可提交发布申请。发布操作使模板进入待审核状态，在该阶段，模板信息会被系统记录并等待审核流程启动，以便后续由平台专业人员对其进行全面评估，为模板正式进入公用库做好准备。</w:t>
      </w:r>
    </w:p>
    <w:p w14:paraId="62C9F940">
      <w:pPr>
        <w:spacing w:line="360" w:lineRule="auto"/>
        <w:ind w:firstLine="560" w:firstLineChars="200"/>
        <w:rPr>
          <w:rFonts w:hint="eastAsia" w:ascii="宋体" w:hAnsi="宋体"/>
          <w:szCs w:val="28"/>
        </w:rPr>
      </w:pPr>
      <w:r>
        <w:rPr>
          <w:rFonts w:hint="eastAsia" w:ascii="宋体" w:hAnsi="宋体"/>
          <w:szCs w:val="28"/>
        </w:rPr>
        <w:t>3、审核发布提示词模板</w:t>
      </w:r>
    </w:p>
    <w:p w14:paraId="796BF226">
      <w:pPr>
        <w:wordWrap w:val="0"/>
        <w:ind w:firstLine="560" w:firstLineChars="200"/>
      </w:pPr>
      <w:r>
        <w:rPr>
          <w:rFonts w:hint="eastAsia"/>
        </w:rPr>
        <w:t>平台会安排专业人员对提交发布的提示词模板进行严格审核。从模板内容的合规性、在实际应用中的有效性，到是否具备创新性等多个维度进行考量。审核通过的模板将正式发布至公用模板库，供全平台用户调用，确保库内模板质量上乘、实用性强，为用户提供可靠的模板资源。</w:t>
      </w:r>
    </w:p>
    <w:p w14:paraId="3D359D35">
      <w:pPr>
        <w:spacing w:line="360" w:lineRule="auto"/>
        <w:ind w:firstLine="560" w:firstLineChars="200"/>
        <w:rPr>
          <w:rFonts w:hint="eastAsia" w:ascii="宋体" w:hAnsi="宋体"/>
          <w:szCs w:val="28"/>
        </w:rPr>
      </w:pPr>
      <w:r>
        <w:rPr>
          <w:rFonts w:hint="eastAsia" w:ascii="宋体" w:hAnsi="宋体"/>
          <w:szCs w:val="28"/>
        </w:rPr>
        <w:t>4、下架和删除提示词模板</w:t>
      </w:r>
    </w:p>
    <w:p w14:paraId="4CDCC867">
      <w:pPr>
        <w:wordWrap w:val="0"/>
        <w:ind w:firstLine="560" w:firstLineChars="200"/>
      </w:pPr>
      <w:r>
        <w:rPr>
          <w:rFonts w:hint="eastAsia"/>
        </w:rPr>
        <w:t>若模板因业务调整、内容过时或存在缺陷等原因不再适用，用户可申请下架处理。对于毫无保留价值的模板，可执行删除操作。这一机制能够及时清理模板库，防止低质量或过期模板干扰用户选择，维持模板库的高效有序，助力开发者迅速定位优质模板。</w:t>
      </w:r>
    </w:p>
    <w:p w14:paraId="4D010291">
      <w:pPr>
        <w:pStyle w:val="5"/>
        <w:numPr>
          <w:ilvl w:val="3"/>
          <w:numId w:val="0"/>
        </w:numPr>
        <w:wordWrap/>
        <w:spacing w:line="360" w:lineRule="auto"/>
        <w:ind w:left="864" w:hanging="864"/>
        <w:rPr>
          <w:rFonts w:hint="eastAsia" w:ascii="宋体" w:hAnsi="宋体" w:eastAsia="宋体"/>
        </w:rPr>
      </w:pPr>
      <w:r>
        <w:rPr>
          <w:rFonts w:hint="eastAsia" w:ascii="宋体" w:hAnsi="宋体" w:eastAsia="宋体"/>
        </w:rPr>
        <w:t>5.7.6.3模板使用</w:t>
      </w:r>
    </w:p>
    <w:p w14:paraId="3ACC44C6">
      <w:pPr>
        <w:wordWrap w:val="0"/>
        <w:ind w:firstLine="560" w:firstLineChars="200"/>
      </w:pPr>
      <w:r>
        <w:rPr>
          <w:rFonts w:hint="eastAsia"/>
        </w:rPr>
        <w:t>是将提示词模板应用于智能体的核心环节，在智能体编排的提示词设定阶段，用户可直接选择已创建的提示词模板，无需重复配置指令与约束，实现模板的复用与标准化，确保智能体回复风格与逻辑的一致性。</w:t>
      </w:r>
    </w:p>
    <w:p w14:paraId="49774070">
      <w:pPr>
        <w:pStyle w:val="4"/>
        <w:numPr>
          <w:ilvl w:val="2"/>
          <w:numId w:val="0"/>
        </w:numPr>
        <w:ind w:left="862" w:hanging="862"/>
        <w:jc w:val="left"/>
      </w:pPr>
      <w:r>
        <w:rPr>
          <w:rFonts w:hint="eastAsia"/>
        </w:rPr>
        <w:t>5.7.7团队空间</w:t>
      </w:r>
    </w:p>
    <w:p w14:paraId="7EEFE0BA">
      <w:pPr>
        <w:wordWrap w:val="0"/>
        <w:ind w:firstLine="560" w:firstLineChars="200"/>
      </w:pPr>
      <w:r>
        <w:rPr>
          <w:rFonts w:hint="eastAsia"/>
        </w:rPr>
        <w:t>团队空间是一个协作平台，团队成员可在其中共享智能体、插件、工作流、知识库、提示词模板、评测与对比等资源，并进行实时沟通协作、跟踪项目进度与任务分配。平台提供安全的访问控制和权限管理，支持创建、编辑、删除团队空间及添加成员，并可查看空间维度的LLM用量统计。该功能便于团队共同搭建智能体，实现高效协同开发与资源沉淀。</w:t>
      </w:r>
    </w:p>
    <w:p w14:paraId="538D29D1">
      <w:pPr>
        <w:pStyle w:val="5"/>
        <w:numPr>
          <w:ilvl w:val="3"/>
          <w:numId w:val="0"/>
        </w:numPr>
        <w:wordWrap/>
        <w:spacing w:line="360" w:lineRule="auto"/>
        <w:ind w:left="864" w:hanging="864"/>
        <w:rPr>
          <w:rFonts w:hint="eastAsia" w:ascii="宋体" w:hAnsi="宋体" w:eastAsia="宋体"/>
        </w:rPr>
      </w:pPr>
      <w:r>
        <w:rPr>
          <w:rFonts w:hint="eastAsia" w:ascii="宋体" w:hAnsi="宋体" w:eastAsia="宋体"/>
        </w:rPr>
        <w:t>5.7.7.1团队空间创建</w:t>
      </w:r>
    </w:p>
    <w:p w14:paraId="698A26A4">
      <w:pPr>
        <w:wordWrap w:val="0"/>
        <w:ind w:firstLine="560" w:firstLineChars="200"/>
      </w:pPr>
      <w:r>
        <w:rPr>
          <w:rFonts w:hint="eastAsia"/>
        </w:rPr>
        <w:t>管理员需在平台首页左上角空间下拉框中选择“创建团队空间”，在弹窗中填写必填的空间所有人（默认为当前用户，可搜索更换）、团队空间名称（2-63字符，由中文、字母、数字及连接符组成，不可重复）、空间logo（支持平台预置或上传本地图片，最大2M），并可补充非必填的空间描述（不超过500字符），完成后即可在空间列表中管理。</w:t>
      </w:r>
    </w:p>
    <w:p w14:paraId="73F95B1C">
      <w:pPr>
        <w:pStyle w:val="5"/>
        <w:numPr>
          <w:ilvl w:val="3"/>
          <w:numId w:val="0"/>
        </w:numPr>
        <w:wordWrap/>
        <w:spacing w:line="360" w:lineRule="auto"/>
        <w:ind w:left="864" w:hanging="864"/>
        <w:rPr>
          <w:rFonts w:hint="eastAsia" w:ascii="宋体" w:hAnsi="宋体" w:eastAsia="宋体"/>
        </w:rPr>
      </w:pPr>
      <w:r>
        <w:rPr>
          <w:rFonts w:hint="eastAsia" w:ascii="宋体" w:hAnsi="宋体" w:eastAsia="宋体"/>
        </w:rPr>
        <w:t>5.7.7.2团队空间能力</w:t>
      </w:r>
    </w:p>
    <w:p w14:paraId="402932D7">
      <w:pPr>
        <w:wordWrap w:val="0"/>
        <w:ind w:firstLine="560" w:firstLineChars="200"/>
      </w:pPr>
      <w:r>
        <w:rPr>
          <w:rFonts w:hint="eastAsia"/>
        </w:rPr>
        <w:t>实现团队共享与协作的核心支撑。创建团队空间后，团队成员可在空间内共享智能体、插件、工作流、知识库、提示词模板、评测与对比等所有资源，实现实时团队沟通、协作及项目进度跟踪。团队空间拥有与个人空间完全一致的功能能力，包括智能体编排、插件开发、工作流搭建、提示词模板使用及评测对比等全套开发能力，为团队共同搭建智能体提供平台保障。</w:t>
      </w:r>
    </w:p>
    <w:p w14:paraId="07902AB7">
      <w:pPr>
        <w:pStyle w:val="5"/>
        <w:numPr>
          <w:ilvl w:val="3"/>
          <w:numId w:val="0"/>
        </w:numPr>
        <w:wordWrap/>
        <w:spacing w:line="360" w:lineRule="auto"/>
        <w:ind w:left="864" w:hanging="864"/>
        <w:rPr>
          <w:rFonts w:hint="eastAsia" w:ascii="宋体" w:hAnsi="宋体" w:eastAsia="宋体"/>
        </w:rPr>
      </w:pPr>
      <w:r>
        <w:rPr>
          <w:rFonts w:hint="eastAsia" w:ascii="宋体" w:hAnsi="宋体" w:eastAsia="宋体"/>
        </w:rPr>
        <w:t>5.7.7.3团队空间管理</w:t>
      </w:r>
    </w:p>
    <w:p w14:paraId="40C36255">
      <w:pPr>
        <w:wordWrap w:val="0"/>
        <w:ind w:firstLine="560" w:firstLineChars="200"/>
      </w:pPr>
      <w:r>
        <w:rPr>
          <w:rFonts w:hint="eastAsia"/>
        </w:rPr>
        <w:t>团队空间全生命周期管理的功能集。在空间设置中，可编辑修改空间所有人、名称、logo及描述；添加成员时，可搜索用户、组织或用户组，授权预置角色（管理员、普通成员、只读成员）或自定义角色，并可限定成员仅能访问指定资源；还支持删除团队空间，以及查看空间维度的LLM用量统计，实现安全可控的团队协作管理。</w:t>
      </w:r>
    </w:p>
    <w:p w14:paraId="22A02508">
      <w:pPr>
        <w:pStyle w:val="5"/>
        <w:numPr>
          <w:ilvl w:val="3"/>
          <w:numId w:val="0"/>
        </w:numPr>
        <w:wordWrap/>
        <w:spacing w:line="360" w:lineRule="auto"/>
        <w:ind w:left="864" w:hanging="864"/>
        <w:rPr>
          <w:rFonts w:hint="eastAsia" w:ascii="宋体" w:hAnsi="宋体" w:eastAsia="宋体"/>
        </w:rPr>
      </w:pPr>
      <w:r>
        <w:rPr>
          <w:rFonts w:hint="eastAsia" w:ascii="宋体" w:hAnsi="宋体" w:eastAsia="宋体"/>
        </w:rPr>
        <w:t>5.7.7.4探索</w:t>
      </w:r>
    </w:p>
    <w:p w14:paraId="74B968B0">
      <w:pPr>
        <w:wordWrap w:val="0"/>
        <w:ind w:firstLine="560" w:firstLineChars="200"/>
      </w:pPr>
      <w:r>
        <w:rPr>
          <w:rFonts w:hint="eastAsia"/>
        </w:rPr>
        <w:t>快速对话，支持用户通过一句自然语言描述即可创建专属的AIAgent。</w:t>
      </w:r>
    </w:p>
    <w:p w14:paraId="07F21E67">
      <w:pPr>
        <w:wordWrap w:val="0"/>
        <w:ind w:firstLine="560" w:firstLineChars="200"/>
      </w:pPr>
      <w:r>
        <w:rPr>
          <w:rFonts w:hint="eastAsia"/>
        </w:rPr>
        <w:t>智能体中心，用户可浏览、体验官方及其他开发者发布的各类智能体，并支持收藏、复制与分享。</w:t>
      </w:r>
    </w:p>
    <w:p w14:paraId="6E850FA2">
      <w:pPr>
        <w:wordWrap w:val="0"/>
        <w:ind w:firstLine="560" w:firstLineChars="200"/>
      </w:pPr>
      <w:r>
        <w:rPr>
          <w:rFonts w:hint="eastAsia"/>
        </w:rPr>
        <w:t>插件中心，提供丰富的插件资源，帮助拓展智能体的功能边界；</w:t>
      </w:r>
    </w:p>
    <w:p w14:paraId="01B5BF3A">
      <w:pPr>
        <w:wordWrap w:val="0"/>
        <w:ind w:firstLine="560" w:firstLineChars="200"/>
      </w:pPr>
      <w:r>
        <w:rPr>
          <w:rFonts w:hint="eastAsia"/>
        </w:rPr>
        <w:t>模型广场，汇聚各类大模型服务，支持API在线调用与实时体验</w:t>
      </w:r>
    </w:p>
    <w:p w14:paraId="3475D3D6">
      <w:pPr>
        <w:wordWrap w:val="0"/>
        <w:ind w:firstLine="560" w:firstLineChars="200"/>
      </w:pPr>
      <w:r>
        <w:rPr>
          <w:rFonts w:hint="eastAsia"/>
        </w:rPr>
        <w:t>探索功能旨在降低AI应用门槛，让用户能快速探索、试用并整合各类AI能力。</w:t>
      </w:r>
    </w:p>
    <w:p w14:paraId="274C8253">
      <w:pPr>
        <w:pStyle w:val="4"/>
        <w:numPr>
          <w:ilvl w:val="2"/>
          <w:numId w:val="0"/>
        </w:numPr>
        <w:ind w:left="862" w:hanging="862"/>
        <w:jc w:val="left"/>
      </w:pPr>
      <w:r>
        <w:rPr>
          <w:rFonts w:hint="eastAsia"/>
        </w:rPr>
        <w:t>5.7.8智能体后台管理</w:t>
      </w:r>
    </w:p>
    <w:p w14:paraId="3D3082DE">
      <w:pPr>
        <w:wordWrap w:val="0"/>
        <w:ind w:firstLine="560" w:firstLineChars="200"/>
      </w:pPr>
      <w:r>
        <w:rPr>
          <w:rFonts w:hint="eastAsia"/>
        </w:rPr>
        <w:t>面向租户管理员的核心运营与管控平台，主要包含七大模块：模型管理，支持增删改查系统可用模型，设置默认模型、权限及Token包计费；智能体管理，可查看平台所有智能体列表及用量统计，支持下架、用量限制、QPS限流及模板安装；内置插件管理，负责插件标签设置、上架下架及租户级别授权；系统配置，包括知识库应用配置、资源大小限制、Code依赖包及语音服务管理；干预规则管理，支持租户维度规则的创建、编辑、禁用及批量导入；发布管理，管理内置及自定义渠道的接入、配置与禁用；智能体用量分析，提供租户维度的空间、开发者数量及各类资源的用量统计与趋势分析。</w:t>
      </w:r>
    </w:p>
    <w:p w14:paraId="09195AE4">
      <w:pPr>
        <w:pStyle w:val="5"/>
        <w:numPr>
          <w:ilvl w:val="3"/>
          <w:numId w:val="0"/>
        </w:numPr>
        <w:wordWrap/>
        <w:spacing w:line="360" w:lineRule="auto"/>
        <w:ind w:left="864" w:hanging="864"/>
        <w:rPr>
          <w:rFonts w:hint="eastAsia" w:ascii="宋体" w:hAnsi="宋体" w:eastAsia="宋体"/>
        </w:rPr>
      </w:pPr>
      <w:r>
        <w:rPr>
          <w:rFonts w:hint="eastAsia" w:ascii="宋体" w:hAnsi="宋体" w:eastAsia="宋体"/>
        </w:rPr>
        <w:t>5.7.8.1模型管理</w:t>
      </w:r>
    </w:p>
    <w:p w14:paraId="2CC080F2">
      <w:pPr>
        <w:wordWrap w:val="0"/>
        <w:ind w:firstLine="560" w:firstLineChars="200"/>
      </w:pPr>
      <w:r>
        <w:rPr>
          <w:rFonts w:hint="eastAsia"/>
        </w:rPr>
        <w:t>支持导入、创建、编辑、删除及设置默认模型，可添加自定义角标与详细介绍。支持按Token或图片两种单位计费，提供Token包用量查看。模型权限分为私有（按工作空间授权）与公开（全租户默认可用），支持权限切换，确保租户内模型资源的可控与高效复。</w:t>
      </w:r>
    </w:p>
    <w:p w14:paraId="701F8C84">
      <w:pPr>
        <w:pStyle w:val="5"/>
        <w:numPr>
          <w:ilvl w:val="3"/>
          <w:numId w:val="0"/>
        </w:numPr>
        <w:wordWrap/>
        <w:spacing w:line="360" w:lineRule="auto"/>
        <w:ind w:left="864" w:hanging="864"/>
        <w:rPr>
          <w:rFonts w:hint="eastAsia" w:ascii="宋体" w:hAnsi="宋体" w:eastAsia="宋体"/>
        </w:rPr>
      </w:pPr>
      <w:r>
        <w:rPr>
          <w:rFonts w:hint="eastAsia" w:ascii="宋体" w:hAnsi="宋体" w:eastAsia="宋体"/>
        </w:rPr>
        <w:t>5.7.8.2智能体管理</w:t>
      </w:r>
    </w:p>
    <w:p w14:paraId="055EA489">
      <w:pPr>
        <w:wordWrap w:val="0"/>
        <w:ind w:firstLine="560" w:firstLineChars="200"/>
      </w:pPr>
      <w:r>
        <w:rPr>
          <w:rFonts w:hint="eastAsia"/>
        </w:rPr>
        <w:t>管理员全局管控智能体的核心功能，可查看平台所有智能体列表及用量统计，支持下架/批量下架智能体以控制可见性。提供智能体用量管理，支持按小时/天/周/月设置Token用量限制，并可对智能体进行单个或批量QPS限流，有效管理成本与系统负载。</w:t>
      </w:r>
    </w:p>
    <w:p w14:paraId="1ADAC38F">
      <w:pPr>
        <w:pStyle w:val="5"/>
        <w:numPr>
          <w:ilvl w:val="3"/>
          <w:numId w:val="0"/>
        </w:numPr>
        <w:wordWrap/>
        <w:spacing w:line="360" w:lineRule="auto"/>
        <w:ind w:left="864" w:hanging="864"/>
        <w:rPr>
          <w:rFonts w:hint="eastAsia" w:ascii="宋体" w:hAnsi="宋体" w:eastAsia="宋体"/>
        </w:rPr>
      </w:pPr>
      <w:r>
        <w:rPr>
          <w:rFonts w:hint="eastAsia" w:ascii="宋体" w:hAnsi="宋体" w:eastAsia="宋体"/>
        </w:rPr>
        <w:t>5.7.8.3内置插件管理</w:t>
      </w:r>
    </w:p>
    <w:p w14:paraId="558D09BB">
      <w:pPr>
        <w:wordWrap w:val="0"/>
        <w:ind w:firstLine="560" w:firstLineChars="200"/>
      </w:pPr>
      <w:r>
        <w:rPr>
          <w:rFonts w:hint="eastAsia"/>
        </w:rPr>
        <w:t>管理员统一管理系统预置插件的功能模块，支持对插件进行标签设置、上架/下架操作，并可进行租户级别授权。授权后的插件租户内所有用户可直接调用，无需重复授权，提升插件分发与使用效率。</w:t>
      </w:r>
    </w:p>
    <w:p w14:paraId="1EBB4166">
      <w:pPr>
        <w:pStyle w:val="5"/>
        <w:numPr>
          <w:ilvl w:val="3"/>
          <w:numId w:val="0"/>
        </w:numPr>
        <w:wordWrap/>
        <w:spacing w:line="360" w:lineRule="auto"/>
        <w:ind w:left="864" w:hanging="864"/>
        <w:rPr>
          <w:rFonts w:hint="eastAsia" w:ascii="宋体" w:hAnsi="宋体" w:eastAsia="宋体"/>
        </w:rPr>
      </w:pPr>
      <w:r>
        <w:rPr>
          <w:rFonts w:hint="eastAsia" w:ascii="宋体" w:hAnsi="宋体" w:eastAsia="宋体"/>
        </w:rPr>
        <w:t>5.7.8.4系统配置</w:t>
      </w:r>
    </w:p>
    <w:p w14:paraId="10C8A034">
      <w:pPr>
        <w:wordWrap w:val="0"/>
        <w:ind w:firstLine="560" w:firstLineChars="200"/>
      </w:pPr>
      <w:r>
        <w:rPr>
          <w:rFonts w:hint="eastAsia"/>
        </w:rPr>
        <w:t>租户级全局参数配置中心，支持知识库应用授权、资源大小限制设置，以及PythonCode依赖包的上传、安装与卸载管理。还可配置语音服务模型，收敛公告与知识库相关配置，确保平台基础能力的稳定与合规。</w:t>
      </w:r>
    </w:p>
    <w:p w14:paraId="7BB69C91">
      <w:pPr>
        <w:pStyle w:val="5"/>
        <w:numPr>
          <w:ilvl w:val="3"/>
          <w:numId w:val="0"/>
        </w:numPr>
        <w:wordWrap/>
        <w:spacing w:line="360" w:lineRule="auto"/>
        <w:ind w:left="864" w:hanging="864"/>
        <w:rPr>
          <w:rFonts w:hint="eastAsia" w:ascii="宋体" w:hAnsi="宋体" w:eastAsia="宋体"/>
        </w:rPr>
      </w:pPr>
      <w:r>
        <w:rPr>
          <w:rFonts w:hint="eastAsia" w:ascii="宋体" w:hAnsi="宋体" w:eastAsia="宋体"/>
        </w:rPr>
        <w:t>5.7.8.5干预规则管理</w:t>
      </w:r>
    </w:p>
    <w:p w14:paraId="27A150ED">
      <w:pPr>
        <w:wordWrap w:val="0"/>
        <w:ind w:firstLine="560" w:firstLineChars="200"/>
      </w:pPr>
      <w:r>
        <w:rPr>
          <w:rFonts w:hint="eastAsia"/>
        </w:rPr>
        <w:t>租户维度的内容安全全局管控功能，支持创建、编辑、启用/禁用及删除干预规则。规则可设置匹配关键词、匹配范围（输入/输出）及预设回复，支持批量导入，确保所有智能体均遵循统一的安全规范。</w:t>
      </w:r>
    </w:p>
    <w:p w14:paraId="72AA5D73">
      <w:pPr>
        <w:pStyle w:val="5"/>
        <w:numPr>
          <w:ilvl w:val="3"/>
          <w:numId w:val="0"/>
        </w:numPr>
        <w:wordWrap/>
        <w:spacing w:line="360" w:lineRule="auto"/>
        <w:ind w:left="864" w:hanging="864"/>
        <w:rPr>
          <w:rFonts w:hint="eastAsia" w:ascii="宋体" w:hAnsi="宋体" w:eastAsia="宋体"/>
        </w:rPr>
      </w:pPr>
      <w:r>
        <w:rPr>
          <w:rFonts w:hint="eastAsia" w:ascii="宋体" w:hAnsi="宋体" w:eastAsia="宋体"/>
        </w:rPr>
        <w:t>5.7.8.6发布管理</w:t>
      </w:r>
    </w:p>
    <w:p w14:paraId="0CCFFE51">
      <w:pPr>
        <w:wordWrap w:val="0"/>
        <w:ind w:firstLine="560" w:firstLineChars="200"/>
      </w:pPr>
      <w:r>
        <w:rPr>
          <w:rFonts w:hint="eastAsia"/>
        </w:rPr>
        <w:t>智能体发布渠道的统一管控模块，支持查看与管理内置及自定义渠道，可创建、配置、禁用/启用及删除自定义渠道。支持为各渠道单独配置发布审批流程，确保智能体发布的规范与可控。</w:t>
      </w:r>
    </w:p>
    <w:p w14:paraId="225C0E84">
      <w:pPr>
        <w:pStyle w:val="5"/>
        <w:numPr>
          <w:ilvl w:val="3"/>
          <w:numId w:val="0"/>
        </w:numPr>
        <w:wordWrap/>
        <w:spacing w:line="360" w:lineRule="auto"/>
        <w:ind w:left="864" w:hanging="864"/>
        <w:rPr>
          <w:rFonts w:hint="eastAsia" w:ascii="宋体" w:hAnsi="宋体" w:eastAsia="宋体"/>
        </w:rPr>
      </w:pPr>
      <w:r>
        <w:rPr>
          <w:rFonts w:hint="eastAsia" w:ascii="宋体" w:hAnsi="宋体" w:eastAsia="宋体"/>
        </w:rPr>
        <w:t>5.7.8.7智能体用量分析</w:t>
      </w:r>
    </w:p>
    <w:p w14:paraId="40A5B46C">
      <w:pPr>
        <w:wordWrap w:val="0"/>
        <w:ind w:firstLine="560" w:firstLineChars="200"/>
      </w:pPr>
      <w:r>
        <w:rPr>
          <w:rFonts w:hint="eastAsia"/>
        </w:rPr>
        <w:t>租户维度的综合运营数据看板，展示空间数量、开发者数量、智能体数量、对话数、会话数等核心指标。提供智能体、插件、工作流、数据库等资源的调用趋势图与TOP排行榜，支持按租户/空间维度查看Token用量及资源使用情况，辅助运营决策。</w:t>
      </w:r>
    </w:p>
    <w:p w14:paraId="30075E3D">
      <w:pPr>
        <w:pStyle w:val="3"/>
        <w:numPr>
          <w:ilvl w:val="1"/>
          <w:numId w:val="0"/>
        </w:numPr>
        <w:ind w:left="576" w:hanging="576"/>
        <w:rPr>
          <w:rFonts w:cs="Arial"/>
        </w:rPr>
      </w:pPr>
      <w:bookmarkStart w:id="135" w:name="_Toc229492049"/>
      <w:bookmarkStart w:id="136" w:name="_Toc24448"/>
      <w:r>
        <w:rPr>
          <w:rFonts w:hint="eastAsia" w:cs="Arial"/>
        </w:rPr>
        <w:t>5.8安全能力中心</w:t>
      </w:r>
      <w:bookmarkEnd w:id="135"/>
      <w:bookmarkEnd w:id="136"/>
    </w:p>
    <w:p w14:paraId="25B71D2F">
      <w:pPr>
        <w:wordWrap w:val="0"/>
        <w:ind w:firstLine="560" w:firstLineChars="200"/>
      </w:pPr>
      <w:r>
        <w:rPr>
          <w:rFonts w:hint="eastAsia"/>
        </w:rPr>
        <w:t>安全能力围绕智能体平台建设中的大模型服务与</w:t>
      </w:r>
      <w:del w:id="659" w:author="cc" w:date="2026-05-23T12:56:49Z">
        <w:r>
          <w:rPr>
            <w:rFonts w:hint="eastAsia"/>
          </w:rPr>
          <w:delText xml:space="preserve"> </w:delText>
        </w:r>
      </w:del>
      <w:r>
        <w:rPr>
          <w:rFonts w:hint="eastAsia"/>
        </w:rPr>
        <w:t>AI</w:t>
      </w:r>
      <w:del w:id="660" w:author="cc" w:date="2026-05-23T12:56:49Z">
        <w:r>
          <w:rPr>
            <w:rFonts w:hint="eastAsia"/>
          </w:rPr>
          <w:delText xml:space="preserve"> </w:delText>
        </w:r>
      </w:del>
      <w:r>
        <w:rPr>
          <w:rFonts w:hint="eastAsia"/>
        </w:rPr>
        <w:t>能力平台两大核心基础设施，构建了四层递进式安全防护体系，实现从模型底层到智能体应用的全链路安全保障，确保大模型应用的可用、完整、保密、合规。</w:t>
      </w:r>
    </w:p>
    <w:p w14:paraId="7CE75170">
      <w:pPr>
        <w:wordWrap w:val="0"/>
        <w:ind w:firstLine="560" w:firstLineChars="200"/>
      </w:pPr>
      <w:r>
        <w:rPr>
          <w:rFonts w:hint="eastAsia"/>
        </w:rPr>
        <w:t>防护体系自下而上分为四大层级，与业务场景深度耦合：</w:t>
      </w:r>
    </w:p>
    <w:p w14:paraId="512C2CD3">
      <w:pPr>
        <w:wordWrap w:val="0"/>
        <w:ind w:firstLine="560" w:firstLineChars="200"/>
      </w:pPr>
      <w:r>
        <w:rPr>
          <w:rFonts w:hint="eastAsia"/>
        </w:rPr>
        <w:t>1、大模型机密计算：为云端大模型推理提供底层安全底座，保护用户数据安全，防止数据泄露风险。</w:t>
      </w:r>
    </w:p>
    <w:p w14:paraId="26C06D4D">
      <w:pPr>
        <w:wordWrap w:val="0"/>
        <w:ind w:firstLine="560" w:firstLineChars="200"/>
      </w:pPr>
      <w:r>
        <w:rPr>
          <w:rFonts w:hint="eastAsia"/>
        </w:rPr>
        <w:t>2、大模型应用安全：为业务侧大模型应用提供全场景防护，防止遭受攻击与数据泄露的安全风险，确保大模型安全可用，数据防泄露与内容安全合规</w:t>
      </w:r>
    </w:p>
    <w:p w14:paraId="3F2DE3DC">
      <w:pPr>
        <w:wordWrap w:val="0"/>
        <w:ind w:firstLine="560" w:firstLineChars="200"/>
      </w:pPr>
      <w:r>
        <w:rPr>
          <w:rFonts w:hint="eastAsia"/>
        </w:rPr>
        <w:t>3、智能体身份安全：为智能体访问与操作提供权限管控防线，建立用户与智能体的身份关系，为智能体应用提供基于身份的授权管理；</w:t>
      </w:r>
    </w:p>
    <w:p w14:paraId="5E8B544C">
      <w:pPr>
        <w:wordWrap w:val="0"/>
        <w:ind w:firstLine="560" w:firstLineChars="200"/>
      </w:pPr>
      <w:r>
        <w:rPr>
          <w:rFonts w:hint="eastAsia"/>
        </w:rPr>
        <w:t>4、智能体安全管理：为全网智能体资产提供统一安全运营管控，帮助用户提供智能体的统一安全态势、安全风险扫描与持续风险评估，以及知识库安全保护，建立智能体的安全可视化管理和风险可控。</w:t>
      </w:r>
    </w:p>
    <w:p w14:paraId="222DDE99">
      <w:pPr>
        <w:wordWrap w:val="0"/>
        <w:ind w:firstLine="560" w:firstLineChars="200"/>
      </w:pPr>
      <w:r>
        <w:rPr>
          <w:rFonts w:hint="eastAsia"/>
        </w:rPr>
        <w:t>四层架构相互协同，形成</w:t>
      </w:r>
      <w:del w:id="661" w:author="cc" w:date="2026-05-23T12:56:49Z">
        <w:r>
          <w:rPr>
            <w:rFonts w:hint="eastAsia"/>
          </w:rPr>
          <w:delText xml:space="preserve"> </w:delText>
        </w:r>
      </w:del>
      <w:r>
        <w:rPr>
          <w:rFonts w:hint="eastAsia"/>
        </w:rPr>
        <w:t>“底层数据保护</w:t>
      </w:r>
      <w:del w:id="662" w:author="cc" w:date="2026-05-23T12:56:49Z">
        <w:r>
          <w:rPr>
            <w:rFonts w:hint="eastAsia"/>
          </w:rPr>
          <w:delText xml:space="preserve"> </w:delText>
        </w:r>
      </w:del>
      <w:r>
        <w:rPr>
          <w:rFonts w:hint="eastAsia"/>
        </w:rPr>
        <w:t>—</w:t>
      </w:r>
      <w:del w:id="663" w:author="cc" w:date="2026-05-23T12:56:49Z">
        <w:r>
          <w:rPr>
            <w:rFonts w:hint="eastAsia"/>
          </w:rPr>
          <w:delText xml:space="preserve"> </w:delText>
        </w:r>
      </w:del>
      <w:r>
        <w:rPr>
          <w:rFonts w:hint="eastAsia"/>
        </w:rPr>
        <w:t>应用风险防护</w:t>
      </w:r>
      <w:del w:id="664" w:author="cc" w:date="2026-05-23T12:56:49Z">
        <w:r>
          <w:rPr>
            <w:rFonts w:hint="eastAsia"/>
          </w:rPr>
          <w:delText xml:space="preserve"> </w:delText>
        </w:r>
      </w:del>
      <w:r>
        <w:rPr>
          <w:rFonts w:hint="eastAsia"/>
        </w:rPr>
        <w:t>—</w:t>
      </w:r>
      <w:del w:id="665" w:author="cc" w:date="2026-05-23T12:56:49Z">
        <w:r>
          <w:rPr>
            <w:rFonts w:hint="eastAsia"/>
          </w:rPr>
          <w:delText xml:space="preserve"> </w:delText>
        </w:r>
      </w:del>
      <w:r>
        <w:rPr>
          <w:rFonts w:hint="eastAsia"/>
        </w:rPr>
        <w:t>身份权限管控</w:t>
      </w:r>
      <w:del w:id="666" w:author="cc" w:date="2026-05-23T12:56:49Z">
        <w:r>
          <w:rPr>
            <w:rFonts w:hint="eastAsia"/>
          </w:rPr>
          <w:delText xml:space="preserve"> </w:delText>
        </w:r>
      </w:del>
      <w:r>
        <w:rPr>
          <w:rFonts w:hint="eastAsia"/>
        </w:rPr>
        <w:t>—</w:t>
      </w:r>
      <w:del w:id="667" w:author="cc" w:date="2026-05-23T12:56:49Z">
        <w:r>
          <w:rPr>
            <w:rFonts w:hint="eastAsia"/>
          </w:rPr>
          <w:delText xml:space="preserve"> </w:delText>
        </w:r>
      </w:del>
      <w:r>
        <w:rPr>
          <w:rFonts w:hint="eastAsia"/>
        </w:rPr>
        <w:t>风险持续治理”</w:t>
      </w:r>
      <w:del w:id="668" w:author="cc" w:date="2026-05-23T12:56:49Z">
        <w:r>
          <w:rPr>
            <w:rFonts w:hint="eastAsia"/>
          </w:rPr>
          <w:delText xml:space="preserve"> </w:delText>
        </w:r>
      </w:del>
      <w:r>
        <w:rPr>
          <w:rFonts w:hint="eastAsia"/>
        </w:rPr>
        <w:t>的闭环安全体系，全面覆盖数据、大模型、权限和资产的四大安全维度。</w:t>
      </w:r>
    </w:p>
    <w:p w14:paraId="54C15824"/>
    <w:p w14:paraId="185F3EA3">
      <w:pPr>
        <w:spacing w:line="240" w:lineRule="auto"/>
      </w:pPr>
      <w:ins w:id="669" w:author="cc" w:date="2026-05-23T12:25:41Z">
        <w:r>
          <w:rPr>
            <w:rFonts w:hint="eastAsia"/>
          </w:rPr>
          <w:drawing>
            <wp:inline distT="0" distB="0" distL="114300" distR="114300">
              <wp:extent cx="5271135" cy="3193415"/>
              <wp:effectExtent l="0" t="0" r="12065" b="6985"/>
              <wp:docPr id="2" name="图片 2" descr="截屏2026-05-23 12.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6-05-23 12.25.12"/>
                      <pic:cNvPicPr>
                        <a:picLocks noChangeAspect="1"/>
                      </pic:cNvPicPr>
                    </pic:nvPicPr>
                    <pic:blipFill>
                      <a:blip r:embed="rId14"/>
                      <a:stretch>
                        <a:fillRect/>
                      </a:stretch>
                    </pic:blipFill>
                    <pic:spPr>
                      <a:xfrm>
                        <a:off x="0" y="0"/>
                        <a:ext cx="5271135" cy="3193415"/>
                      </a:xfrm>
                      <a:prstGeom prst="rect">
                        <a:avLst/>
                      </a:prstGeom>
                    </pic:spPr>
                  </pic:pic>
                </a:graphicData>
              </a:graphic>
            </wp:inline>
          </w:drawing>
        </w:r>
      </w:ins>
      <w:del w:id="671" w:author="cc" w:date="2026-05-23T12:25:30Z">
        <w:r>
          <w:rPr>
            <w:rFonts w:hint="eastAsia"/>
          </w:rPr>
          <w:drawing>
            <wp:inline distT="0" distB="0" distL="114300" distR="114300">
              <wp:extent cx="5268595" cy="3322320"/>
              <wp:effectExtent l="0" t="0" r="14605" b="5080"/>
              <wp:docPr id="6" name="图片 6" descr="截屏2026-05-14 00.2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截屏2026-05-14 00.27.35"/>
                      <pic:cNvPicPr>
                        <a:picLocks noChangeAspect="1"/>
                      </pic:cNvPicPr>
                    </pic:nvPicPr>
                    <pic:blipFill>
                      <a:blip r:embed="rId15"/>
                      <a:stretch>
                        <a:fillRect/>
                      </a:stretch>
                    </pic:blipFill>
                    <pic:spPr>
                      <a:xfrm>
                        <a:off x="0" y="0"/>
                        <a:ext cx="5268595" cy="3322320"/>
                      </a:xfrm>
                      <a:prstGeom prst="rect">
                        <a:avLst/>
                      </a:prstGeom>
                    </pic:spPr>
                  </pic:pic>
                </a:graphicData>
              </a:graphic>
            </wp:inline>
          </w:drawing>
        </w:r>
      </w:del>
    </w:p>
    <w:p w14:paraId="18F2B9BA">
      <w:pPr>
        <w:pStyle w:val="4"/>
        <w:numPr>
          <w:ilvl w:val="2"/>
          <w:numId w:val="0"/>
        </w:numPr>
        <w:ind w:left="862" w:hanging="862"/>
        <w:jc w:val="left"/>
      </w:pPr>
      <w:r>
        <w:rPr>
          <w:rFonts w:hint="eastAsia"/>
        </w:rPr>
        <w:t>5.8.1智能体安全防护平台</w:t>
      </w:r>
    </w:p>
    <w:p w14:paraId="32CBC520">
      <w:pPr>
        <w:pStyle w:val="5"/>
        <w:numPr>
          <w:ilvl w:val="2"/>
          <w:numId w:val="0"/>
        </w:numPr>
        <w:ind w:left="862" w:hanging="862"/>
        <w:jc w:val="left"/>
      </w:pPr>
      <w:r>
        <w:rPr>
          <w:rFonts w:hint="eastAsia"/>
        </w:rPr>
        <w:t>5.8.1.1智能体安全管理平台</w:t>
      </w:r>
    </w:p>
    <w:p w14:paraId="4E562B13">
      <w:pPr>
        <w:spacing w:line="360" w:lineRule="auto"/>
        <w:ind w:firstLine="560" w:firstLineChars="200"/>
        <w:rPr>
          <w:rFonts w:hint="eastAsia" w:ascii="宋体" w:hAnsi="宋体"/>
          <w:szCs w:val="28"/>
        </w:rPr>
      </w:pPr>
      <w:r>
        <w:rPr>
          <w:rFonts w:hint="eastAsia"/>
        </w:rPr>
        <w:t>智能体安全管理平台是针对智能体开发、上线、运行全生命周期的安全管理方案，旨在建立智能体安全态势感知与管控能力，通过“资产清点—风险扫描—运行防护—持续评估”的闭环机制，降低智能体自主执行可能带来的安全风险。本平台可对接各类开源、商业及企业自研智能体开发平台，实现跨平台统一管理，对</w:t>
      </w:r>
      <w:r>
        <w:t>多智能体编排</w:t>
      </w:r>
      <w:r>
        <w:rPr>
          <w:rFonts w:hint="eastAsia"/>
        </w:rPr>
        <w:t>、大模型、工具集、知识库、系统提示词五大核心资产做细粒度清点，建立“智能体户籍档案”，帮助用户全面掌握资产状况；可全面扫描核心资产的各类安全风险，还拥有提示词加固能力，从根源降低提示词攻击风险；通过部署</w:t>
      </w:r>
      <w:r>
        <w:t>多智能体编排</w:t>
      </w:r>
      <w:r>
        <w:rPr>
          <w:rFonts w:hint="eastAsia"/>
        </w:rPr>
        <w:t>安全网关和流量代理，实时检测拦截威胁行为，自动识别意图前置过滤越界行为，防范服务滥用与提示词注入；还可自动生成针对性测评用例，通过多轮迭代生成测试问题高效挖掘潜在风险，持续提升智能体安全水位。该平台帮助用户建立实现安全左移，避免智能体“带着风险上线”，构建起全流程完整安全管理体系</w:t>
      </w:r>
      <w:r>
        <w:rPr>
          <w:rFonts w:hint="eastAsia" w:ascii="宋体" w:hAnsi="宋体"/>
          <w:szCs w:val="28"/>
        </w:rPr>
        <w:t>。</w:t>
      </w:r>
    </w:p>
    <w:p w14:paraId="5ABF588F">
      <w:pPr>
        <w:spacing w:line="360" w:lineRule="auto"/>
        <w:ind w:firstLine="560" w:firstLineChars="200"/>
        <w:rPr>
          <w:rFonts w:hint="eastAsia" w:ascii="宋体" w:hAnsi="宋体"/>
          <w:szCs w:val="28"/>
        </w:rPr>
      </w:pPr>
      <w:r>
        <w:rPr>
          <w:rFonts w:hint="eastAsia" w:ascii="宋体" w:hAnsi="宋体"/>
          <w:szCs w:val="28"/>
        </w:rPr>
        <w:t>智能体安全管理平台，为组织单位的大模型智能体及MLSecOps全生命周期提供安全管理。平台覆盖智能体、RAG、插件、模型、推理服务等研发、运行过程，构建智能体Redteaming、安全加固、内容安全、数据保护、模型安全等全生命周期的防护体系。智能体安全管理平台“以AI防护AI”的核心理念和智能体应用全生命周期防护。</w:t>
      </w:r>
    </w:p>
    <w:p w14:paraId="79B54BEC">
      <w:pPr>
        <w:spacing w:line="360" w:lineRule="auto"/>
        <w:ind w:firstLine="560" w:firstLineChars="200"/>
        <w:rPr>
          <w:rFonts w:hint="eastAsia" w:ascii="宋体" w:hAnsi="宋体"/>
          <w:szCs w:val="28"/>
        </w:rPr>
      </w:pPr>
      <w:r>
        <w:rPr>
          <w:rFonts w:hint="eastAsia" w:ascii="宋体" w:hAnsi="宋体"/>
          <w:szCs w:val="28"/>
        </w:rPr>
        <w:t>智能体安全管理平台架构，围绕资产全生命周期安全管控构建了一体化防护体系，覆盖资产清点、认证授权、安全防护、数据保护与生态支持五大核心模块：</w:t>
      </w:r>
    </w:p>
    <w:p w14:paraId="3B2EA51B">
      <w:pPr>
        <w:spacing w:line="360" w:lineRule="auto"/>
        <w:ind w:firstLine="560" w:firstLineChars="200"/>
        <w:rPr>
          <w:rFonts w:hint="eastAsia" w:ascii="宋体" w:hAnsi="宋体"/>
          <w:szCs w:val="28"/>
        </w:rPr>
      </w:pPr>
      <w:r>
        <w:rPr>
          <w:rFonts w:hint="eastAsia" w:ascii="宋体" w:hAnsi="宋体"/>
          <w:szCs w:val="28"/>
        </w:rPr>
        <w:t>资产清点模块实现全类型智能体资产的统一盘点，覆盖智能体资产、插件资产、多智能体编排</w:t>
      </w:r>
      <w:del w:id="673" w:author="cc" w:date="2026-05-23T12:56:49Z">
        <w:r>
          <w:rPr>
            <w:rFonts w:hint="eastAsia" w:ascii="宋体" w:hAnsi="宋体"/>
            <w:szCs w:val="28"/>
          </w:rPr>
          <w:delText xml:space="preserve"> </w:delText>
        </w:r>
      </w:del>
      <w:r>
        <w:rPr>
          <w:rFonts w:hint="eastAsia" w:ascii="宋体" w:hAnsi="宋体"/>
          <w:szCs w:val="28"/>
        </w:rPr>
        <w:t>资产、模型资产与知识库资产，为后续安全管控提供完整资产视图。</w:t>
      </w:r>
    </w:p>
    <w:p w14:paraId="0780C6C4">
      <w:pPr>
        <w:spacing w:line="360" w:lineRule="auto"/>
        <w:ind w:firstLine="560" w:firstLineChars="200"/>
        <w:rPr>
          <w:rFonts w:hint="eastAsia" w:ascii="宋体" w:hAnsi="宋体"/>
          <w:szCs w:val="28"/>
        </w:rPr>
      </w:pPr>
      <w:r>
        <w:rPr>
          <w:rFonts w:hint="eastAsia" w:ascii="宋体" w:hAnsi="宋体"/>
          <w:szCs w:val="28"/>
        </w:rPr>
        <w:t>认证授权模块构建多维度权限防线，通过用户认证、服务认证、数据授权与操作审计，确保智能体访问、调用与数据操作全程合规可追溯。</w:t>
      </w:r>
    </w:p>
    <w:p w14:paraId="72560B64">
      <w:pPr>
        <w:spacing w:line="360" w:lineRule="auto"/>
        <w:ind w:firstLine="560" w:firstLineChars="200"/>
        <w:rPr>
          <w:rFonts w:hint="eastAsia" w:ascii="宋体" w:hAnsi="宋体"/>
          <w:szCs w:val="28"/>
        </w:rPr>
      </w:pPr>
      <w:r>
        <w:rPr>
          <w:rFonts w:hint="eastAsia" w:ascii="宋体" w:hAnsi="宋体"/>
          <w:szCs w:val="28"/>
        </w:rPr>
        <w:t>安全防护模块形成闭环防护能力，包含三大子模块：配置加固针对系统提示词、多智能体编排、插件、模型进行扫描与加固；安全评测通过内容安全、攻击对抗、单轮/多轮评测识别风险；运行防护则通过意图过滤、多智能体编排安全网关与入侵防御实现动态拦截。</w:t>
      </w:r>
    </w:p>
    <w:p w14:paraId="69FFF263">
      <w:pPr>
        <w:spacing w:line="360" w:lineRule="auto"/>
        <w:ind w:firstLine="560" w:firstLineChars="200"/>
        <w:rPr>
          <w:rFonts w:hint="eastAsia" w:ascii="宋体" w:hAnsi="宋体"/>
          <w:szCs w:val="28"/>
        </w:rPr>
      </w:pPr>
      <w:r>
        <w:rPr>
          <w:rFonts w:hint="eastAsia" w:ascii="宋体" w:hAnsi="宋体"/>
          <w:szCs w:val="28"/>
        </w:rPr>
        <w:t>数据保护模块聚焦数据全流程安全，提供数据分类分级、敏感数据检测与数据匿名化能力，防止数据泄露与滥用。</w:t>
      </w:r>
    </w:p>
    <w:p w14:paraId="1B02B1EF">
      <w:pPr>
        <w:spacing w:line="360" w:lineRule="auto"/>
        <w:ind w:firstLine="560" w:firstLineChars="200"/>
        <w:rPr>
          <w:rFonts w:hint="eastAsia" w:ascii="宋体" w:hAnsi="宋体"/>
          <w:szCs w:val="28"/>
        </w:rPr>
      </w:pPr>
      <w:r>
        <w:rPr>
          <w:rFonts w:hint="eastAsia" w:ascii="宋体" w:hAnsi="宋体"/>
          <w:szCs w:val="28"/>
        </w:rPr>
        <w:t>此外，平台通过生态支持模块，无缝对接主流智能体开发平台，支持</w:t>
      </w:r>
      <w:del w:id="674" w:author="cc" w:date="2026-05-23T12:56:49Z">
        <w:r>
          <w:rPr>
            <w:rFonts w:hint="eastAsia" w:ascii="宋体" w:hAnsi="宋体"/>
            <w:szCs w:val="28"/>
          </w:rPr>
          <w:delText xml:space="preserve"> </w:delText>
        </w:r>
      </w:del>
      <w:r>
        <w:rPr>
          <w:rFonts w:hint="eastAsia" w:ascii="宋体" w:hAnsi="宋体"/>
          <w:szCs w:val="28"/>
        </w:rPr>
        <w:t>ComfyUI、Open</w:t>
      </w:r>
      <w:del w:id="675" w:author="cc" w:date="2026-05-23T12:56:49Z">
        <w:r>
          <w:rPr>
            <w:rFonts w:hint="eastAsia" w:ascii="宋体" w:hAnsi="宋体"/>
            <w:szCs w:val="28"/>
          </w:rPr>
          <w:delText xml:space="preserve"> </w:delText>
        </w:r>
      </w:del>
      <w:r>
        <w:rPr>
          <w:rFonts w:hint="eastAsia" w:ascii="宋体" w:hAnsi="宋体"/>
          <w:szCs w:val="28"/>
        </w:rPr>
        <w:t>WebUI</w:t>
      </w:r>
      <w:del w:id="676" w:author="cc" w:date="2026-05-23T12:56:49Z">
        <w:r>
          <w:rPr>
            <w:rFonts w:hint="eastAsia" w:ascii="宋体" w:hAnsi="宋体"/>
            <w:szCs w:val="28"/>
          </w:rPr>
          <w:delText xml:space="preserve"> </w:delText>
        </w:r>
      </w:del>
      <w:r>
        <w:rPr>
          <w:rFonts w:hint="eastAsia" w:ascii="宋体" w:hAnsi="宋体"/>
          <w:szCs w:val="28"/>
        </w:rPr>
        <w:t>等工具，同时兼容自研平台，为不同技术栈的智能体应用提供统一安全底座。</w:t>
      </w:r>
    </w:p>
    <w:p w14:paraId="5170DBDD">
      <w:pPr>
        <w:spacing w:line="360" w:lineRule="auto"/>
        <w:rPr>
          <w:rFonts w:hint="eastAsia" w:ascii="宋体" w:hAnsi="宋体"/>
          <w:szCs w:val="28"/>
        </w:rPr>
      </w:pPr>
      <w:r>
        <w:rPr>
          <w:rFonts w:hint="eastAsia" w:ascii="宋体" w:hAnsi="宋体"/>
          <w:szCs w:val="28"/>
        </w:rPr>
        <w:drawing>
          <wp:inline distT="0" distB="0" distL="114300" distR="114300">
            <wp:extent cx="5300980" cy="2468880"/>
            <wp:effectExtent l="0" t="0" r="7620" b="20320"/>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16"/>
                    <a:stretch>
                      <a:fillRect/>
                    </a:stretch>
                  </pic:blipFill>
                  <pic:spPr>
                    <a:xfrm>
                      <a:off x="0" y="0"/>
                      <a:ext cx="5300980" cy="2468880"/>
                    </a:xfrm>
                    <a:prstGeom prst="rect">
                      <a:avLst/>
                    </a:prstGeom>
                  </pic:spPr>
                </pic:pic>
              </a:graphicData>
            </a:graphic>
          </wp:inline>
        </w:drawing>
      </w:r>
    </w:p>
    <w:p w14:paraId="71AF9668">
      <w:pPr>
        <w:spacing w:line="360" w:lineRule="auto"/>
        <w:ind w:firstLine="560" w:firstLineChars="200"/>
        <w:jc w:val="center"/>
        <w:rPr>
          <w:rFonts w:hint="eastAsia" w:ascii="宋体" w:hAnsi="宋体"/>
          <w:szCs w:val="28"/>
        </w:rPr>
      </w:pPr>
      <w:r>
        <w:rPr>
          <w:rFonts w:hint="eastAsia" w:ascii="宋体" w:hAnsi="宋体"/>
          <w:szCs w:val="28"/>
        </w:rPr>
        <w:t>智能体安全管理平台架构示意图</w:t>
      </w:r>
    </w:p>
    <w:p w14:paraId="782A0DE9">
      <w:pPr>
        <w:pStyle w:val="6"/>
        <w:numPr>
          <w:ilvl w:val="3"/>
          <w:numId w:val="0"/>
        </w:numPr>
        <w:spacing w:line="360" w:lineRule="auto"/>
        <w:ind w:left="864" w:hanging="864"/>
        <w:rPr>
          <w:rFonts w:hint="eastAsia" w:ascii="宋体" w:hAnsi="宋体"/>
        </w:rPr>
      </w:pPr>
      <w:r>
        <w:rPr>
          <w:rFonts w:hint="eastAsia" w:ascii="宋体" w:hAnsi="宋体"/>
        </w:rPr>
        <w:t>5.8.1.1.1智能体开发平台对接</w:t>
      </w:r>
    </w:p>
    <w:p w14:paraId="0064A6D9">
      <w:pPr>
        <w:wordWrap w:val="0"/>
        <w:ind w:firstLine="560" w:firstLineChars="200"/>
      </w:pPr>
      <w:r>
        <w:rPr>
          <w:rFonts w:hint="eastAsia"/>
        </w:rPr>
        <w:t>在智能体开发平台对接的对接方式功能中，支持对接开源商业智能体开发平台、企业自研智能体开发平台。通过对接这类智能体开发平台，实现智能体信息同步与集中管理。该功能设计充分考虑了不同用户的实际应用场景，无论是采用开源解决方案、商业成熟平台还是企业内部自主研发的系统，都能实现无缝对接，确保智能体信息能够在不同平台间高效同步，为后续的集中管理和统一监控奠定基础。</w:t>
      </w:r>
    </w:p>
    <w:p w14:paraId="30618868">
      <w:pPr>
        <w:pStyle w:val="6"/>
        <w:numPr>
          <w:ilvl w:val="3"/>
          <w:numId w:val="0"/>
        </w:numPr>
        <w:spacing w:line="360" w:lineRule="auto"/>
        <w:ind w:left="864" w:hanging="864"/>
        <w:rPr>
          <w:rFonts w:hint="eastAsia" w:ascii="宋体" w:hAnsi="宋体"/>
        </w:rPr>
      </w:pPr>
      <w:r>
        <w:rPr>
          <w:rFonts w:hint="eastAsia" w:ascii="宋体" w:hAnsi="宋体"/>
        </w:rPr>
        <w:t>5.8.1.1.2智能体安全态势展示</w:t>
      </w:r>
    </w:p>
    <w:p w14:paraId="28BAD2C1">
      <w:pPr>
        <w:wordWrap w:val="0"/>
        <w:ind w:firstLine="560" w:firstLineChars="200"/>
      </w:pPr>
      <w:r>
        <w:rPr>
          <w:rFonts w:hint="eastAsia"/>
        </w:rPr>
        <w:t>针对智能体安全态势展示中的风险趋势统计需求，支持单独展示智能体总风险项，包含配置风险、工具风险，并展示风险变化趋势。通过系统化的风险识别和扫描机制，能够及时发现智能体运行过程中的潜在安全隐患，为管理员提供全面的风险视图，帮助其准确判断风险严重程度并制定相应的应对策略，有效保障智能体系统的稳定安全运行。</w:t>
      </w:r>
    </w:p>
    <w:p w14:paraId="2233F73A">
      <w:pPr>
        <w:pStyle w:val="6"/>
        <w:numPr>
          <w:ilvl w:val="3"/>
          <w:numId w:val="0"/>
        </w:numPr>
        <w:spacing w:line="360" w:lineRule="auto"/>
        <w:ind w:left="864" w:hanging="864"/>
        <w:rPr>
          <w:rFonts w:hint="eastAsia" w:ascii="宋体" w:hAnsi="宋体"/>
        </w:rPr>
      </w:pPr>
      <w:r>
        <w:rPr>
          <w:rFonts w:hint="eastAsia" w:ascii="宋体" w:hAnsi="宋体"/>
        </w:rPr>
        <w:t>5.8.1.1.3智能体资产盘点</w:t>
      </w:r>
    </w:p>
    <w:p w14:paraId="3EA03FFE">
      <w:pPr>
        <w:spacing w:line="360" w:lineRule="auto"/>
        <w:ind w:firstLine="560" w:firstLineChars="200"/>
        <w:rPr>
          <w:rFonts w:hint="eastAsia" w:ascii="宋体" w:hAnsi="宋体"/>
          <w:szCs w:val="28"/>
        </w:rPr>
      </w:pPr>
      <w:r>
        <w:rPr>
          <w:rFonts w:hint="eastAsia" w:ascii="宋体" w:hAnsi="宋体"/>
          <w:szCs w:val="28"/>
        </w:rPr>
        <w:t>智能体安全管理平台提供智能体资产盘点功能，主要功能如下：</w:t>
      </w:r>
    </w:p>
    <w:p w14:paraId="24C3B789">
      <w:pPr>
        <w:numPr>
          <w:ilvl w:val="0"/>
          <w:numId w:val="4"/>
        </w:numPr>
        <w:spacing w:line="360" w:lineRule="auto"/>
        <w:ind w:firstLine="55"/>
        <w:rPr>
          <w:rFonts w:hint="eastAsia" w:ascii="宋体" w:hAnsi="宋体"/>
          <w:szCs w:val="28"/>
        </w:rPr>
      </w:pPr>
      <w:r>
        <w:rPr>
          <w:rFonts w:hint="eastAsia" w:ascii="宋体" w:hAnsi="宋体"/>
          <w:szCs w:val="28"/>
        </w:rPr>
        <w:t>智能体清点</w:t>
      </w:r>
    </w:p>
    <w:p w14:paraId="0364C875">
      <w:pPr>
        <w:wordWrap w:val="0"/>
        <w:ind w:firstLine="560" w:firstLineChars="200"/>
      </w:pPr>
      <w:r>
        <w:rPr>
          <w:rFonts w:hint="eastAsia"/>
        </w:rPr>
        <w:t>在智能体资产盘点的智能体清点环节中，支持对接智能体开发平台的OpenAPI接口采集到智能体列表，并以列表形式展示。通过标准化的清点流程和清晰的列表展示方式，能够帮助管理员全面掌握智能体相关资产的详细情况，包括资产的基本属性、配置信息和使用状态等，为资产的有效管理、维护和优化提供数据支持。</w:t>
      </w:r>
    </w:p>
    <w:p w14:paraId="4C6AE122">
      <w:pPr>
        <w:wordWrap w:val="0"/>
        <w:ind w:firstLine="560" w:firstLineChars="200"/>
      </w:pPr>
      <w:r>
        <w:rPr>
          <w:rFonts w:hint="eastAsia"/>
        </w:rPr>
        <w:t>在智能体资产盘点的智能体清点环节中，支持展示智能体名称、创建时间、更新时间信息简介介绍信息。通过标准化的清点流程和清晰的列表展示方式，能够帮助管理员全面掌握智能体相关资产的详细情况，包括资产的基本属性、配置信息和使用状态等，为资产的有效管理、维护和优化提供数据支持。</w:t>
      </w:r>
    </w:p>
    <w:p w14:paraId="3B4BAAC5">
      <w:pPr>
        <w:wordWrap w:val="0"/>
        <w:ind w:firstLine="560" w:firstLineChars="200"/>
      </w:pPr>
      <w:r>
        <w:rPr>
          <w:rFonts w:hint="eastAsia"/>
        </w:rPr>
        <w:t>在智能体资产盘点的智能体清点环节中，支持展示智能体意图，包括智能体角色设定、角色描述、技能、禁止事项。通过标准化的清点流程和清晰的列表展示方式，能够帮助管理员全面掌握智能体相关资产的详细情况，包括资产的基本属性、配置信息和使用状态等，为资产的有效管理、维护和优化提供数据支持。</w:t>
      </w:r>
    </w:p>
    <w:p w14:paraId="60E3241A">
      <w:pPr>
        <w:numPr>
          <w:ilvl w:val="0"/>
          <w:numId w:val="4"/>
        </w:numPr>
        <w:spacing w:line="360" w:lineRule="auto"/>
        <w:ind w:firstLine="55"/>
        <w:rPr>
          <w:rFonts w:hint="eastAsia" w:ascii="宋体" w:hAnsi="宋体"/>
          <w:szCs w:val="28"/>
        </w:rPr>
      </w:pPr>
      <w:r>
        <w:rPr>
          <w:rFonts w:hint="eastAsia" w:ascii="宋体" w:hAnsi="宋体"/>
          <w:szCs w:val="28"/>
        </w:rPr>
        <w:t>多智能体编排清点</w:t>
      </w:r>
    </w:p>
    <w:p w14:paraId="04ECDFCD">
      <w:pPr>
        <w:wordWrap w:val="0"/>
        <w:ind w:firstLine="560" w:firstLineChars="200"/>
      </w:pPr>
      <w:r>
        <w:rPr>
          <w:rFonts w:hint="eastAsia"/>
        </w:rPr>
        <w:t>在智能体资产盘点的多智能体编排清点环节中，支持录入多智能体编排资产（mcp.json、git代码仓库、安装包源），以列表形式展示多智能体编排资产。通过标准化的清点流程和清晰的列表展示方式，能够帮助管理员全面掌握智能体相关资产的详细情况，包括资产的基本属性、配置信息和使用状态等，为资产的有效管理、维护和优化提供数据支持。</w:t>
      </w:r>
    </w:p>
    <w:p w14:paraId="0E527399">
      <w:pPr>
        <w:wordWrap w:val="0"/>
        <w:ind w:firstLine="560" w:firstLineChars="200"/>
      </w:pPr>
      <w:r>
        <w:rPr>
          <w:rFonts w:hint="eastAsia"/>
        </w:rPr>
        <w:t>在智能体资产盘点的多智能体编排清点环节中，支持对多智能体编排基础信息展示，包括但不限于多智能体编排名称、资源、描述、集成方式等信息。通过标准化的清点流程和清晰的列表展示方式，能够帮助管理员全面掌握智能体相关资产的详细情况，包括资产的基本属性、配置信息和使用状态等，为资产的有效管理、维护和优化提供数据支持。</w:t>
      </w:r>
    </w:p>
    <w:p w14:paraId="0C2969EF">
      <w:pPr>
        <w:numPr>
          <w:ilvl w:val="0"/>
          <w:numId w:val="4"/>
        </w:numPr>
        <w:spacing w:line="360" w:lineRule="auto"/>
        <w:ind w:firstLine="55"/>
        <w:rPr>
          <w:rFonts w:hint="eastAsia" w:ascii="宋体" w:hAnsi="宋体"/>
          <w:szCs w:val="28"/>
        </w:rPr>
      </w:pPr>
      <w:r>
        <w:rPr>
          <w:rFonts w:hint="eastAsia" w:ascii="宋体" w:hAnsi="宋体"/>
          <w:szCs w:val="28"/>
        </w:rPr>
        <w:t>大模型清点</w:t>
      </w:r>
    </w:p>
    <w:p w14:paraId="2BD1B5E4">
      <w:pPr>
        <w:wordWrap w:val="0"/>
        <w:ind w:firstLine="560" w:firstLineChars="200"/>
      </w:pPr>
      <w:r>
        <w:rPr>
          <w:rFonts w:hint="eastAsia"/>
        </w:rPr>
        <w:t>在智能体资产盘点的大模型清点环节中，支持对智能体调用的大模型清点，以列表形式展示大模型信息。通过标准化的清点流程和清晰的列表展示方式，能够帮助管理员全面掌握智能体相关资产的详细情况，包括资产的基本属性、配置信息和使用状态等，为资产的有效管理、维护和优化提供数据支持。</w:t>
      </w:r>
    </w:p>
    <w:p w14:paraId="273BAAEB">
      <w:pPr>
        <w:wordWrap w:val="0"/>
        <w:ind w:firstLine="560" w:firstLineChars="200"/>
      </w:pPr>
      <w:r>
        <w:rPr>
          <w:rFonts w:hint="eastAsia"/>
        </w:rPr>
        <w:t>在智能体资产盘点的大模型清点环节中，支持清点使用的每个大模型名称、大小、平台类型等相关信息。通过标准化的清点流程和清晰的列表展示方式，能够帮助管理员全面掌握智能体相关资产的详细情况，包括资产的基本属性、配置信息和使用状态等，为资产的有效管理、维护和优化提供数据支持。</w:t>
      </w:r>
    </w:p>
    <w:p w14:paraId="3718D0F7">
      <w:pPr>
        <w:numPr>
          <w:ilvl w:val="0"/>
          <w:numId w:val="4"/>
        </w:numPr>
        <w:spacing w:line="360" w:lineRule="auto"/>
        <w:ind w:firstLine="55"/>
        <w:rPr>
          <w:rFonts w:hint="eastAsia" w:ascii="宋体" w:hAnsi="宋体"/>
          <w:szCs w:val="28"/>
        </w:rPr>
      </w:pPr>
      <w:r>
        <w:rPr>
          <w:rFonts w:hint="eastAsia" w:ascii="宋体" w:hAnsi="宋体"/>
          <w:szCs w:val="28"/>
        </w:rPr>
        <w:t>工具集清点</w:t>
      </w:r>
    </w:p>
    <w:p w14:paraId="4E15542B">
      <w:pPr>
        <w:wordWrap w:val="0"/>
        <w:ind w:firstLine="560" w:firstLineChars="200"/>
      </w:pPr>
      <w:r>
        <w:rPr>
          <w:rFonts w:hint="eastAsia"/>
        </w:rPr>
        <w:t>在智能体资产盘点的工具集清点环节中，支持对智能体调用的工具集清点，以列表形式展示工具信息。通过标准化的清点流程和清晰的列表展示方式，能够帮助管理员全面掌握智能体相关资产的详细情况，包括资产的基本属性、配置信息和使用状态等，为资产的有效管理、维护和优化提供数据支持。</w:t>
      </w:r>
    </w:p>
    <w:p w14:paraId="234AD78E">
      <w:pPr>
        <w:wordWrap w:val="0"/>
        <w:ind w:firstLine="560" w:firstLineChars="200"/>
      </w:pPr>
      <w:r>
        <w:rPr>
          <w:rFonts w:hint="eastAsia"/>
        </w:rPr>
        <w:t>在智能体资产盘点的工具集清点环节中，支持对工具集细粒度清点，展示使用的工具名称、数量、工具集描述等信息。通过标准化的清点流程和清晰的列表展示方式，能够帮助管理员全面掌握智能体相关资产的详细情况，包括资产的基本属性、配置信息和使用状态等，为资产的有效管理、维护和优化提供数据支持。</w:t>
      </w:r>
    </w:p>
    <w:p w14:paraId="093C2593">
      <w:pPr>
        <w:numPr>
          <w:ilvl w:val="0"/>
          <w:numId w:val="4"/>
        </w:numPr>
        <w:spacing w:line="360" w:lineRule="auto"/>
        <w:ind w:firstLine="55"/>
        <w:rPr>
          <w:rFonts w:hint="eastAsia" w:ascii="宋体" w:hAnsi="宋体"/>
          <w:szCs w:val="28"/>
        </w:rPr>
      </w:pPr>
      <w:r>
        <w:rPr>
          <w:rFonts w:hint="eastAsia" w:ascii="宋体" w:hAnsi="宋体"/>
          <w:szCs w:val="28"/>
        </w:rPr>
        <w:t>知识库清点</w:t>
      </w:r>
    </w:p>
    <w:p w14:paraId="637A3AB6">
      <w:pPr>
        <w:wordWrap w:val="0"/>
        <w:ind w:firstLine="560" w:firstLineChars="200"/>
      </w:pPr>
      <w:r>
        <w:rPr>
          <w:rFonts w:hint="eastAsia"/>
        </w:rPr>
        <w:t>在智能体资产盘点的知识库清点环节中，支持清点智能体使用的知识库文件，以列表形式展示。通过标准化的清点流程和清晰的列表展示方式，能够帮助管理员全面掌握智能体相关资产的详细情况，包括资产的基本属性、配置信息和使用状态等，为资产的有效管理、维护和优化提供数据支持。</w:t>
      </w:r>
    </w:p>
    <w:p w14:paraId="632B4ECD">
      <w:pPr>
        <w:wordWrap w:val="0"/>
        <w:ind w:firstLine="560" w:firstLineChars="200"/>
      </w:pPr>
      <w:r>
        <w:rPr>
          <w:rFonts w:hint="eastAsia"/>
        </w:rPr>
        <w:t>在智能体资产盘点的知识库清点环节中，支持展示使用的知识库名称、文件名称、大小等信息。通过标准化的清点流程和清晰的列表展示方式，能够帮助管理员全面掌握智能体相关资产的详细情况，包括资产的基本属性、配置信息和使用状态等，为资产的有效管理、维护和优化提供数据支持。</w:t>
      </w:r>
    </w:p>
    <w:p w14:paraId="0F7B03E3">
      <w:pPr>
        <w:numPr>
          <w:ilvl w:val="0"/>
          <w:numId w:val="4"/>
        </w:numPr>
        <w:spacing w:line="360" w:lineRule="auto"/>
        <w:ind w:firstLine="55"/>
        <w:rPr>
          <w:rFonts w:hint="eastAsia" w:ascii="宋体" w:hAnsi="宋体"/>
          <w:szCs w:val="28"/>
        </w:rPr>
      </w:pPr>
      <w:r>
        <w:rPr>
          <w:rFonts w:hint="eastAsia" w:ascii="宋体" w:hAnsi="宋体"/>
          <w:szCs w:val="28"/>
        </w:rPr>
        <w:t>自动同步更新资产信息</w:t>
      </w:r>
    </w:p>
    <w:p w14:paraId="7D50E724">
      <w:pPr>
        <w:wordWrap w:val="0"/>
        <w:ind w:firstLine="560" w:firstLineChars="200"/>
      </w:pPr>
      <w:r>
        <w:rPr>
          <w:rFonts w:hint="eastAsia"/>
        </w:rPr>
        <w:t>在智能体资产盘点的自动同步更新资产信息功能中，需对智能体定期同步更新。定期同步机制确保了资产信息的时效性和准确性，自定义更新周期则满足了不同用户对数据更新频率的个性化需求，通过自动化的同步流程，减少了人工操作成本，提升了资产信息管理的效率和可靠性。</w:t>
      </w:r>
    </w:p>
    <w:p w14:paraId="23C03B74">
      <w:pPr>
        <w:wordWrap w:val="0"/>
        <w:ind w:firstLine="560" w:firstLineChars="200"/>
      </w:pPr>
      <w:r>
        <w:rPr>
          <w:rFonts w:hint="eastAsia"/>
        </w:rPr>
        <w:t>在智能体资产盘点的自动同步更新资产信息功能中，需可自定义智能体更新时间与周期。定期同步机制确保了资产信息的时效性和准确性，自定义更新周期则满足了不同用户对数据更新频率的个性化需求，通过自动化的同步流程，减少了人工操作成本，提升了资产信息管理的效率和可靠性。</w:t>
      </w:r>
    </w:p>
    <w:p w14:paraId="20B58FDC">
      <w:pPr>
        <w:pStyle w:val="6"/>
        <w:numPr>
          <w:ilvl w:val="3"/>
          <w:numId w:val="0"/>
        </w:numPr>
        <w:spacing w:line="360" w:lineRule="auto"/>
        <w:ind w:left="864" w:hanging="864"/>
        <w:rPr>
          <w:rFonts w:hint="eastAsia" w:ascii="宋体" w:hAnsi="宋体"/>
        </w:rPr>
      </w:pPr>
      <w:r>
        <w:rPr>
          <w:rFonts w:hint="eastAsia" w:ascii="宋体" w:hAnsi="宋体"/>
        </w:rPr>
        <w:t>5.8.1.1.4智能体风险扫描</w:t>
      </w:r>
    </w:p>
    <w:p w14:paraId="705C9FAB">
      <w:pPr>
        <w:wordWrap w:val="0"/>
        <w:ind w:firstLine="560" w:firstLineChars="200"/>
      </w:pPr>
      <w:r>
        <w:rPr>
          <w:rFonts w:hint="eastAsia"/>
        </w:rPr>
        <w:t>大模型智能体安全防护平台提供智能体资产风险扫描，主要功能如下：</w:t>
      </w:r>
    </w:p>
    <w:p w14:paraId="2C665E88">
      <w:pPr>
        <w:numPr>
          <w:ilvl w:val="0"/>
          <w:numId w:val="5"/>
        </w:numPr>
        <w:spacing w:line="360" w:lineRule="auto"/>
        <w:ind w:firstLine="55"/>
        <w:rPr>
          <w:rFonts w:hint="eastAsia" w:ascii="宋体" w:hAnsi="宋体"/>
          <w:szCs w:val="28"/>
        </w:rPr>
      </w:pPr>
      <w:r>
        <w:rPr>
          <w:rFonts w:hint="eastAsia" w:ascii="宋体" w:hAnsi="宋体"/>
          <w:szCs w:val="28"/>
        </w:rPr>
        <w:t>智能体风险概览</w:t>
      </w:r>
    </w:p>
    <w:p w14:paraId="6E45412C">
      <w:pPr>
        <w:wordWrap w:val="0"/>
        <w:ind w:firstLine="560" w:firstLineChars="200"/>
      </w:pPr>
      <w:r>
        <w:rPr>
          <w:rFonts w:hint="eastAsia"/>
        </w:rPr>
        <w:t>针对智能体资产风险扫描中的智能体风险概览需求，支持对智能体风险做全面扫描，并能对每个智能体安全风险做分数评估。通过系统化的风险识别和扫描机制，能够及时发现智能体运行过程中的潜在安全隐患，为管理员提供全面的风险视图，帮助其准确判断风险严重程度并制定相应的应对策略，有效保障智能体系统的稳定安全运行。</w:t>
      </w:r>
    </w:p>
    <w:p w14:paraId="71E236E8">
      <w:pPr>
        <w:wordWrap w:val="0"/>
        <w:ind w:firstLine="560" w:firstLineChars="200"/>
      </w:pPr>
      <w:r>
        <w:rPr>
          <w:rFonts w:hint="eastAsia"/>
        </w:rPr>
        <w:t>针对智能体资产风险扫描中的智能体风险概览需求，需对智能体风险做国标TC260五大类安全映射，可视化展示有害内容风险在社会主义核心价值观、歧视性、商业违法违规、侵犯他人利益等风险映射。通过系统化的风险识别和扫描机制，能够及时发现智能体运行过程中的潜在安全隐患，为管理员提供全面的风险视图，帮助其准确判断风险严重程度并制定相应的应对策略，有效保障智能体系统的稳定安全运行。</w:t>
      </w:r>
    </w:p>
    <w:p w14:paraId="0E61614A">
      <w:pPr>
        <w:spacing w:line="360" w:lineRule="auto"/>
        <w:ind w:firstLine="560" w:firstLineChars="200"/>
      </w:pPr>
      <w:r>
        <w:rPr>
          <w:rFonts w:hint="eastAsia" w:ascii="宋体" w:hAnsi="宋体"/>
          <w:szCs w:val="28"/>
        </w:rPr>
        <w:t>（3）</w:t>
      </w:r>
      <w:r>
        <w:rPr>
          <w:rFonts w:hint="eastAsia"/>
        </w:rPr>
        <w:t>针对智能体资产风险扫描中的智能体风险概览需求，支持多维度展示智能体风险项，包含风险视图、攻击视图、数据视图维度。通过系统化的风险识别和扫描机制，能够及时发现智能体运行过程中的潜在安全隐患，为管理员提供全面的风险视图，帮助其准确判断风险严重程度并制定相应的应对策略，有效保障智能体系统的稳定安全运行。</w:t>
      </w:r>
    </w:p>
    <w:p w14:paraId="48DE02DD">
      <w:pPr>
        <w:numPr>
          <w:ilvl w:val="0"/>
          <w:numId w:val="5"/>
        </w:numPr>
        <w:spacing w:line="360" w:lineRule="auto"/>
        <w:ind w:firstLine="55"/>
        <w:rPr>
          <w:rFonts w:hint="eastAsia" w:ascii="宋体" w:hAnsi="宋体"/>
          <w:szCs w:val="28"/>
        </w:rPr>
      </w:pPr>
      <w:r>
        <w:rPr>
          <w:rFonts w:hint="eastAsia" w:ascii="宋体" w:hAnsi="宋体"/>
          <w:szCs w:val="28"/>
        </w:rPr>
        <w:t>多智能体编排风险扫描</w:t>
      </w:r>
    </w:p>
    <w:p w14:paraId="0820ADDB">
      <w:pPr>
        <w:wordWrap w:val="0"/>
        <w:ind w:firstLine="560" w:firstLineChars="200"/>
      </w:pPr>
      <w:r>
        <w:rPr>
          <w:rFonts w:hint="eastAsia"/>
        </w:rPr>
        <w:t>针对智能体资产风险扫描中的多智能体编排风险扫描需求，针对智能体核心资产多智能体编排做全面风险扫描，以单独页面展示多智能体编排风险项。通过系统化的风险识别和扫描机制，能够及时发现智能体运行过程中的潜在安全隐患，为管理员提供全面的风险视图，帮助其准确判断风险严重程度并制定相应的应对策略，有效保障智能体系统的稳定安全运行。</w:t>
      </w:r>
    </w:p>
    <w:p w14:paraId="68BA6EAB">
      <w:pPr>
        <w:wordWrap w:val="0"/>
        <w:ind w:firstLine="560" w:firstLineChars="200"/>
      </w:pPr>
      <w:r>
        <w:rPr>
          <w:rFonts w:hint="eastAsia"/>
        </w:rPr>
        <w:t>针对智能体资产风险扫描中的多智能体编排风险扫描需求，支持基于常见的多智能体编排风险如多智能体编排冲突、多智能体编排投毒、多智能体编排劫持、WEB漏洞等做风险扫描。通过系统化的风险识别和扫描机制，能够及时发现智能体运行过程中的潜在安全隐患，为管理员提供全面的风险视图，帮助其准确判断风险严重程度并制定相应的应对策略，有效保障智能体系统的稳定安全运行。</w:t>
      </w:r>
    </w:p>
    <w:p w14:paraId="5334743B">
      <w:pPr>
        <w:wordWrap w:val="0"/>
        <w:ind w:firstLine="560" w:firstLineChars="200"/>
      </w:pPr>
      <w:r>
        <w:rPr>
          <w:rFonts w:hint="eastAsia"/>
        </w:rPr>
        <w:t>针对智能体资产风险扫描中的多智能体编排风险扫描需求，支持管理员自行开启对应的检测规则。通过系统化的风险识别和扫描机制，能够及时发现智能体运行过程中的潜在安全隐患，为管理员提供全面的风险视图，帮助其准确判断风险严重程度并制定相应的应对策略，有效保障智能体系统的稳定安全运行。</w:t>
      </w:r>
    </w:p>
    <w:p w14:paraId="1E5BDAAB">
      <w:pPr>
        <w:numPr>
          <w:ilvl w:val="0"/>
          <w:numId w:val="5"/>
        </w:numPr>
        <w:spacing w:line="360" w:lineRule="auto"/>
        <w:ind w:firstLine="55"/>
        <w:rPr>
          <w:rFonts w:hint="eastAsia" w:ascii="宋体" w:hAnsi="宋体"/>
          <w:szCs w:val="28"/>
        </w:rPr>
      </w:pPr>
      <w:r>
        <w:rPr>
          <w:rFonts w:hint="eastAsia" w:ascii="宋体" w:hAnsi="宋体"/>
          <w:szCs w:val="28"/>
        </w:rPr>
        <w:t>大模型风险扫描</w:t>
      </w:r>
    </w:p>
    <w:p w14:paraId="44E0A6CA">
      <w:pPr>
        <w:wordWrap w:val="0"/>
        <w:ind w:firstLine="560" w:firstLineChars="200"/>
      </w:pPr>
      <w:r>
        <w:rPr>
          <w:rFonts w:hint="eastAsia"/>
        </w:rPr>
        <w:t>针对智能体资产风险扫描中的大模型风险扫描需求，支持针对智能体核心资产“大模型”安全风险扫描，避免引发模型投毒、篡改等安全事件。通过系统化的风险识别和扫描机制，能够及时发现智能体运行过程中的潜在安全隐患，为管理员提供全面的风险视图，帮助其准确判断风险严重程度并制定相应的应对策略，有效保障智能体系统的稳定安全运行。</w:t>
      </w:r>
    </w:p>
    <w:p w14:paraId="796B76F6">
      <w:pPr>
        <w:wordWrap w:val="0"/>
        <w:ind w:firstLine="560" w:firstLineChars="200"/>
      </w:pPr>
      <w:r>
        <w:rPr>
          <w:rFonts w:hint="eastAsia"/>
        </w:rPr>
        <w:t>针对智能体资产风险扫描中的大模型风险扫描需求，支持单独页面展示大模型扫描出的风险项，需要展示大模型安全风险详情展示、并评估风险等级，方便管理员了解风险程度。通过系统化的风险识别和扫描机制，能够及时发现智能体运行过程中的潜在安全隐患，为管理员提供全面的风险视图，帮助其准确判断风险严重程度并制定相应的应对策略，有效保障智能体系统的稳定安全运行。</w:t>
      </w:r>
    </w:p>
    <w:p w14:paraId="2ABFA491">
      <w:pPr>
        <w:numPr>
          <w:ilvl w:val="0"/>
          <w:numId w:val="5"/>
        </w:numPr>
        <w:spacing w:line="360" w:lineRule="auto"/>
        <w:ind w:firstLine="55"/>
        <w:rPr>
          <w:rFonts w:hint="eastAsia" w:ascii="宋体" w:hAnsi="宋体"/>
          <w:szCs w:val="28"/>
        </w:rPr>
      </w:pPr>
      <w:r>
        <w:rPr>
          <w:rFonts w:hint="eastAsia" w:ascii="宋体" w:hAnsi="宋体"/>
          <w:szCs w:val="28"/>
        </w:rPr>
        <w:t>工具集风险扫描</w:t>
      </w:r>
    </w:p>
    <w:p w14:paraId="1519296B">
      <w:pPr>
        <w:wordWrap w:val="0"/>
        <w:ind w:firstLine="560" w:firstLineChars="200"/>
      </w:pPr>
      <w:r>
        <w:rPr>
          <w:rFonts w:hint="eastAsia"/>
        </w:rPr>
        <w:t>针对智能体资产风险扫描中的工具集风险扫描需求，支持针对智能体核心资产“工具集”做安全风险扫描，并以单独页面展示扫描出的风险项。通过系统化的风险识别和扫描机制，能够及时发现智能体运行过程中的潜在安全隐患，为管理员提供全面的风险视图，帮助其准确判断风险严重程度并制定相应的应对策略，有效保障智能体系统的稳定安全运行。</w:t>
      </w:r>
    </w:p>
    <w:p w14:paraId="0156A014">
      <w:pPr>
        <w:wordWrap w:val="0"/>
        <w:ind w:firstLine="560" w:firstLineChars="200"/>
      </w:pPr>
      <w:r>
        <w:rPr>
          <w:rFonts w:hint="eastAsia"/>
        </w:rPr>
        <w:t>针对智能体资产风险扫描中的工具集风险扫描需求，支持针对工具主流风险如工具劫持、工具投毒、工具集冲突风险详细扫描，支持管理自行开启扫描规则。通过系统化的风险识别和扫描机制，能够及时发现智能体运行过程中的潜在安全隐患，为管理员提供全面的风险视图，帮助其准确判断风险严重程度并制定相应的应对策略，有效保障智能体系统的稳定安全运行。</w:t>
      </w:r>
    </w:p>
    <w:p w14:paraId="7347C733">
      <w:pPr>
        <w:wordWrap w:val="0"/>
        <w:ind w:firstLine="560" w:firstLineChars="200"/>
      </w:pPr>
      <w:r>
        <w:rPr>
          <w:rFonts w:hint="eastAsia"/>
        </w:rPr>
        <w:t>针对智能体资产风险扫描中的工具集风险扫描需求，针对智能体核心资产“提示词”风险扫描，并以单独页面展示提示词风险项。通过系统化的风险识别和扫描机制，能够及时发现智能体运行过程中的潜在安全隐患，为管理员提供全面的风险视图，帮助其准确判断风险严重程度并制定相应的应对策略，有效保障智能体系统的稳定安全运行。</w:t>
      </w:r>
    </w:p>
    <w:p w14:paraId="23B1E89D">
      <w:pPr>
        <w:numPr>
          <w:ilvl w:val="0"/>
          <w:numId w:val="5"/>
        </w:numPr>
        <w:spacing w:line="360" w:lineRule="auto"/>
        <w:ind w:firstLine="55"/>
        <w:rPr>
          <w:rFonts w:hint="eastAsia" w:ascii="宋体" w:hAnsi="宋体"/>
          <w:szCs w:val="28"/>
        </w:rPr>
      </w:pPr>
      <w:r>
        <w:rPr>
          <w:rFonts w:hint="eastAsia" w:ascii="宋体" w:hAnsi="宋体"/>
          <w:szCs w:val="28"/>
        </w:rPr>
        <w:t>提示词风险扫描</w:t>
      </w:r>
    </w:p>
    <w:p w14:paraId="7B35A26D">
      <w:pPr>
        <w:wordWrap w:val="0"/>
        <w:ind w:firstLine="560" w:firstLineChars="200"/>
      </w:pPr>
      <w:r>
        <w:rPr>
          <w:rFonts w:hint="eastAsia"/>
        </w:rPr>
        <w:t>针对智能体资产风险扫描中的提示词风险扫描需求，支持对提示词攻击常见风险扫描，包括但不限于输出内容安全合规、提示词泄露、提示词篡改、约束职责范围等规则检测，支持管理员自行开启扫描规则。通过系统化的风险识别和扫描机制，能够及时发现智能体运行过程中的潜在安全隐患，为管理员提供全面的风险视图，帮助其准确判断风险严重程度并制定相应的应对策略，有效保障智能体系统的稳定安全运行。</w:t>
      </w:r>
    </w:p>
    <w:p w14:paraId="53A5362B">
      <w:pPr>
        <w:wordWrap w:val="0"/>
        <w:ind w:firstLine="560" w:firstLineChars="200"/>
      </w:pPr>
      <w:r>
        <w:rPr>
          <w:rFonts w:hint="eastAsia"/>
        </w:rPr>
        <w:t>针对智能体资产风险扫描中的提示词风险扫描需求，支持对扫描出的提示词风险项展示风险等级。通过系统化的风险识别和扫描机制，能够及时发现智能体运行过程中的潜在安全隐患，为管理员提供全面的风险视图，帮助其准确判断风险严重程度并制定相应的应对策略，有效保障智能体系统的稳定安全运行。</w:t>
      </w:r>
    </w:p>
    <w:p w14:paraId="041BF228">
      <w:pPr>
        <w:pStyle w:val="6"/>
        <w:numPr>
          <w:ilvl w:val="3"/>
          <w:numId w:val="0"/>
        </w:numPr>
        <w:spacing w:line="360" w:lineRule="auto"/>
        <w:ind w:left="864" w:hanging="864"/>
        <w:rPr>
          <w:rFonts w:hint="eastAsia" w:ascii="宋体" w:hAnsi="宋体"/>
        </w:rPr>
      </w:pPr>
      <w:r>
        <w:rPr>
          <w:rFonts w:hint="eastAsia" w:ascii="宋体" w:hAnsi="宋体"/>
        </w:rPr>
        <w:t>5.8.1.1.5智能体安全加固</w:t>
      </w:r>
    </w:p>
    <w:p w14:paraId="3F25968A">
      <w:pPr>
        <w:spacing w:line="360" w:lineRule="auto"/>
        <w:ind w:firstLine="560" w:firstLineChars="200"/>
        <w:rPr>
          <w:rFonts w:hint="eastAsia" w:ascii="宋体" w:hAnsi="宋体"/>
          <w:szCs w:val="28"/>
        </w:rPr>
      </w:pPr>
      <w:r>
        <w:rPr>
          <w:rFonts w:hint="eastAsia" w:ascii="宋体" w:hAnsi="宋体"/>
          <w:szCs w:val="28"/>
        </w:rPr>
        <w:t>对智能体进行风险扫描，并进行安全加固。主要包括如下内容：</w:t>
      </w:r>
    </w:p>
    <w:p w14:paraId="200CF3D7">
      <w:pPr>
        <w:numPr>
          <w:ilvl w:val="0"/>
          <w:numId w:val="6"/>
        </w:numPr>
        <w:spacing w:line="360" w:lineRule="auto"/>
        <w:ind w:left="5" w:firstLine="475"/>
        <w:rPr>
          <w:rFonts w:hint="eastAsia" w:ascii="宋体" w:hAnsi="宋体"/>
          <w:szCs w:val="28"/>
        </w:rPr>
      </w:pPr>
      <w:r>
        <w:rPr>
          <w:rFonts w:hint="eastAsia" w:ascii="宋体" w:hAnsi="宋体"/>
          <w:szCs w:val="28"/>
        </w:rPr>
        <w:t>对智能体的系统提示词、参数配置、插件配置等信息进行安全扫描，识别出脆弱性风险项；</w:t>
      </w:r>
    </w:p>
    <w:p w14:paraId="2BF3526D">
      <w:pPr>
        <w:numPr>
          <w:ilvl w:val="0"/>
          <w:numId w:val="6"/>
        </w:numPr>
        <w:spacing w:line="360" w:lineRule="auto"/>
        <w:ind w:left="5" w:firstLine="475"/>
        <w:rPr>
          <w:rFonts w:hint="eastAsia" w:ascii="宋体" w:hAnsi="宋体"/>
          <w:szCs w:val="28"/>
        </w:rPr>
      </w:pPr>
      <w:r>
        <w:rPr>
          <w:rFonts w:hint="eastAsia" w:ascii="宋体" w:hAnsi="宋体"/>
          <w:szCs w:val="28"/>
        </w:rPr>
        <w:t>基于大模型能力，对智能体的系统提示词，根据安全需求进行安全加固，输出安全加固后的系统提示词；</w:t>
      </w:r>
    </w:p>
    <w:p w14:paraId="30ADF8D7">
      <w:pPr>
        <w:numPr>
          <w:ilvl w:val="0"/>
          <w:numId w:val="6"/>
        </w:numPr>
        <w:spacing w:line="360" w:lineRule="auto"/>
        <w:ind w:left="5" w:firstLine="475"/>
        <w:rPr>
          <w:rFonts w:hint="eastAsia" w:ascii="宋体" w:hAnsi="宋体"/>
          <w:szCs w:val="28"/>
        </w:rPr>
      </w:pPr>
      <w:r>
        <w:rPr>
          <w:rFonts w:hint="eastAsia" w:ascii="宋体" w:hAnsi="宋体"/>
          <w:szCs w:val="28"/>
        </w:rPr>
        <w:t>管理端支持对智能体列表、风险记录、规则集等进行管理。</w:t>
      </w:r>
    </w:p>
    <w:p w14:paraId="1D301065">
      <w:pPr>
        <w:pStyle w:val="6"/>
        <w:numPr>
          <w:ilvl w:val="3"/>
          <w:numId w:val="0"/>
        </w:numPr>
        <w:spacing w:line="360" w:lineRule="auto"/>
        <w:ind w:left="864" w:hanging="864"/>
        <w:rPr>
          <w:rFonts w:hint="eastAsia" w:ascii="宋体" w:hAnsi="宋体"/>
        </w:rPr>
      </w:pPr>
      <w:r>
        <w:rPr>
          <w:rFonts w:hint="eastAsia" w:ascii="宋体" w:hAnsi="宋体"/>
        </w:rPr>
        <w:t>5.8.1.1.6持续评估安全风险</w:t>
      </w:r>
    </w:p>
    <w:p w14:paraId="57F1C6AF">
      <w:pPr>
        <w:spacing w:line="360" w:lineRule="auto"/>
        <w:ind w:firstLine="560" w:firstLineChars="200"/>
        <w:rPr>
          <w:rFonts w:hint="eastAsia" w:ascii="宋体" w:hAnsi="宋体"/>
          <w:szCs w:val="28"/>
        </w:rPr>
      </w:pPr>
      <w:r>
        <w:rPr>
          <w:rFonts w:hint="eastAsia" w:ascii="宋体" w:hAnsi="宋体"/>
          <w:szCs w:val="28"/>
        </w:rPr>
        <w:t>大模型智能体安全防护平台具备对智能体持续安全风险评估能力，主要功能如下：</w:t>
      </w:r>
    </w:p>
    <w:p w14:paraId="7160192A">
      <w:pPr>
        <w:numPr>
          <w:ilvl w:val="0"/>
          <w:numId w:val="7"/>
        </w:numPr>
        <w:spacing w:line="360" w:lineRule="auto"/>
        <w:ind w:firstLine="55"/>
        <w:rPr>
          <w:rFonts w:hint="eastAsia" w:ascii="宋体" w:hAnsi="宋体"/>
          <w:szCs w:val="28"/>
        </w:rPr>
      </w:pPr>
      <w:r>
        <w:rPr>
          <w:rFonts w:hint="eastAsia" w:ascii="宋体" w:hAnsi="宋体"/>
          <w:szCs w:val="28"/>
        </w:rPr>
        <w:t>基准测评</w:t>
      </w:r>
    </w:p>
    <w:p w14:paraId="0EB24830">
      <w:pPr>
        <w:wordWrap w:val="0"/>
        <w:ind w:firstLine="560" w:firstLineChars="200"/>
      </w:pPr>
      <w:r>
        <w:rPr>
          <w:rFonts w:hint="eastAsia"/>
        </w:rPr>
        <w:t>在Redteaming持续评估安全风险体系中，基础测评功能支持基准测评，测评集覆盖TC260标准展开测评。通过符合行业标准的测评流程和灵活的规则配置，能够满足不同场景下的安全评估需求，既可以进行基础的合规性检查，也能够开展深度的风险挖掘，多轮对话测评机制进一步提升了风险发现的全面性和准确性。</w:t>
      </w:r>
    </w:p>
    <w:p w14:paraId="68880A83">
      <w:pPr>
        <w:numPr>
          <w:ilvl w:val="0"/>
          <w:numId w:val="7"/>
        </w:numPr>
        <w:spacing w:line="360" w:lineRule="auto"/>
        <w:ind w:firstLine="55"/>
        <w:rPr>
          <w:rFonts w:hint="eastAsia" w:ascii="宋体" w:hAnsi="宋体"/>
          <w:szCs w:val="28"/>
        </w:rPr>
      </w:pPr>
      <w:r>
        <w:rPr>
          <w:rFonts w:hint="eastAsia" w:ascii="宋体" w:hAnsi="宋体"/>
          <w:szCs w:val="28"/>
        </w:rPr>
        <w:t>基础测评</w:t>
      </w:r>
    </w:p>
    <w:p w14:paraId="460842D1">
      <w:pPr>
        <w:wordWrap w:val="0"/>
        <w:ind w:firstLine="560" w:firstLineChars="200"/>
      </w:pPr>
      <w:r>
        <w:rPr>
          <w:rFonts w:hint="eastAsia"/>
        </w:rPr>
        <w:t>在Redteaming持续评估安全风险体系中，基础测评功能支持管理员自行选择启动哪些测评规则。通过符合行业标准的测评流程和灵活的规则配置，能够满足不同场景下的安全评估需求，既可以进行基础的合规性检查，也能够开展深度的风险挖掘，多轮对话测评机制进一步提升了风险发现的全面性和准确性。</w:t>
      </w:r>
    </w:p>
    <w:p w14:paraId="45F83619">
      <w:pPr>
        <w:numPr>
          <w:ilvl w:val="0"/>
          <w:numId w:val="7"/>
        </w:numPr>
        <w:spacing w:line="360" w:lineRule="auto"/>
        <w:ind w:firstLine="55"/>
        <w:rPr>
          <w:rFonts w:hint="eastAsia" w:ascii="宋体" w:hAnsi="宋体"/>
          <w:szCs w:val="28"/>
        </w:rPr>
      </w:pPr>
      <w:r>
        <w:rPr>
          <w:rFonts w:hint="eastAsia" w:ascii="宋体" w:hAnsi="宋体"/>
          <w:szCs w:val="28"/>
        </w:rPr>
        <w:t>深度测评</w:t>
      </w:r>
    </w:p>
    <w:p w14:paraId="5E4045AE">
      <w:pPr>
        <w:wordWrap w:val="0"/>
        <w:ind w:firstLine="560" w:firstLineChars="200"/>
      </w:pPr>
      <w:r>
        <w:rPr>
          <w:rFonts w:hint="eastAsia"/>
        </w:rPr>
        <w:t>在Redteaming持续评估安全风险体系中，深度测评功能支持深度测评，帮助管理员挖掘潜伏威胁。深度测评需覆盖OWASPLLMTOP10标准展开测评。通过符合行业标准的测评流程和灵活的规则配置，能够满足不同场景下的安全评估需求，既可以进行基础的合规性检查，也能够开展深度的风险挖掘，多轮对话测评机制进一步提升了风险发现的全面性和准确性。</w:t>
      </w:r>
    </w:p>
    <w:p w14:paraId="62BE13ED">
      <w:pPr>
        <w:wordWrap w:val="0"/>
        <w:ind w:firstLine="560" w:firstLineChars="200"/>
      </w:pPr>
      <w:r>
        <w:rPr>
          <w:rFonts w:hint="eastAsia"/>
        </w:rPr>
        <w:t>在Redteaming持续评估安全风险体系中，深度测评功能支持多轮对话测评，深度挖掘智能体风险。通过符合行业标准的测评流程和灵活的规则配置，能够满足不同场景下的安全评估需求，既可以进行基础的合规性检查，也能够开展深度的风险挖掘，多轮对话测评机制进一步提升了风险发现的全面性和准确性。</w:t>
      </w:r>
    </w:p>
    <w:p w14:paraId="310F64A2">
      <w:pPr>
        <w:wordWrap w:val="0"/>
        <w:ind w:firstLine="560" w:firstLineChars="200"/>
      </w:pPr>
      <w:r>
        <w:rPr>
          <w:rFonts w:hint="eastAsia"/>
        </w:rPr>
        <w:t>在Redteaming持续评估安全风险体系中，深度测评功能支持管理员自行选择启动深度测评哪些规则。通过符合行业标准的测评流程和灵活的规则配置，能够满足不同场景下的安全评估需求，既可以进行基础的合规性检查，也能够开展深度的风险挖掘，多轮对话测评机制进一步提升了风险发现的全面性和准确性。</w:t>
      </w:r>
    </w:p>
    <w:p w14:paraId="36946628">
      <w:pPr>
        <w:numPr>
          <w:ilvl w:val="0"/>
          <w:numId w:val="7"/>
        </w:numPr>
        <w:spacing w:line="360" w:lineRule="auto"/>
        <w:ind w:firstLine="55"/>
        <w:rPr>
          <w:rFonts w:hint="eastAsia" w:ascii="宋体" w:hAnsi="宋体"/>
          <w:szCs w:val="28"/>
        </w:rPr>
      </w:pPr>
      <w:r>
        <w:rPr>
          <w:rFonts w:hint="eastAsia" w:ascii="宋体" w:hAnsi="宋体"/>
          <w:szCs w:val="28"/>
        </w:rPr>
        <w:t>测评详情展示</w:t>
      </w:r>
    </w:p>
    <w:p w14:paraId="761FD50F">
      <w:pPr>
        <w:wordWrap w:val="0"/>
        <w:ind w:firstLine="560" w:firstLineChars="200"/>
      </w:pPr>
      <w:r>
        <w:rPr>
          <w:rFonts w:hint="eastAsia"/>
        </w:rPr>
        <w:t>在Redteaming持续评估安全风险体系中，测评详情展示功能支持单独展示测评任务结果，管理员可查看每个测评任务详情。通过符合行业标准的测评流程和灵活的规则配置，能够满足不同场景下的安全评估需求，既可以进行基础的合规性检查，也能够开展深度的风险挖掘，多轮对话测评机制进一步提升了风险发现的全面性和准确性。</w:t>
      </w:r>
    </w:p>
    <w:p w14:paraId="3E3D9A0F">
      <w:pPr>
        <w:wordWrap w:val="0"/>
        <w:ind w:firstLine="560" w:firstLineChars="200"/>
      </w:pPr>
      <w:r>
        <w:rPr>
          <w:rFonts w:hint="eastAsia"/>
        </w:rPr>
        <w:t>在Redteaming持续评估安全风险体系中，测评详情展示功能支持展示测评结果，并可下载测评报告。通过符合行业标准的测评流程和灵活的规则配置，能够满足不同场景下的安全评估需求，既可以进行基础的合规性检查，也能够开展深度的风险挖掘，多轮对话测评机制进一步提升了风险发现的全面性和准确性。</w:t>
      </w:r>
    </w:p>
    <w:p w14:paraId="5C4C03CB">
      <w:pPr>
        <w:pStyle w:val="6"/>
        <w:numPr>
          <w:ilvl w:val="3"/>
          <w:numId w:val="0"/>
        </w:numPr>
        <w:spacing w:line="360" w:lineRule="auto"/>
        <w:ind w:left="864" w:hanging="864"/>
        <w:rPr>
          <w:rFonts w:hint="eastAsia" w:ascii="宋体" w:hAnsi="宋体"/>
        </w:rPr>
      </w:pPr>
      <w:r>
        <w:rPr>
          <w:rFonts w:hint="eastAsia" w:ascii="宋体" w:hAnsi="宋体"/>
        </w:rPr>
        <w:t>5.8.1.1.7智能体意图过滤</w:t>
      </w:r>
    </w:p>
    <w:p w14:paraId="6B3A747C">
      <w:pPr>
        <w:spacing w:line="360" w:lineRule="auto"/>
        <w:ind w:firstLine="560" w:firstLineChars="200"/>
        <w:rPr>
          <w:rFonts w:hint="eastAsia" w:ascii="宋体" w:hAnsi="宋体"/>
          <w:szCs w:val="28"/>
        </w:rPr>
      </w:pPr>
      <w:r>
        <w:rPr>
          <w:rFonts w:hint="eastAsia" w:ascii="宋体" w:hAnsi="宋体"/>
          <w:szCs w:val="28"/>
        </w:rPr>
        <w:t>对智能体对话的输入与输入内容进行安全过滤。主要包括如下内容：</w:t>
      </w:r>
    </w:p>
    <w:p w14:paraId="3C93AEE9">
      <w:pPr>
        <w:numPr>
          <w:ilvl w:val="0"/>
          <w:numId w:val="8"/>
        </w:numPr>
        <w:spacing w:line="360" w:lineRule="auto"/>
        <w:ind w:left="5" w:firstLine="475"/>
        <w:rPr>
          <w:rFonts w:hint="eastAsia" w:ascii="宋体" w:hAnsi="宋体"/>
          <w:szCs w:val="28"/>
        </w:rPr>
      </w:pPr>
      <w:r>
        <w:rPr>
          <w:rFonts w:hint="eastAsia" w:ascii="宋体" w:hAnsi="宋体"/>
          <w:szCs w:val="28"/>
        </w:rPr>
        <w:t>根据智能体的系统提示词、插件等配置信息，利用安全大模型，自动识别出智能体的意图；</w:t>
      </w:r>
    </w:p>
    <w:p w14:paraId="08A9EFD9">
      <w:pPr>
        <w:numPr>
          <w:ilvl w:val="0"/>
          <w:numId w:val="8"/>
        </w:numPr>
        <w:spacing w:line="360" w:lineRule="auto"/>
        <w:ind w:left="5" w:firstLine="475"/>
        <w:rPr>
          <w:rFonts w:hint="eastAsia" w:ascii="宋体" w:hAnsi="宋体"/>
          <w:szCs w:val="28"/>
        </w:rPr>
      </w:pPr>
      <w:r>
        <w:rPr>
          <w:rFonts w:hint="eastAsia" w:ascii="宋体" w:hAnsi="宋体"/>
          <w:szCs w:val="28"/>
        </w:rPr>
        <w:t>在智能体对话过程中，通过意图过滤层，对不符合智能体意图的对话进行第一层前置过滤，避免意图之外的对话流量被智能体处理，造成服务滥用、提示词注入等安全风险，达到针对智能体差异化的内容安全过滤；</w:t>
      </w:r>
    </w:p>
    <w:p w14:paraId="7A630B14">
      <w:pPr>
        <w:numPr>
          <w:ilvl w:val="0"/>
          <w:numId w:val="8"/>
        </w:numPr>
        <w:spacing w:line="360" w:lineRule="auto"/>
        <w:ind w:left="5" w:firstLine="475"/>
        <w:rPr>
          <w:rFonts w:hint="eastAsia" w:ascii="宋体" w:hAnsi="宋体"/>
          <w:szCs w:val="28"/>
        </w:rPr>
      </w:pPr>
      <w:r>
        <w:rPr>
          <w:rFonts w:hint="eastAsia" w:ascii="宋体" w:hAnsi="宋体"/>
          <w:szCs w:val="28"/>
        </w:rPr>
        <w:t>管理端支持自定义意图、检测规则集、风险记录进行管理。</w:t>
      </w:r>
    </w:p>
    <w:p w14:paraId="44AD07C2">
      <w:pPr>
        <w:pStyle w:val="6"/>
        <w:numPr>
          <w:ilvl w:val="3"/>
          <w:numId w:val="0"/>
        </w:numPr>
        <w:spacing w:line="360" w:lineRule="auto"/>
        <w:ind w:left="864" w:hanging="864"/>
        <w:rPr>
          <w:rFonts w:hint="eastAsia" w:ascii="宋体" w:hAnsi="宋体"/>
        </w:rPr>
      </w:pPr>
      <w:r>
        <w:rPr>
          <w:rFonts w:hint="eastAsia" w:ascii="宋体" w:hAnsi="宋体"/>
        </w:rPr>
        <w:t>5.8.1.1.8知识库安全</w:t>
      </w:r>
    </w:p>
    <w:p w14:paraId="3D0F834E">
      <w:pPr>
        <w:spacing w:line="360" w:lineRule="auto"/>
        <w:ind w:firstLine="560" w:firstLineChars="200"/>
        <w:rPr>
          <w:rFonts w:hint="eastAsia" w:ascii="宋体" w:hAnsi="宋体"/>
          <w:szCs w:val="28"/>
        </w:rPr>
      </w:pPr>
      <w:r>
        <w:rPr>
          <w:rFonts w:hint="eastAsia" w:ascii="宋体" w:hAnsi="宋体"/>
          <w:szCs w:val="28"/>
        </w:rPr>
        <w:t>对智能体平台的知识库数据进行敏感信息扫描，形成数据安全态势感知与保护。主要包括如下内容：</w:t>
      </w:r>
    </w:p>
    <w:p w14:paraId="172D1B69">
      <w:pPr>
        <w:numPr>
          <w:ilvl w:val="0"/>
          <w:numId w:val="9"/>
        </w:numPr>
        <w:spacing w:line="360" w:lineRule="auto"/>
        <w:ind w:left="5" w:firstLine="475"/>
        <w:rPr>
          <w:rFonts w:hint="eastAsia" w:ascii="宋体" w:hAnsi="宋体"/>
          <w:szCs w:val="28"/>
        </w:rPr>
      </w:pPr>
      <w:r>
        <w:rPr>
          <w:rFonts w:hint="eastAsia" w:ascii="宋体" w:hAnsi="宋体"/>
          <w:szCs w:val="28"/>
        </w:rPr>
        <w:t>对知识库数据进行清点，形成知识库资产；</w:t>
      </w:r>
    </w:p>
    <w:p w14:paraId="388136FA">
      <w:pPr>
        <w:numPr>
          <w:ilvl w:val="0"/>
          <w:numId w:val="9"/>
        </w:numPr>
        <w:spacing w:line="360" w:lineRule="auto"/>
        <w:ind w:left="5" w:firstLine="475"/>
        <w:rPr>
          <w:rFonts w:hint="eastAsia" w:ascii="宋体" w:hAnsi="宋体"/>
          <w:szCs w:val="28"/>
        </w:rPr>
      </w:pPr>
      <w:r>
        <w:rPr>
          <w:rFonts w:hint="eastAsia" w:ascii="宋体" w:hAnsi="宋体"/>
          <w:szCs w:val="28"/>
        </w:rPr>
        <w:t>对知识库的数据进行敏感信息扫描，完成PII、PCI等个人敏感信息的识别；</w:t>
      </w:r>
    </w:p>
    <w:p w14:paraId="5026F8A0">
      <w:pPr>
        <w:numPr>
          <w:ilvl w:val="0"/>
          <w:numId w:val="9"/>
        </w:numPr>
        <w:spacing w:line="360" w:lineRule="auto"/>
        <w:ind w:left="5" w:firstLine="475"/>
        <w:rPr>
          <w:rFonts w:hint="eastAsia" w:ascii="宋体" w:hAnsi="宋体"/>
          <w:szCs w:val="28"/>
        </w:rPr>
      </w:pPr>
      <w:r>
        <w:rPr>
          <w:rFonts w:hint="eastAsia" w:ascii="宋体" w:hAnsi="宋体"/>
          <w:szCs w:val="28"/>
        </w:rPr>
        <w:t>通过安全大模型能力，对知识库数据按照数据保护规范进行数据的分级、分类，形成数据风险态势评估；</w:t>
      </w:r>
    </w:p>
    <w:p w14:paraId="021CE9DF">
      <w:pPr>
        <w:numPr>
          <w:ilvl w:val="0"/>
          <w:numId w:val="9"/>
        </w:numPr>
        <w:spacing w:line="360" w:lineRule="auto"/>
        <w:ind w:left="5" w:firstLine="475"/>
        <w:rPr>
          <w:rFonts w:hint="eastAsia" w:ascii="宋体" w:hAnsi="宋体"/>
          <w:szCs w:val="28"/>
        </w:rPr>
      </w:pPr>
      <w:r>
        <w:rPr>
          <w:rFonts w:hint="eastAsia" w:ascii="宋体" w:hAnsi="宋体"/>
          <w:szCs w:val="28"/>
        </w:rPr>
        <w:t>管理端支持对数据资产、数据风险记录、扫描规则集进行管理。</w:t>
      </w:r>
    </w:p>
    <w:p w14:paraId="2A44B806">
      <w:pPr>
        <w:pStyle w:val="6"/>
        <w:numPr>
          <w:ilvl w:val="3"/>
          <w:numId w:val="0"/>
        </w:numPr>
        <w:spacing w:line="360" w:lineRule="auto"/>
        <w:ind w:left="864" w:hanging="864"/>
        <w:rPr>
          <w:rFonts w:hint="eastAsia" w:ascii="宋体" w:hAnsi="宋体"/>
        </w:rPr>
      </w:pPr>
      <w:r>
        <w:rPr>
          <w:rFonts w:hint="eastAsia" w:ascii="宋体" w:hAnsi="宋体"/>
        </w:rPr>
        <w:t>5.8.1.1.9模型安全</w:t>
      </w:r>
    </w:p>
    <w:p w14:paraId="295497DF">
      <w:pPr>
        <w:spacing w:line="360" w:lineRule="auto"/>
        <w:rPr>
          <w:rFonts w:hint="eastAsia" w:ascii="宋体" w:hAnsi="宋体"/>
          <w:szCs w:val="28"/>
        </w:rPr>
      </w:pPr>
      <w:r>
        <w:rPr>
          <w:rFonts w:ascii="宋体" w:hAnsi="宋体"/>
          <w:szCs w:val="28"/>
        </w:rPr>
        <w:t>对推理服务平台私部的模型文件进行进行安全扫描，识别出隐藏在模型文件中的恶意代码，降低模型供应链安全风险。主要包括如下内容：</w:t>
      </w:r>
    </w:p>
    <w:p w14:paraId="2D5320C0">
      <w:pPr>
        <w:numPr>
          <w:ilvl w:val="0"/>
          <w:numId w:val="10"/>
        </w:numPr>
        <w:spacing w:line="360" w:lineRule="auto"/>
        <w:ind w:left="5" w:firstLine="475"/>
        <w:rPr>
          <w:rFonts w:hint="eastAsia" w:ascii="宋体" w:hAnsi="宋体"/>
          <w:szCs w:val="28"/>
        </w:rPr>
      </w:pPr>
      <w:r>
        <w:rPr>
          <w:rFonts w:hint="eastAsia" w:ascii="宋体" w:hAnsi="宋体"/>
          <w:szCs w:val="28"/>
        </w:rPr>
        <w:t>对模型文件进行资产清点，形成模型资产清单；</w:t>
      </w:r>
    </w:p>
    <w:p w14:paraId="691C3E50">
      <w:pPr>
        <w:numPr>
          <w:ilvl w:val="0"/>
          <w:numId w:val="10"/>
        </w:numPr>
        <w:spacing w:line="360" w:lineRule="auto"/>
        <w:ind w:left="5" w:firstLine="475"/>
        <w:rPr>
          <w:rFonts w:hint="eastAsia" w:ascii="宋体" w:hAnsi="宋体"/>
          <w:szCs w:val="28"/>
        </w:rPr>
      </w:pPr>
      <w:r>
        <w:rPr>
          <w:rFonts w:hint="eastAsia" w:ascii="宋体" w:hAnsi="宋体"/>
          <w:szCs w:val="28"/>
        </w:rPr>
        <w:t>对模型文件进行安全扫描，通过安全沙箱、支持主流的模型格式pickle、h5、keras、savemode等格式的模型安全扫描，并形成漏洞风险报告；</w:t>
      </w:r>
    </w:p>
    <w:p w14:paraId="7B8F77B9">
      <w:pPr>
        <w:spacing w:line="360" w:lineRule="auto"/>
        <w:ind w:firstLine="560" w:firstLineChars="200"/>
        <w:rPr>
          <w:rFonts w:hint="eastAsia" w:ascii="宋体" w:hAnsi="宋体"/>
          <w:szCs w:val="28"/>
        </w:rPr>
      </w:pPr>
      <w:r>
        <w:rPr>
          <w:rFonts w:hint="eastAsia" w:ascii="宋体" w:hAnsi="宋体"/>
          <w:szCs w:val="28"/>
        </w:rPr>
        <w:t>管理端支持对模型资产、扫描规则、漏洞风险记录等进行管理。</w:t>
      </w:r>
    </w:p>
    <w:p w14:paraId="49F0ED4A">
      <w:pPr>
        <w:pStyle w:val="5"/>
        <w:numPr>
          <w:ilvl w:val="2"/>
          <w:numId w:val="0"/>
        </w:numPr>
        <w:ind w:left="862" w:hanging="862"/>
        <w:jc w:val="left"/>
      </w:pPr>
      <w:r>
        <w:rPr>
          <w:rFonts w:hint="eastAsia"/>
        </w:rPr>
        <w:t>5.8.1.2智能体身份与权限管理平台</w:t>
      </w:r>
    </w:p>
    <w:p w14:paraId="3ACC1E1A">
      <w:pPr>
        <w:wordWrap w:val="0"/>
        <w:ind w:firstLine="560" w:firstLineChars="200"/>
      </w:pPr>
      <w:r>
        <w:rPr>
          <w:rFonts w:hint="eastAsia"/>
        </w:rPr>
        <w:t>智能体身份与权限管控平台旨在为企业构建统一、精细且动态的智能体身份治理体系，可无缝衔接企业现有身份基础设施，实现对“用户-智能体-插件-工具-API”全实体的身份管控、权限治理、安全审计与合规保障，为企业智能体应用提供零改造、高安全的运行底座。</w:t>
      </w:r>
    </w:p>
    <w:p w14:paraId="43ABACB4">
      <w:pPr>
        <w:wordWrap w:val="0"/>
        <w:ind w:firstLine="560" w:firstLineChars="200"/>
      </w:pPr>
      <w:r>
        <w:rPr>
          <w:rFonts w:hint="eastAsia"/>
        </w:rPr>
        <w:t>平台具备五大核心能力：一是打造统一身份模型，为全参与方建立集中化身份管理体系，明确信任关系，解决身份主体混乱问题；二是实现细粒度权限控制，基于多维度配置精细化授权策略，遵循“最小必要权限”原则精准管控访问行为；三是提供凭证安全托管服务，搭建集中式托管中心，实现动态凭证的生成、注入与回收，消除硬编码等风险；四是支持委托链授权，通过安全令牌机制实现跨实体调用的身份可信传递，确保操作可追溯至原始用户意图；五是构建全链路审计与风险态势系统，实现操作链还原、异常检测与合规报告生成，满足审计监管要求。</w:t>
      </w:r>
    </w:p>
    <w:p w14:paraId="2C0D4664">
      <w:pPr>
        <w:wordWrap w:val="0"/>
        <w:ind w:firstLine="560" w:firstLineChars="200"/>
      </w:pPr>
      <w:r>
        <w:rPr>
          <w:rFonts w:hint="eastAsia"/>
        </w:rPr>
        <w:t>智能体身份与权限管控基于微服务化的技术架构进行设计，形成“身份-流量-数据-服务”的安全技术架构。通过模块化分层设计，核心包括统一认证授权管理和安全防护两大功能模块。通过CASB认证服务插件对智能体平台的插件调用请求进行Hook，并进行认证验证，只有在认证通过后，才可以调用内部业务系统插件服务。智能体安全防护采用智能体多轮对话越狱、基准评测技术、变种评测技术、配置安全加固技术、Envoy流量代理技术、ServiceMesh技术、意图检测过滤技术、模型漏洞扫描技术、DLP技术、多智能体编排扫描技术等安全防护技术，对智能体进行全生命周期的防护。</w:t>
      </w:r>
    </w:p>
    <w:p w14:paraId="14522B5E">
      <w:pPr>
        <w:wordWrap w:val="0"/>
        <w:ind w:firstLine="560" w:firstLineChars="200"/>
      </w:pPr>
      <w:r>
        <w:rPr>
          <w:rFonts w:hint="eastAsia"/>
        </w:rPr>
        <w:t>系统架构示意图如下图所示：</w:t>
      </w:r>
    </w:p>
    <w:p w14:paraId="2F56821A">
      <w:pPr>
        <w:wordWrap w:val="0"/>
        <w:spacing w:line="240" w:lineRule="auto"/>
      </w:pPr>
      <w:r>
        <w:rPr>
          <w:rFonts w:hint="eastAsia"/>
        </w:rPr>
        <w:drawing>
          <wp:inline distT="0" distB="0" distL="114300" distR="114300">
            <wp:extent cx="5257800" cy="4089400"/>
            <wp:effectExtent l="0" t="0" r="0" b="0"/>
            <wp:docPr id="4" name="图片 4"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2"/>
                    <pic:cNvPicPr>
                      <a:picLocks noChangeAspect="1"/>
                    </pic:cNvPicPr>
                  </pic:nvPicPr>
                  <pic:blipFill>
                    <a:blip r:embed="rId17"/>
                    <a:stretch>
                      <a:fillRect/>
                    </a:stretch>
                  </pic:blipFill>
                  <pic:spPr>
                    <a:xfrm>
                      <a:off x="0" y="0"/>
                      <a:ext cx="5257800" cy="4089400"/>
                    </a:xfrm>
                    <a:prstGeom prst="rect">
                      <a:avLst/>
                    </a:prstGeom>
                  </pic:spPr>
                </pic:pic>
              </a:graphicData>
            </a:graphic>
          </wp:inline>
        </w:drawing>
      </w:r>
    </w:p>
    <w:p w14:paraId="24C9E7D4">
      <w:pPr>
        <w:wordWrap w:val="0"/>
        <w:ind w:firstLine="560" w:firstLineChars="200"/>
        <w:jc w:val="center"/>
      </w:pPr>
      <w:r>
        <w:rPr>
          <w:rFonts w:hint="eastAsia"/>
        </w:rPr>
        <w:t>智能体身份与权限管控平台架构示意图</w:t>
      </w:r>
    </w:p>
    <w:p w14:paraId="70CF7552">
      <w:pPr>
        <w:wordWrap w:val="0"/>
        <w:ind w:firstLine="560" w:firstLineChars="200"/>
      </w:pPr>
    </w:p>
    <w:p w14:paraId="61D4CBAA">
      <w:pPr>
        <w:pStyle w:val="6"/>
        <w:numPr>
          <w:ilvl w:val="3"/>
          <w:numId w:val="0"/>
        </w:numPr>
        <w:spacing w:line="360" w:lineRule="auto"/>
        <w:ind w:left="864" w:hanging="864"/>
        <w:rPr>
          <w:rFonts w:hint="eastAsia" w:ascii="宋体" w:hAnsi="宋体"/>
        </w:rPr>
      </w:pPr>
      <w:r>
        <w:rPr>
          <w:rFonts w:hint="eastAsia" w:ascii="宋体" w:hAnsi="宋体"/>
        </w:rPr>
        <w:t>5.8.1.2.1用户认证服务</w:t>
      </w:r>
    </w:p>
    <w:p w14:paraId="3B9622C8">
      <w:pPr>
        <w:wordWrap w:val="0"/>
        <w:ind w:firstLine="560" w:firstLineChars="200"/>
      </w:pPr>
      <w:r>
        <w:rPr>
          <w:rFonts w:hint="eastAsia"/>
        </w:rPr>
        <w:t>智能体身份和权限管控平台提供认证服务配置功能，主要功能如下：</w:t>
      </w:r>
    </w:p>
    <w:p w14:paraId="09C12D53">
      <w:pPr>
        <w:wordWrap w:val="0"/>
        <w:ind w:firstLine="560" w:firstLineChars="200"/>
      </w:pPr>
      <w:r>
        <w:rPr>
          <w:rFonts w:hint="eastAsia"/>
        </w:rPr>
        <w:t>系统支持管理员对认证服务源管理，可灵活新增OAuth2协议类型认证服务源，支持修改AuthorizeURL、AccessTokenURL、ClientID、Secret等核心认证参数，适配多种不同认证源的身份认证场景，为用户身份校验提供可靠服务源支撑。</w:t>
      </w:r>
    </w:p>
    <w:p w14:paraId="52F47463">
      <w:pPr>
        <w:wordWrap w:val="0"/>
        <w:ind w:firstLine="560" w:firstLineChars="200"/>
      </w:pPr>
      <w:r>
        <w:rPr>
          <w:rFonts w:hint="eastAsia"/>
        </w:rPr>
        <w:t>提供服务源名称、描述、认证平台、AuthorizeURL、AccessTokenURL、ClientID等多维度查询筛选条件，管理员可组合条件精准定位目标服务源，系统以列表形式展示服务源名称、配置详情等关键信息，助力管理员高效运维，大幅提升认证服务检索与维护效率。</w:t>
      </w:r>
    </w:p>
    <w:p w14:paraId="0721CC64">
      <w:pPr>
        <w:pStyle w:val="6"/>
        <w:numPr>
          <w:ilvl w:val="3"/>
          <w:numId w:val="0"/>
        </w:numPr>
        <w:spacing w:line="360" w:lineRule="auto"/>
        <w:ind w:left="864" w:hanging="864"/>
        <w:rPr>
          <w:rFonts w:hint="eastAsia" w:ascii="宋体" w:hAnsi="宋体"/>
        </w:rPr>
      </w:pPr>
      <w:r>
        <w:rPr>
          <w:rFonts w:hint="eastAsia" w:ascii="宋体" w:hAnsi="宋体"/>
        </w:rPr>
        <w:t>5.8.1.2.2企业用户管理</w:t>
      </w:r>
    </w:p>
    <w:p w14:paraId="36AAC450">
      <w:pPr>
        <w:wordWrap w:val="0"/>
        <w:ind w:firstLine="560" w:firstLineChars="200"/>
      </w:pPr>
      <w:r>
        <w:rPr>
          <w:rFonts w:hint="eastAsia"/>
        </w:rPr>
        <w:t>智能体身份和权限管控平台提供企业用户管理功能，主要功能如下：</w:t>
      </w:r>
    </w:p>
    <w:p w14:paraId="5039FC71">
      <w:pPr>
        <w:wordWrap w:val="0"/>
        <w:ind w:firstLine="560" w:firstLineChars="200"/>
      </w:pPr>
      <w:r>
        <w:rPr>
          <w:rFonts w:hint="eastAsia"/>
        </w:rPr>
        <w:t>支持对接Authentik等常见开源IDP认证系统，建立稳定数据同步通道，实时或按需同步企业用户账号、邮箱、组织架构等关键信息，使系统用户信息与企业内部身份源完全对齐，为权限管控提供准确、实时的数据支撑，消除信息不一致引发的权限隐患。</w:t>
      </w:r>
    </w:p>
    <w:p w14:paraId="5B964A8C">
      <w:pPr>
        <w:wordWrap w:val="0"/>
        <w:ind w:firstLine="560" w:firstLineChars="200"/>
      </w:pPr>
      <w:r>
        <w:rPr>
          <w:rFonts w:hint="eastAsia"/>
        </w:rPr>
        <w:t>支持管理员自定义定时同步任务，设置同步周期（如每日、每周、每月的不同粒度周期），系统将在指定时间自动从IDP拉取最新用户身份信息并更新，实现用户信息自动化、周期性同步，减少人工成本，确保信息时效性，为权限策略精准执行提供数据保障。</w:t>
      </w:r>
    </w:p>
    <w:p w14:paraId="2FB6D259">
      <w:pPr>
        <w:wordWrap w:val="0"/>
        <w:ind w:firstLine="560" w:firstLineChars="200"/>
      </w:pPr>
      <w:r>
        <w:rPr>
          <w:rFonts w:hint="eastAsia"/>
        </w:rPr>
        <w:t>提供用户邮箱、用户名等多维度查询筛选条件，管理员可单条件或多条件组合查询，系统以列表形式展示用户详细信息，包括姓名、用户名、邮箱、部门信息、同步时间等，方便管理员高效开展用户管理操作。</w:t>
      </w:r>
    </w:p>
    <w:p w14:paraId="13B072FB">
      <w:pPr>
        <w:pStyle w:val="6"/>
        <w:numPr>
          <w:ilvl w:val="3"/>
          <w:numId w:val="0"/>
        </w:numPr>
        <w:spacing w:line="360" w:lineRule="auto"/>
        <w:ind w:left="864" w:hanging="864"/>
        <w:rPr>
          <w:rFonts w:hint="eastAsia" w:ascii="宋体" w:hAnsi="宋体"/>
        </w:rPr>
      </w:pPr>
      <w:r>
        <w:rPr>
          <w:rFonts w:hint="eastAsia" w:ascii="宋体" w:hAnsi="宋体"/>
        </w:rPr>
        <w:t>5.8.1.2.3智能体资产管理</w:t>
      </w:r>
    </w:p>
    <w:p w14:paraId="7337C812">
      <w:pPr>
        <w:wordWrap w:val="0"/>
        <w:ind w:firstLine="560" w:firstLineChars="200"/>
      </w:pPr>
      <w:r>
        <w:rPr>
          <w:rFonts w:hint="eastAsia"/>
        </w:rPr>
        <w:t>智能体身份和权限管控平台提供智能体资产同步管理功能，主要功能如下：</w:t>
      </w:r>
    </w:p>
    <w:p w14:paraId="3E033FEB">
      <w:pPr>
        <w:wordWrap w:val="0"/>
        <w:ind w:firstLine="560" w:firstLineChars="200"/>
      </w:pPr>
      <w:r>
        <w:rPr>
          <w:rFonts w:hint="eastAsia"/>
        </w:rPr>
        <w:t>1、对接智能体开发平台，管理员可手动触发同步资产操作，系统自动拉取平台上智能体的名称、ID、描述；知识库名称、ID、；工具集名称、ID等核心的智能体全量资产数据。适用于新智能体上线、资产信息变更后的即时同步场景，为智能体权限管理提供准确的最新资产对象数据。</w:t>
      </w:r>
    </w:p>
    <w:p w14:paraId="1DB7EB12">
      <w:pPr>
        <w:wordWrap w:val="0"/>
        <w:ind w:firstLine="560" w:firstLineChars="200"/>
      </w:pPr>
      <w:r>
        <w:rPr>
          <w:rFonts w:hint="eastAsia"/>
        </w:rPr>
        <w:t>2、支持配置定时同步任务，自定义同步频率（如每日、每周、每月的不同粒度周期），系统将在预设时间自动从智能体开发平台同步最新资产数据（含新增、修改、删除的资产），实现智能体资产自动化、周期性更新，为权限配置、资源管理提供可靠数据支撑。</w:t>
      </w:r>
    </w:p>
    <w:p w14:paraId="33C1DD11">
      <w:pPr>
        <w:pStyle w:val="6"/>
        <w:numPr>
          <w:ilvl w:val="3"/>
          <w:numId w:val="0"/>
        </w:numPr>
        <w:spacing w:line="360" w:lineRule="auto"/>
        <w:ind w:left="864" w:hanging="864"/>
        <w:rPr>
          <w:rFonts w:hint="eastAsia" w:ascii="宋体" w:hAnsi="宋体"/>
        </w:rPr>
      </w:pPr>
      <w:r>
        <w:rPr>
          <w:rFonts w:hint="eastAsia" w:ascii="宋体" w:hAnsi="宋体"/>
        </w:rPr>
        <w:t>5.8.1.2.4智能体授权管理</w:t>
      </w:r>
    </w:p>
    <w:p w14:paraId="2F4AB29D">
      <w:pPr>
        <w:wordWrap w:val="0"/>
        <w:ind w:firstLine="560" w:firstLineChars="200"/>
      </w:pPr>
      <w:r>
        <w:rPr>
          <w:rFonts w:hint="eastAsia"/>
        </w:rPr>
        <w:t>智能体身份和权限管控平台提供智能体授权功能，主要功能如下：</w:t>
      </w:r>
    </w:p>
    <w:p w14:paraId="5FB2F7EA">
      <w:pPr>
        <w:wordWrap w:val="0"/>
        <w:ind w:firstLine="560" w:firstLineChars="200"/>
      </w:pPr>
      <w:r>
        <w:rPr>
          <w:rFonts w:hint="eastAsia"/>
        </w:rPr>
        <w:t>1、系统提供可视化UI权限管理界面，管理员可选择具体智能体，为单个用户或用户组分配查看、使用、管理等不同层级访问权限，实现智能体访问权限的精细化、便捷化管控，保障智能体资源仅被授权用户合规使用。</w:t>
      </w:r>
    </w:p>
    <w:p w14:paraId="6FDDC5C4">
      <w:pPr>
        <w:wordWrap w:val="0"/>
        <w:ind w:firstLine="560" w:firstLineChars="200"/>
      </w:pPr>
      <w:r>
        <w:rPr>
          <w:rFonts w:hint="eastAsia"/>
        </w:rPr>
        <w:t>2、用户发起智能体访问请求时，系统实时校验其身份及权限，无权限或权限不足则立即拒绝访问并返回明确提示，权限符合则允许正常访问，严格拦截未授权与越权访问行为，有效保障智能体资源的安全性与访问合规性。</w:t>
      </w:r>
    </w:p>
    <w:p w14:paraId="29F8D06A">
      <w:pPr>
        <w:wordWrap w:val="0"/>
        <w:ind w:firstLine="560" w:firstLineChars="200"/>
      </w:pPr>
      <w:r>
        <w:rPr>
          <w:rFonts w:hint="eastAsia"/>
        </w:rPr>
        <w:t>3、系统提供专属UI权限管理模块，管理员可针对每个知识库，为用户或用户组设置查看、编辑、管理等权限类型，助力管理员根据业务需求与用户角色，精准控制知识库访问范围与操作权限，实现其安全共享与高效管理。</w:t>
      </w:r>
    </w:p>
    <w:p w14:paraId="49602EAD">
      <w:pPr>
        <w:wordWrap w:val="0"/>
        <w:ind w:firstLine="560" w:firstLineChars="200"/>
      </w:pPr>
      <w:r>
        <w:rPr>
          <w:rFonts w:hint="eastAsia"/>
        </w:rPr>
        <w:t>4、用户通过智能体访问知识库时，系统实时校验其对该知识库的访问权限，未授权或权限不足则被拒绝访问，仅权限合法时方可正常查看、操作，有效防止未授权用户访问，保障知识库信息的保密性与使用安全性。</w:t>
      </w:r>
    </w:p>
    <w:p w14:paraId="09EB7738">
      <w:pPr>
        <w:wordWrap w:val="0"/>
        <w:ind w:firstLine="560" w:firstLineChars="200"/>
      </w:pPr>
      <w:r>
        <w:rPr>
          <w:rFonts w:hint="eastAsia"/>
        </w:rPr>
        <w:t>5、系统提供直观UI权限管理界面，管理员可选择具体工具集，为用户或用户组配置调用、配置、管理等权限维度，支持工具Tools的权限分配，帮助管理员高效完成工具集资源权限设置，实现细粒度管控，避免资源滥用或非授权使用。</w:t>
      </w:r>
    </w:p>
    <w:p w14:paraId="2949670D">
      <w:pPr>
        <w:wordWrap w:val="0"/>
        <w:ind w:firstLine="560" w:firstLineChars="200"/>
      </w:pPr>
      <w:r>
        <w:rPr>
          <w:rFonts w:hint="eastAsia"/>
        </w:rPr>
        <w:t>6、用户使用智能体调用工具Tools时，系统自动校验当前用户是否具备工具使用权限，权限不满足则立即拒绝调用请求，仅权限合法时方可正常使用，有效控制工具集访问范围，保障工具资源安全使用，同时规避未授权使用带来的业务风险与资源浪费。</w:t>
      </w:r>
    </w:p>
    <w:p w14:paraId="0003310C">
      <w:pPr>
        <w:wordWrap w:val="0"/>
        <w:ind w:firstLine="560" w:firstLineChars="200"/>
      </w:pPr>
      <w:r>
        <w:rPr>
          <w:rFonts w:hint="eastAsia"/>
        </w:rPr>
        <w:t>7、系统支持管理员通过Cedar策略语言（分离业务与授权逻辑）直接编写权限规则，覆盖智能体访问资源、工具调用、数据操作等场景，可关联主体（用户/角色）、智能体标识、资源类型及场景属性，支持策略导入导出，确保权限规则精准适配业务安全需求。</w:t>
      </w:r>
    </w:p>
    <w:p w14:paraId="157D4C3D">
      <w:pPr>
        <w:wordWrap w:val="0"/>
        <w:ind w:firstLine="560" w:firstLineChars="200"/>
      </w:pPr>
      <w:r>
        <w:rPr>
          <w:rFonts w:hint="eastAsia"/>
        </w:rPr>
        <w:t>8、除校验Cedar策略语法正确性外，还将基于预设schema检测实体类型引用有效性、权限逻辑冲突（如重叠/矛盾规则）、属性关联合理性，实时校验，提供明确错误提示（含语法错误位置、逻辑冲突点），帮助管理员快速修正，避免无效策略导致权限管控失效。</w:t>
      </w:r>
    </w:p>
    <w:p w14:paraId="02E28074">
      <w:pPr>
        <w:wordWrap w:val="0"/>
        <w:ind w:firstLine="560" w:firstLineChars="200"/>
      </w:pPr>
      <w:r>
        <w:rPr>
          <w:rFonts w:hint="eastAsia"/>
        </w:rPr>
        <w:t>9、支持通过列表勾选、ID批量导入等方式，对单个或批量智能体执行权限启用/停用操作，启用后即时生效策略配置，停用后智能体将被阻断资源访问与工具调用权限，适配违规智能体临时禁用、合规智能体快速恢复场景。</w:t>
      </w:r>
    </w:p>
    <w:p w14:paraId="46669D99">
      <w:pPr>
        <w:wordWrap w:val="0"/>
        <w:ind w:firstLine="560" w:firstLineChars="200"/>
      </w:pPr>
      <w:r>
        <w:rPr>
          <w:rFonts w:hint="eastAsia"/>
        </w:rPr>
        <w:t>10、支持按智能体ID/名称、权限状态（启用/停用）、授权策略类型、关联工具集、生效时间等多维度组合筛选，提供模糊查询、精确匹配、时间范围限定功能，查询结果分页展示核心信息（授权范围、生效时间、操作人），助力管理员快速定位目标智能体授权情况。</w:t>
      </w:r>
    </w:p>
    <w:p w14:paraId="69B8C24C">
      <w:pPr>
        <w:wordWrap w:val="0"/>
        <w:ind w:firstLine="560" w:firstLineChars="200"/>
      </w:pPr>
      <w:r>
        <w:rPr>
          <w:rFonts w:hint="eastAsia"/>
        </w:rPr>
        <w:t>11、可查询单个智能体的完整权限配置，包括关联Cedar策略明细、工具集授权清单、权限生效/过期时间、操作人及修改记录，清晰呈现该智能体的资源访问范围、工具调用权限及场景限制，为权限审计与调整提供精准依据。</w:t>
      </w:r>
    </w:p>
    <w:p w14:paraId="7002D03F">
      <w:pPr>
        <w:pStyle w:val="6"/>
        <w:numPr>
          <w:ilvl w:val="3"/>
          <w:numId w:val="0"/>
        </w:numPr>
        <w:spacing w:line="360" w:lineRule="auto"/>
        <w:ind w:left="864" w:hanging="864"/>
        <w:rPr>
          <w:rFonts w:hint="eastAsia" w:ascii="宋体" w:hAnsi="宋体"/>
        </w:rPr>
      </w:pPr>
      <w:r>
        <w:rPr>
          <w:rFonts w:hint="eastAsia" w:ascii="宋体" w:hAnsi="宋体"/>
        </w:rPr>
        <w:t>5.8.1.2.5工具集授权</w:t>
      </w:r>
    </w:p>
    <w:p w14:paraId="36FBFDA5">
      <w:pPr>
        <w:wordWrap w:val="0"/>
        <w:ind w:firstLine="560" w:firstLineChars="200"/>
      </w:pPr>
      <w:r>
        <w:rPr>
          <w:rFonts w:hint="eastAsia"/>
        </w:rPr>
        <w:t>智能体身份和权限管控平台提供工具集授权功能，主要功能如下：</w:t>
      </w:r>
    </w:p>
    <w:p w14:paraId="7C3E670C">
      <w:pPr>
        <w:wordWrap w:val="0"/>
        <w:ind w:firstLine="560" w:firstLineChars="200"/>
      </w:pPr>
      <w:r>
        <w:rPr>
          <w:rFonts w:hint="eastAsia"/>
        </w:rPr>
        <w:t>1、支持工具明细（名称、功能描述、接口地址、访问权限等级）展示，清晰呈现各工具集的授权模式（系统默认/身份透传/用户授权代理），支持工具集新增、编辑、删除及授权模式批量切换，实现工具资源集中化管控与灵活适配。</w:t>
      </w:r>
    </w:p>
    <w:p w14:paraId="01043BD6">
      <w:pPr>
        <w:wordWrap w:val="0"/>
        <w:ind w:firstLine="560" w:firstLineChars="200"/>
      </w:pPr>
      <w:r>
        <w:rPr>
          <w:rFonts w:hint="eastAsia"/>
        </w:rPr>
        <w:t>2、支持按工具集ID/名称、授权模式、生效状态等多维度组合查询，提供模糊检索、精确匹配、时间范围筛选功能，查询结果分页展示工具集核心信息与关联智能体清单，帮助管理员快速定位目标工具集的授权配置。</w:t>
      </w:r>
    </w:p>
    <w:p w14:paraId="1A78399E">
      <w:pPr>
        <w:wordWrap w:val="0"/>
        <w:ind w:firstLine="560" w:firstLineChars="200"/>
      </w:pPr>
      <w:r>
        <w:rPr>
          <w:rFonts w:hint="eastAsia"/>
        </w:rPr>
        <w:t>3、系统默认工具集授权模式采用AK/SK密钥认证机制，自动为工具集生成唯一访问密钥，工具访问后端服务时需通过密钥校验完成身份认证，适配公共工具集跨服务访问场景，遵循最小权限原则，确保服务间通信的身份合法性与数据安全性。</w:t>
      </w:r>
    </w:p>
    <w:p w14:paraId="114710B5">
      <w:pPr>
        <w:wordWrap w:val="0"/>
        <w:ind w:firstLine="560" w:firstLineChars="200"/>
      </w:pPr>
      <w:r>
        <w:rPr>
          <w:rFonts w:hint="eastAsia"/>
        </w:rPr>
        <w:t>4、身份透传授权模式适用于组织内部同一身份体系，工具访问内部应用接口或数据服务时，自动传递用户身份凭证（如令牌、角色信息）及授权范围，无需二次认证，保持用户身份一致性，支持基于用户属性的细粒度权限校验，确保内部资源访问的合规性与追溯性。</w:t>
      </w:r>
    </w:p>
    <w:p w14:paraId="6E58B878">
      <w:pPr>
        <w:wordWrap w:val="0"/>
        <w:ind w:firstLine="560" w:firstLineChars="200"/>
      </w:pPr>
      <w:r>
        <w:rPr>
          <w:rFonts w:hint="eastAsia"/>
        </w:rPr>
        <w:t>5、用户授权代理模式适配跨信任域访问场景，用户明确授权后，工具作为代理方访问外部应用接口或数据服务，携带用户授权凭证与权限范围限制，支持操作行为实时审计，可阻断超授权访问，解决外部系统身份认证与资源授权难题，确保跨域数据交互安全合规。</w:t>
      </w:r>
    </w:p>
    <w:p w14:paraId="5CA9CB71">
      <w:pPr>
        <w:wordWrap w:val="0"/>
        <w:ind w:firstLine="560" w:firstLineChars="200"/>
        <w:rPr>
          <w:rFonts w:hint="eastAsia" w:ascii="宋体" w:hAnsi="宋体"/>
          <w:szCs w:val="28"/>
        </w:rPr>
      </w:pPr>
      <w:r>
        <w:rPr>
          <w:rFonts w:hint="eastAsia"/>
        </w:rPr>
        <w:t>6、支持对后端接口的请求参数（如字段值范围、数据格式、必填项校验）与响应参数（如敏感信息脱敏、返回字段过滤）进行规则配置，支持参数白名单/黑名单机制，实时拦截违规参数传递，精准控制工具操作边界，防止越权访问与数据泄露。</w:t>
      </w:r>
    </w:p>
    <w:p w14:paraId="78EE893C">
      <w:pPr>
        <w:pStyle w:val="6"/>
        <w:numPr>
          <w:ilvl w:val="3"/>
          <w:numId w:val="0"/>
        </w:numPr>
        <w:spacing w:line="360" w:lineRule="auto"/>
        <w:ind w:left="864" w:hanging="864"/>
        <w:rPr>
          <w:rFonts w:hint="eastAsia" w:ascii="宋体" w:hAnsi="宋体"/>
        </w:rPr>
      </w:pPr>
      <w:r>
        <w:rPr>
          <w:rFonts w:hint="eastAsia" w:ascii="宋体" w:hAnsi="宋体"/>
        </w:rPr>
        <w:t>5.8.1.2.6日志审计与管理</w:t>
      </w:r>
    </w:p>
    <w:p w14:paraId="7213C52B">
      <w:pPr>
        <w:wordWrap w:val="0"/>
        <w:ind w:firstLine="560" w:firstLineChars="200"/>
      </w:pPr>
      <w:r>
        <w:rPr>
          <w:rFonts w:hint="eastAsia"/>
        </w:rPr>
        <w:t>1、日志审计</w:t>
      </w:r>
    </w:p>
    <w:p w14:paraId="7B8004EB">
      <w:pPr>
        <w:wordWrap w:val="0"/>
        <w:ind w:firstLine="560" w:firstLineChars="200"/>
      </w:pPr>
      <w:r>
        <w:rPr>
          <w:rFonts w:hint="eastAsia"/>
        </w:rPr>
        <w:t>智能体身份和权限管控平台提供日志审计功能，主要功能如下：</w:t>
      </w:r>
    </w:p>
    <w:p w14:paraId="7949A6C6">
      <w:pPr>
        <w:wordWrap w:val="0"/>
        <w:ind w:firstLine="560" w:firstLineChars="200"/>
      </w:pPr>
      <w:r>
        <w:rPr>
          <w:rFonts w:hint="eastAsia"/>
        </w:rPr>
        <w:t>系统记录全链路鉴权日志，涵盖操作时间、主体身份（用户ID/智能体标识）、访问资源（接口/工具/数据）、操作类型（查询/修改/调用）、授权结果（通过/拒绝）等核心信息，满足金融、医疗等行业合规审计要求，为安全事件追溯提供完整依据。</w:t>
      </w:r>
    </w:p>
    <w:p w14:paraId="1990006E">
      <w:pPr>
        <w:wordWrap w:val="0"/>
        <w:ind w:firstLine="560" w:firstLineChars="200"/>
      </w:pPr>
      <w:r>
        <w:rPr>
          <w:rFonts w:hint="eastAsia"/>
        </w:rPr>
        <w:t>支持按时间范围、主体身份、资源类型、操作类型、授权结果、工具集名称等多维度组合过滤查询，提供模糊检索、精确匹配、结果排序功能，查询结果分页展示，助力快速定位目标审计记录。</w:t>
      </w:r>
    </w:p>
    <w:p w14:paraId="446D313C">
      <w:pPr>
        <w:wordWrap w:val="0"/>
        <w:ind w:firstLine="560" w:firstLineChars="200"/>
      </w:pPr>
      <w:r>
        <w:rPr>
          <w:rFonts w:hint="eastAsia"/>
        </w:rPr>
        <w:t>2、审计规则管理</w:t>
      </w:r>
    </w:p>
    <w:p w14:paraId="2C06AA42">
      <w:pPr>
        <w:wordWrap w:val="0"/>
        <w:ind w:firstLine="560" w:firstLineChars="200"/>
      </w:pPr>
      <w:r>
        <w:rPr>
          <w:rFonts w:hint="eastAsia"/>
        </w:rPr>
        <w:t>智能体身份和权限管控平台提供审计规则管理功能，主要功能如下：</w:t>
      </w:r>
    </w:p>
    <w:p w14:paraId="16BE6931">
      <w:pPr>
        <w:wordWrap w:val="0"/>
        <w:ind w:firstLine="560" w:firstLineChars="200"/>
      </w:pPr>
      <w:r>
        <w:rPr>
          <w:rFonts w:hint="eastAsia"/>
        </w:rPr>
        <w:t>系统实时分析审计日志，支持预设多种风险检测模型与自定义审计规则，自动识别异常行为并标记告警级别（低/中/高），通过邮件、系统通知等方式推送告警信息，帮助管理员及时响应安全风险，阻断潜在威胁。</w:t>
      </w:r>
    </w:p>
    <w:p w14:paraId="21D62DA8">
      <w:pPr>
        <w:wordWrap w:val="0"/>
        <w:ind w:firstLine="560" w:firstLineChars="200"/>
      </w:pPr>
      <w:r>
        <w:rPr>
          <w:rFonts w:hint="eastAsia"/>
        </w:rPr>
        <w:t>支持按规则名称、告警级别、规则类型（预设/自定义）、生效状态、创建时间等多维度组合过滤查询，查询结果展示规则详情（触发条件、告警方式、适用范围），支持规则预览与复制功能，帮助管理员快速检索目标规则，简化规则管理流程。</w:t>
      </w:r>
    </w:p>
    <w:p w14:paraId="30A249FE">
      <w:pPr>
        <w:wordWrap w:val="0"/>
        <w:ind w:firstLine="560" w:firstLineChars="200"/>
      </w:pPr>
      <w:r>
        <w:rPr>
          <w:rFonts w:hint="eastAsia"/>
        </w:rPr>
        <w:t>支持对单个或批量审计规则执行开启/关闭操作，操作实时生效，系统记录规则状态变更日志（操作人、变更时间、原状态），适配临时调整规则的业务场景（如系统升级期间关闭非关键告警），同时防止违规关闭核心安全规则，保障审计体系的稳定性。</w:t>
      </w:r>
    </w:p>
    <w:p w14:paraId="5CFD6572">
      <w:pPr>
        <w:wordWrap w:val="0"/>
        <w:ind w:firstLine="560" w:firstLineChars="200"/>
      </w:pPr>
      <w:r>
        <w:rPr>
          <w:rFonts w:hint="eastAsia"/>
        </w:rPr>
        <w:t>3、审计事件管理</w:t>
      </w:r>
    </w:p>
    <w:p w14:paraId="0029ADE5">
      <w:pPr>
        <w:wordWrap w:val="0"/>
        <w:ind w:firstLine="560" w:firstLineChars="200"/>
      </w:pPr>
      <w:r>
        <w:rPr>
          <w:rFonts w:hint="eastAsia"/>
        </w:rPr>
        <w:t>智能体身份和权限管控平台提供审计事件管理功能，主要功能如下：</w:t>
      </w:r>
    </w:p>
    <w:p w14:paraId="5A00D7BF">
      <w:pPr>
        <w:wordWrap w:val="0"/>
        <w:ind w:firstLine="560" w:firstLineChars="200"/>
      </w:pPr>
      <w:r>
        <w:rPr>
          <w:rFonts w:hint="eastAsia"/>
        </w:rPr>
        <w:t>系统对审计告警事件按发生时间排序，详细展示事件详情（触发规则、操作时间、主体身份、资源信息、异常描述），支持事件链路溯源（如关联前置操作日志、后续影响记录），提供事件截图与日志导出功能，帮助管理员完整还原事件过程，支撑安全调查与责任认定。</w:t>
      </w:r>
    </w:p>
    <w:p w14:paraId="6D61A502">
      <w:pPr>
        <w:wordWrap w:val="0"/>
        <w:ind w:firstLine="560" w:firstLineChars="200"/>
        <w:rPr>
          <w:rFonts w:hint="eastAsia" w:ascii="宋体" w:hAnsi="宋体"/>
          <w:szCs w:val="28"/>
        </w:rPr>
      </w:pPr>
      <w:r>
        <w:rPr>
          <w:rFonts w:hint="eastAsia"/>
        </w:rPr>
        <w:t>支持对审计告警事件按时间范围、告警级别、触发规则、主体身份、资源类型、处理状态等多维度组合过滤查询，提供模糊检索与精确匹配功能，支持按告警级别或发生时间排序，查询结果分页展示核心信息，助力管理员快速筛选关键告警事件，提升应急响应效率</w:t>
      </w:r>
      <w:r>
        <w:rPr>
          <w:rFonts w:hint="eastAsia" w:ascii="宋体" w:hAnsi="宋体"/>
          <w:szCs w:val="28"/>
        </w:rPr>
        <w:t>。</w:t>
      </w:r>
    </w:p>
    <w:p w14:paraId="56043829">
      <w:pPr>
        <w:pStyle w:val="6"/>
        <w:numPr>
          <w:ilvl w:val="3"/>
          <w:numId w:val="0"/>
        </w:numPr>
        <w:spacing w:line="360" w:lineRule="auto"/>
        <w:ind w:left="864" w:hanging="864"/>
        <w:rPr>
          <w:rFonts w:hint="eastAsia" w:ascii="宋体" w:hAnsi="宋体"/>
        </w:rPr>
      </w:pPr>
      <w:r>
        <w:rPr>
          <w:rFonts w:hint="eastAsia" w:ascii="宋体" w:hAnsi="宋体"/>
        </w:rPr>
        <w:t>5.8.1.2.7平台接入</w:t>
      </w:r>
    </w:p>
    <w:p w14:paraId="7AEB4F3D">
      <w:pPr>
        <w:wordWrap w:val="0"/>
        <w:ind w:firstLine="560" w:firstLineChars="200"/>
      </w:pPr>
      <w:r>
        <w:rPr>
          <w:rFonts w:hint="eastAsia"/>
        </w:rPr>
        <w:t>智能体身份和权限管控平台提供平台接入能力，主要功能如下：</w:t>
      </w:r>
    </w:p>
    <w:p w14:paraId="304BC8E7">
      <w:pPr>
        <w:wordWrap w:val="0"/>
        <w:ind w:firstLine="560" w:firstLineChars="200"/>
      </w:pPr>
      <w:r>
        <w:rPr>
          <w:rFonts w:hint="eastAsia"/>
        </w:rPr>
        <w:t>1、支持通过可视化UI界面，便捷添加并接入各类智能体平台，高效完成全流程平台化整合。无需复杂技术开发，用户可通过直观操作界面，快速完成不同类型智能体平台的参数配置与对接适配，大幅降低跨平台对接成本，同时实现对平台上智能体集成的零改造支持，提升智能服务部署效率，为业务场景快速集成多元智能能力提供灵活、高效的支撑，助力用户轻松构建一体化智能应用统一身份权限管理体系。</w:t>
      </w:r>
    </w:p>
    <w:p w14:paraId="66671591">
      <w:pPr>
        <w:wordWrap w:val="0"/>
        <w:ind w:firstLine="560" w:firstLineChars="200"/>
      </w:pPr>
      <w:r>
        <w:rPr>
          <w:rFonts w:hint="eastAsia"/>
        </w:rPr>
        <w:t>2、支持对接入的智能体平台实施全生命周期管理，包括灵活修改基本信息和集成配置、一键删除无效或冗余平台以及按需启用/停用。通过可视化界面完成这些操作，可快速响应业务调整，及时清理冗余资源避免无效消耗，保障系统资源高效利用与接入环境有序维护，大幅提升智能体平台接入和其上承载智能体身份权限管理的灵活性与可控性。</w:t>
      </w:r>
    </w:p>
    <w:p w14:paraId="1BB338BD">
      <w:pPr>
        <w:wordWrap w:val="0"/>
        <w:ind w:firstLine="560" w:firstLineChars="200"/>
      </w:pPr>
      <w:r>
        <w:rPr>
          <w:rFonts w:hint="eastAsia"/>
        </w:rPr>
        <w:t>3、提供智能体平台名称、责任部门、责任人等多维度查询筛选条件，可组合条件精准定位目标智能体平台，系统以列表形式展示智能体平台名称、配置详情等关键信息，助力管理员高效运维，大幅提升已对接集成智能体平台的检索与维护效率。</w:t>
      </w:r>
    </w:p>
    <w:p w14:paraId="45947510">
      <w:pPr>
        <w:wordWrap w:val="0"/>
        <w:ind w:firstLine="560" w:firstLineChars="200"/>
      </w:pPr>
      <w:r>
        <w:rPr>
          <w:rFonts w:hint="eastAsia"/>
        </w:rPr>
        <w:t>4、为开发者提供全面适配Python、Java编程语言的集成SDK，通过封装核心接口调用逻辑、内置标准化错误处理流程及日志记录模块，大幅简化跨语言集成难度。各SDK严格遵循对应语言的开发规范与生态特性，支持快速导入项目，开发者无需深入理解底层对接细节，即可高效调用智能体身份认证和权限管理能力并与智能体平台完成高效对接。这一适配体系覆盖多技术栈团队需求，显著降低集成门槛，加速业务系统与智能体平台的融合进程，助力快速落地智能化应用。</w:t>
      </w:r>
    </w:p>
    <w:p w14:paraId="6B5BCED0">
      <w:pPr>
        <w:pStyle w:val="6"/>
        <w:numPr>
          <w:ilvl w:val="3"/>
          <w:numId w:val="0"/>
        </w:numPr>
        <w:spacing w:line="360" w:lineRule="auto"/>
        <w:ind w:left="864" w:hanging="864"/>
        <w:rPr>
          <w:rFonts w:hint="eastAsia" w:ascii="宋体" w:hAnsi="宋体"/>
        </w:rPr>
      </w:pPr>
      <w:r>
        <w:rPr>
          <w:rFonts w:hint="eastAsia" w:ascii="宋体" w:hAnsi="宋体"/>
        </w:rPr>
        <w:t>5.8.1.2.8用户权限管理</w:t>
      </w:r>
    </w:p>
    <w:p w14:paraId="3C19DFE6">
      <w:pPr>
        <w:wordWrap w:val="0"/>
        <w:ind w:firstLine="560" w:firstLineChars="200"/>
      </w:pPr>
      <w:r>
        <w:rPr>
          <w:rFonts w:hint="eastAsia"/>
        </w:rPr>
        <w:t>智能体身份和权限管控平台提供用户权限管理功能，主要功能如下：</w:t>
      </w:r>
    </w:p>
    <w:p w14:paraId="47AF4868">
      <w:pPr>
        <w:wordWrap w:val="0"/>
        <w:ind w:firstLine="560" w:firstLineChars="200"/>
      </w:pPr>
      <w:r>
        <w:rPr>
          <w:rFonts w:hint="eastAsia"/>
        </w:rPr>
        <w:t>1、支持通过可视化操作界面便捷新增平台用户，可录入基本信息、关联部门及设置登录凭证，并同步赋予特定角色权限。通过基于角色的权限管理，满足最小权限原则，精准匹配岗位需求，避免权限滥用风险，同时保障用户高效履职，有效提升平台用户管理的规范性与安全性，适配复杂组织架构下的权限管控需求。</w:t>
      </w:r>
    </w:p>
    <w:p w14:paraId="2A798D0F">
      <w:pPr>
        <w:wordWrap w:val="0"/>
        <w:ind w:firstLine="560" w:firstLineChars="200"/>
      </w:pPr>
      <w:r>
        <w:rPr>
          <w:rFonts w:hint="eastAsia"/>
        </w:rPr>
        <w:t>2、提供姓名、部门、角色、账号状态（启用/停用）、创建时间等多维度查询筛选条件，可组合精准定位用户，支持精确匹配和模糊搜索。筛选后以结构化列表呈现用户关键信息（含基本资料和角色权限等），并支持按字段排序、分页浏览。基于此功能可快速定位目标用户群体，大幅提升在海量用户数据中检索特定对象的效率，为用户管理、权限审计等场景提供精准数据支撑，简化复杂查询操作流程。</w:t>
      </w:r>
    </w:p>
    <w:p w14:paraId="142532AC">
      <w:pPr>
        <w:wordWrap w:val="0"/>
        <w:ind w:firstLine="560" w:firstLineChars="200"/>
      </w:pPr>
      <w:r>
        <w:rPr>
          <w:rFonts w:hint="eastAsia"/>
        </w:rPr>
        <w:t>3、针对用户提供多样化的管理操作功能：用户遗忘密码时，可快速重置密码并生成临时凭证，保障账号及时复用；遇异常登录等风险时，一键锁定账号阻止非授权访问；针对离职待办或权限调整场景，可临时停用账号保留数据；对冗余账号则支持彻底删除并清理关联信息。所有操作均通过可视化界面完成，内置二次确认机制防误操作，同步记录操作日志便于审计追溯，既提升用户全生命周期管控灵活性，又强化平台账号安全防线</w:t>
      </w:r>
    </w:p>
    <w:p w14:paraId="7215A921">
      <w:pPr>
        <w:wordWrap w:val="0"/>
        <w:ind w:firstLine="560" w:firstLineChars="200"/>
      </w:pPr>
      <w:r>
        <w:rPr>
          <w:rFonts w:hint="eastAsia"/>
        </w:rPr>
        <w:t>4、系统内置多样化预设角色库，涵盖管理员、审计员、操作员等常见角色，其权限配置已适配通用业务场景，可直接关联用户快速启用，减少重复配置成本。同时支持通过可视化界面灵活新增自定义角色，能自主设定角色名称、功能描述及关联用户范围（如特定部门、岗位群体）。这一设计既满足标准化管理需求，又能精准适配企业个性化权责划分，大幅提升角色权限体系的灵活性与适配性。</w:t>
      </w:r>
    </w:p>
    <w:p w14:paraId="44063D1E">
      <w:pPr>
        <w:wordWrap w:val="0"/>
        <w:ind w:firstLine="560" w:firstLineChars="200"/>
      </w:pPr>
      <w:r>
        <w:rPr>
          <w:rFonts w:hint="eastAsia"/>
        </w:rPr>
        <w:t>5、针对自定义角色提供精细化功能权限配置能力。管理员可针对各功能模块逐项勾选查看、创建、编辑、删除等操作权限，配置后实时生效，既能精准匹配不同岗位的权责需求，又能严格遵循最小权限原则防范越权风险，高效适配复杂组织架构下的角色权限管理场景，提升权限管控的灵活性与规范性</w:t>
      </w:r>
    </w:p>
    <w:p w14:paraId="3E63718E">
      <w:pPr>
        <w:wordWrap w:val="0"/>
        <w:ind w:firstLine="560" w:firstLineChars="200"/>
      </w:pPr>
      <w:r>
        <w:rPr>
          <w:rFonts w:hint="eastAsia"/>
        </w:rPr>
        <w:t>6、针对角色提供名称、状态（启用/停用）、关联用户数、创建时间、所有权限等多维度查询筛选条件，支持精确匹配、模糊搜索及范围查询，筛选结果以结构化列表呈现，含关键属性及关联关系，支持按字段排序与分页浏览。这一功能帮助管理员快速定位目标角色，大幅提升权限体系梳理、审计及调整的效率，适配复杂权限管理场景的检索需求。</w:t>
      </w:r>
    </w:p>
    <w:p w14:paraId="08081D45">
      <w:pPr>
        <w:pStyle w:val="4"/>
        <w:numPr>
          <w:ilvl w:val="2"/>
          <w:numId w:val="0"/>
        </w:numPr>
        <w:ind w:left="862" w:hanging="862"/>
        <w:jc w:val="left"/>
      </w:pPr>
      <w:r>
        <w:rPr>
          <w:rFonts w:hint="eastAsia"/>
        </w:rPr>
        <w:t>5.8.2大模型应用防火墙</w:t>
      </w:r>
    </w:p>
    <w:p w14:paraId="3A579AE3">
      <w:pPr>
        <w:wordWrap w:val="0"/>
        <w:ind w:firstLine="560" w:firstLineChars="200"/>
      </w:pPr>
      <w:r>
        <w:rPr>
          <w:rFonts w:hint="eastAsia"/>
        </w:rPr>
        <w:t>本项目将会部署大模型作为人工智能的基础能力，但是大模型在业务使用中面临泄露敏感信息、违法获取和滥用数据、隐含歧视偏见等价值观念、生成内容侵权等各种问题。大模型应用防火墙，利用大语言模型技术，可以筛选和识别含有敏感信息风险的大模型交互内容。提供httpAPI远程接入形式，支持以简化集成，并可适应不同规模的用户需求。大模型安全防护系统提供有害内容检测、风险容忍度调整、拦截内容分析、个人信息识别脱敏、商业敏感信息识别、大模型对话实施拦截、内容生成等功能，旨在为业务的大模型产品及应用提供安全防护能力，解决的核心问题是嵌入到大模型产品业务流程中，对训练/精调、推理环节中输入、输出内容进行风险管控、优化，提示词的攻击防护，以及内容的安全合规。</w:t>
      </w:r>
    </w:p>
    <w:p w14:paraId="4DDDC07E">
      <w:pPr>
        <w:wordWrap w:val="0"/>
        <w:ind w:firstLine="560" w:firstLineChars="200"/>
      </w:pPr>
      <w:r>
        <w:rPr>
          <w:rFonts w:hint="eastAsia"/>
        </w:rPr>
        <w:t>大模型应用防火墙提供针对大语言模型推理服务的安全防护服务，确保模型输入和输出内容安全、可用和可信。产品嵌入</w:t>
      </w:r>
      <w:del w:id="677" w:author="cc" w:date="2026-05-23T12:56:49Z">
        <w:r>
          <w:rPr>
            <w:rFonts w:hint="eastAsia"/>
          </w:rPr>
          <w:delText xml:space="preserve"> </w:delText>
        </w:r>
      </w:del>
      <w:r>
        <w:rPr>
          <w:rFonts w:hint="eastAsia"/>
        </w:rPr>
        <w:t>AI</w:t>
      </w:r>
      <w:del w:id="678" w:author="cc" w:date="2026-05-23T12:56:49Z">
        <w:r>
          <w:rPr>
            <w:rFonts w:hint="eastAsia"/>
          </w:rPr>
          <w:delText xml:space="preserve"> </w:delText>
        </w:r>
      </w:del>
      <w:r>
        <w:rPr>
          <w:rFonts w:hint="eastAsia"/>
        </w:rPr>
        <w:t>大模型服务业务流程中，实时监控模型的输入和输出内容，保护模型业务不受</w:t>
      </w:r>
      <w:del w:id="679" w:author="cc" w:date="2026-05-23T12:56:49Z">
        <w:r>
          <w:rPr>
            <w:rFonts w:hint="eastAsia"/>
          </w:rPr>
          <w:delText xml:space="preserve"> </w:delText>
        </w:r>
      </w:del>
      <w:r>
        <w:rPr>
          <w:rFonts w:hint="eastAsia"/>
        </w:rPr>
        <w:t>OWASP</w:t>
      </w:r>
      <w:del w:id="680" w:author="cc" w:date="2026-05-23T12:56:49Z">
        <w:r>
          <w:rPr>
            <w:rFonts w:hint="eastAsia"/>
          </w:rPr>
          <w:delText xml:space="preserve"> </w:delText>
        </w:r>
      </w:del>
      <w:r>
        <w:rPr>
          <w:rFonts w:hint="eastAsia"/>
        </w:rPr>
        <w:t>LLM</w:t>
      </w:r>
      <w:del w:id="681" w:author="cc" w:date="2026-05-23T12:56:49Z">
        <w:r>
          <w:rPr>
            <w:rFonts w:hint="eastAsia"/>
          </w:rPr>
          <w:delText xml:space="preserve"> </w:delText>
        </w:r>
      </w:del>
      <w:r>
        <w:rPr>
          <w:rFonts w:hint="eastAsia"/>
        </w:rPr>
        <w:t>Top10</w:t>
      </w:r>
      <w:del w:id="682" w:author="cc" w:date="2026-05-23T12:56:49Z">
        <w:r>
          <w:rPr>
            <w:rFonts w:hint="eastAsia"/>
          </w:rPr>
          <w:delText xml:space="preserve"> </w:delText>
        </w:r>
      </w:del>
      <w:r>
        <w:rPr>
          <w:rFonts w:hint="eastAsia"/>
        </w:rPr>
        <w:t>攻击，提供包括算力消耗防护、提示词攻击检测、模型滥用行为分析和敏感数据风险识别等防护功能。</w:t>
      </w:r>
    </w:p>
    <w:p w14:paraId="4F2E8D4C">
      <w:pPr>
        <w:wordWrap w:val="0"/>
        <w:spacing w:line="240" w:lineRule="auto"/>
      </w:pPr>
      <w:r>
        <w:rPr>
          <w:rFonts w:hint="eastAsia"/>
        </w:rPr>
        <w:drawing>
          <wp:inline distT="0" distB="0" distL="114300" distR="114300">
            <wp:extent cx="5273675" cy="2249805"/>
            <wp:effectExtent l="0" t="0" r="9525" b="10795"/>
            <wp:docPr id="3" name="图片 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1"/>
                    <pic:cNvPicPr>
                      <a:picLocks noChangeAspect="1"/>
                    </pic:cNvPicPr>
                  </pic:nvPicPr>
                  <pic:blipFill>
                    <a:blip r:embed="rId18"/>
                    <a:stretch>
                      <a:fillRect/>
                    </a:stretch>
                  </pic:blipFill>
                  <pic:spPr>
                    <a:xfrm>
                      <a:off x="0" y="0"/>
                      <a:ext cx="5273675" cy="2249805"/>
                    </a:xfrm>
                    <a:prstGeom prst="rect">
                      <a:avLst/>
                    </a:prstGeom>
                  </pic:spPr>
                </pic:pic>
              </a:graphicData>
            </a:graphic>
          </wp:inline>
        </w:drawing>
      </w:r>
    </w:p>
    <w:p w14:paraId="47EF6930">
      <w:pPr>
        <w:wordWrap w:val="0"/>
        <w:ind w:firstLine="560" w:firstLineChars="200"/>
        <w:jc w:val="center"/>
      </w:pPr>
      <w:r>
        <w:rPr>
          <w:rFonts w:hint="eastAsia"/>
        </w:rPr>
        <w:t>大模型应用防火墙架构示意图</w:t>
      </w:r>
    </w:p>
    <w:p w14:paraId="46A32257">
      <w:pPr>
        <w:wordWrap w:val="0"/>
        <w:ind w:firstLine="560" w:firstLineChars="200"/>
      </w:pPr>
      <w:r>
        <w:rPr>
          <w:rFonts w:hint="eastAsia"/>
        </w:rPr>
        <w:t>基建层：为系统提供底层能力和数据支持，包括实现检测和推理能力的底层引擎和动态配置能力，为大模型提供样本的样本数据库、记录产品输入输出的日志表。</w:t>
      </w:r>
    </w:p>
    <w:p w14:paraId="7B693D84">
      <w:pPr>
        <w:wordWrap w:val="0"/>
        <w:ind w:firstLine="560" w:firstLineChars="200"/>
      </w:pPr>
      <w:r>
        <w:rPr>
          <w:rFonts w:hint="eastAsia"/>
        </w:rPr>
        <w:t>能力层：提供提示词检查和生成能力、敏感信息判断能力、风险推理能力、威胁行为预测能力、端安全扫描能力和攻击意图识别等能力。</w:t>
      </w:r>
    </w:p>
    <w:p w14:paraId="0F69EFF6">
      <w:pPr>
        <w:wordWrap w:val="0"/>
        <w:ind w:firstLine="560" w:firstLineChars="200"/>
      </w:pPr>
      <w:r>
        <w:rPr>
          <w:rFonts w:hint="eastAsia"/>
        </w:rPr>
        <w:t>应用层：提供系统所需的实际应用功能，包括提供的安全功能和用量计费。</w:t>
      </w:r>
    </w:p>
    <w:p w14:paraId="6E275F58">
      <w:pPr>
        <w:wordWrap w:val="0"/>
        <w:ind w:firstLine="560" w:firstLineChars="200"/>
      </w:pPr>
      <w:r>
        <w:rPr>
          <w:rFonts w:hint="eastAsia"/>
        </w:rPr>
        <w:t>接入层：实现用户接口及</w:t>
      </w:r>
      <w:del w:id="683" w:author="cc" w:date="2026-05-23T12:56:49Z">
        <w:r>
          <w:rPr>
            <w:rFonts w:hint="eastAsia"/>
          </w:rPr>
          <w:delText xml:space="preserve"> </w:delText>
        </w:r>
      </w:del>
      <w:r>
        <w:rPr>
          <w:rFonts w:hint="eastAsia"/>
        </w:rPr>
        <w:t>Web</w:t>
      </w:r>
      <w:del w:id="684" w:author="cc" w:date="2026-05-23T12:56:49Z">
        <w:r>
          <w:rPr>
            <w:rFonts w:hint="eastAsia"/>
          </w:rPr>
          <w:delText xml:space="preserve"> </w:delText>
        </w:r>
      </w:del>
      <w:r>
        <w:rPr>
          <w:rFonts w:hint="eastAsia"/>
        </w:rPr>
        <w:t>交互页面，提供鉴权、API、测试页面等能力。</w:t>
      </w:r>
    </w:p>
    <w:p w14:paraId="7781AEE6">
      <w:pPr>
        <w:pStyle w:val="5"/>
        <w:numPr>
          <w:ilvl w:val="3"/>
          <w:numId w:val="0"/>
        </w:numPr>
        <w:wordWrap/>
        <w:spacing w:line="360" w:lineRule="auto"/>
        <w:ind w:left="864" w:hanging="864"/>
        <w:rPr>
          <w:rFonts w:hint="eastAsia" w:ascii="宋体" w:hAnsi="宋体" w:eastAsia="宋体"/>
        </w:rPr>
      </w:pPr>
      <w:r>
        <w:rPr>
          <w:rFonts w:hint="eastAsia" w:ascii="宋体" w:hAnsi="宋体" w:eastAsia="宋体"/>
        </w:rPr>
        <w:t>5.8.2.1</w:t>
      </w:r>
      <w:r>
        <w:rPr>
          <w:rFonts w:ascii="宋体" w:hAnsi="宋体" w:eastAsia="宋体"/>
        </w:rPr>
        <w:t>算力消耗攻击防护</w:t>
      </w:r>
    </w:p>
    <w:p w14:paraId="451F982D">
      <w:pPr>
        <w:wordWrap w:val="0"/>
        <w:ind w:firstLine="560" w:firstLineChars="200"/>
      </w:pPr>
      <w:r>
        <w:t>算力消耗攻击通过构造并发送能引发模型算力剧烈消耗的特殊提示词，可能导致服务响应缓慢甚至瘫痪。大模型应用防火墙的算力消耗防护模块通过 监控超长输入输出请求的出现频率 ，从而识别针对大模型服务的恶意算力消耗行为，提升服务的稳定性</w:t>
      </w:r>
      <w:r>
        <w:rPr>
          <w:rFonts w:hint="eastAsia"/>
        </w:rPr>
        <w:t>。</w:t>
      </w:r>
    </w:p>
    <w:p w14:paraId="681DE278">
      <w:pPr>
        <w:wordWrap w:val="0"/>
        <w:ind w:firstLine="560" w:firstLineChars="200"/>
      </w:pPr>
      <w:r>
        <w:rPr>
          <w:rFonts w:hint="eastAsia"/>
        </w:rPr>
        <w:t>在系统配置层面，管理员可以在控制台灵活调整防护等级（宽松、正常、严格），并为模型输入和输出分别设置字符阈值（有效范围1-30</w:t>
      </w:r>
      <w:del w:id="685" w:author="cc" w:date="2026-05-23T12:55:26Z">
        <w:r>
          <w:rPr>
            <w:rFonts w:hint="eastAsia"/>
          </w:rPr>
          <w:delText>,</w:delText>
        </w:r>
      </w:del>
      <w:ins w:id="686" w:author="cc" w:date="2026-05-23T12:55:26Z">
        <w:r>
          <w:rPr>
            <w:rFonts w:hint="eastAsia"/>
            <w:lang w:eastAsia="zh-CN"/>
          </w:rPr>
          <w:t>，</w:t>
        </w:r>
      </w:ins>
      <w:r>
        <w:rPr>
          <w:rFonts w:hint="eastAsia"/>
        </w:rPr>
        <w:t>000）。例如，默认配置为输入2000字符、输出10000字符，达到阈值后可执行拦截等动作。</w:t>
      </w:r>
    </w:p>
    <w:p w14:paraId="5D85F38D">
      <w:pPr>
        <w:wordWrap w:val="0"/>
        <w:ind w:firstLine="560" w:firstLineChars="200"/>
      </w:pPr>
      <w:r>
        <w:rPr>
          <w:rFonts w:hint="eastAsia"/>
        </w:rPr>
        <w:t>该功能特别适用于公开的AI服务接口，能够有效抵御类似DDoS的资源耗尽攻击，保障核心业务的持续稳定运行。部署时可选择SDK接入或流量网关接入两种方式，实现对资产的无缝防护。</w:t>
      </w:r>
    </w:p>
    <w:p w14:paraId="76DD5FE1">
      <w:pPr>
        <w:pStyle w:val="5"/>
        <w:numPr>
          <w:ilvl w:val="3"/>
          <w:numId w:val="0"/>
        </w:numPr>
        <w:wordWrap/>
        <w:spacing w:line="360" w:lineRule="auto"/>
        <w:ind w:left="864" w:hanging="864"/>
        <w:rPr>
          <w:rFonts w:hint="eastAsia" w:ascii="宋体" w:hAnsi="宋体" w:eastAsia="宋体"/>
        </w:rPr>
      </w:pPr>
      <w:r>
        <w:rPr>
          <w:rFonts w:hint="eastAsia" w:ascii="宋体" w:hAnsi="宋体" w:eastAsia="宋体"/>
        </w:rPr>
        <w:t>5.8.2.2</w:t>
      </w:r>
      <w:r>
        <w:rPr>
          <w:rFonts w:ascii="宋体" w:hAnsi="宋体" w:eastAsia="宋体"/>
        </w:rPr>
        <w:t>提示词攻击防护</w:t>
      </w:r>
    </w:p>
    <w:p w14:paraId="25B43E04">
      <w:pPr>
        <w:wordWrap w:val="0"/>
        <w:ind w:firstLine="560" w:firstLineChars="200"/>
      </w:pPr>
      <w:r>
        <w:rPr>
          <w:rFonts w:hint="eastAsia"/>
        </w:rPr>
        <w:t>针对日益复杂的提示词攻击，如提示词注入和越权攻击，大模型应用防火墙能够自动检测并识别其中的恶意指令与潜在风险。其提示词攻击防护模块基于亚毫秒级的检测能力，精准识别提示词注入攻击。</w:t>
      </w:r>
    </w:p>
    <w:p w14:paraId="0EBBDBEC">
      <w:pPr>
        <w:wordWrap w:val="0"/>
        <w:ind w:firstLine="560" w:firstLineChars="200"/>
      </w:pPr>
      <w:r>
        <w:rPr>
          <w:rFonts w:hint="eastAsia"/>
        </w:rPr>
        <w:t>该模块覆盖多种典型攻击场景：</w:t>
      </w:r>
    </w:p>
    <w:p w14:paraId="57F0B69D">
      <w:pPr>
        <w:wordWrap w:val="0"/>
        <w:ind w:firstLine="560" w:firstLineChars="200"/>
      </w:pPr>
      <w:r>
        <w:rPr>
          <w:rFonts w:hint="eastAsia"/>
        </w:rPr>
        <w:t>ChatBot对话实时拦截：在Bot对话链路中调用判断用户Prompt中是否包含攻击行为，若包含则拦截请求并回复兜底话术。</w:t>
      </w:r>
    </w:p>
    <w:p w14:paraId="489A829F">
      <w:pPr>
        <w:wordWrap w:val="0"/>
        <w:ind w:firstLine="560" w:firstLineChars="200"/>
      </w:pPr>
      <w:r>
        <w:rPr>
          <w:rFonts w:hint="eastAsia"/>
        </w:rPr>
        <w:t>恶意Bot检测：在Bot新发布时，检测其SystemPrompt中是否包含恶意内容（如</w:t>
      </w:r>
      <w:r>
        <w:t>Jailbreak</w:t>
      </w:r>
      <w:r>
        <w:rPr>
          <w:rFonts w:hint="eastAsia"/>
        </w:rPr>
        <w:t>指令），如存在则拒绝Bot发布。</w:t>
      </w:r>
    </w:p>
    <w:p w14:paraId="6A91E294">
      <w:pPr>
        <w:wordWrap w:val="0"/>
        <w:ind w:firstLine="560" w:firstLineChars="200"/>
      </w:pPr>
      <w:r>
        <w:rPr>
          <w:rFonts w:hint="eastAsia"/>
        </w:rPr>
        <w:t>Agent行为检测：分析RAG、Tool等外部输入数据中是否包含间接注入攻击。</w:t>
      </w:r>
    </w:p>
    <w:p w14:paraId="79AE3947">
      <w:pPr>
        <w:wordWrap w:val="0"/>
        <w:ind w:firstLine="560" w:firstLineChars="200"/>
      </w:pPr>
      <w:r>
        <w:rPr>
          <w:rFonts w:hint="eastAsia"/>
        </w:rPr>
        <w:t>系统配置界面支持选择多种检测分类，包括提示词攻击默认标签、角色扮演、权限提升等，执行动作默认为拦截。</w:t>
      </w:r>
    </w:p>
    <w:p w14:paraId="2BD8601D">
      <w:pPr>
        <w:pStyle w:val="5"/>
        <w:numPr>
          <w:ilvl w:val="3"/>
          <w:numId w:val="0"/>
        </w:numPr>
        <w:wordWrap/>
        <w:spacing w:line="360" w:lineRule="auto"/>
        <w:ind w:left="864" w:hanging="864"/>
        <w:rPr>
          <w:rFonts w:hint="eastAsia" w:ascii="宋体" w:hAnsi="宋体" w:eastAsia="宋体"/>
        </w:rPr>
      </w:pPr>
      <w:r>
        <w:rPr>
          <w:rFonts w:hint="eastAsia" w:ascii="宋体" w:hAnsi="宋体" w:eastAsia="宋体"/>
        </w:rPr>
        <w:t>5.8.2.3</w:t>
      </w:r>
      <w:r>
        <w:rPr>
          <w:rFonts w:ascii="宋体" w:hAnsi="宋体" w:eastAsia="宋体"/>
        </w:rPr>
        <w:t>模型滥用防护</w:t>
      </w:r>
    </w:p>
    <w:p w14:paraId="26EC142D">
      <w:pPr>
        <w:wordWrap w:val="0"/>
        <w:ind w:firstLine="560" w:firstLineChars="200"/>
      </w:pPr>
      <w:r>
        <w:rPr>
          <w:rFonts w:hint="eastAsia"/>
        </w:rPr>
        <w:t>大模型应用防火墙通过持续分析模型的输入与输出数据流，能够主动发现角色配置异常、内容立场偏离等模型被滥用的迹象。其模型滥用防护策略用于识别和处理让模型产生幻觉的提示词，防止模型由于被诱导而产生不准确、冒犯性或完全偏离主题的回复。</w:t>
      </w:r>
    </w:p>
    <w:p w14:paraId="49CEBB71">
      <w:pPr>
        <w:wordWrap w:val="0"/>
        <w:ind w:firstLine="560" w:firstLineChars="200"/>
      </w:pPr>
      <w:r>
        <w:rPr>
          <w:rFonts w:hint="eastAsia"/>
        </w:rPr>
        <w:t>该功能支持针对毒品、诈骗、赌博、歧视等敏感内容的分类检测，防护等级同样支持宽松、正常、严格三级调整。管理员可以选择对输入和输出同时检测，或分别配置。执行动作除了拦截外，还提供安全代答选项，在拦截风险内容的同时生成合规的替代回复，提升用户体验。</w:t>
      </w:r>
    </w:p>
    <w:p w14:paraId="1AF9C7A1">
      <w:pPr>
        <w:wordWrap w:val="0"/>
        <w:ind w:firstLine="560" w:firstLineChars="200"/>
      </w:pPr>
      <w:r>
        <w:rPr>
          <w:rFonts w:hint="eastAsia"/>
        </w:rPr>
        <w:t>配置界面中，检测分类包含涉敏、色情低俗、涉敏2、歧视、商业违法、诈骗、赌博、毒品、谩骂等多个选项</w:t>
      </w:r>
    </w:p>
    <w:p w14:paraId="7B6C1C57">
      <w:pPr>
        <w:pStyle w:val="5"/>
        <w:numPr>
          <w:ilvl w:val="3"/>
          <w:numId w:val="0"/>
        </w:numPr>
        <w:wordWrap/>
        <w:spacing w:line="360" w:lineRule="auto"/>
        <w:ind w:left="864" w:hanging="864"/>
        <w:rPr>
          <w:rFonts w:hint="eastAsia" w:ascii="宋体" w:hAnsi="宋体" w:eastAsia="宋体"/>
        </w:rPr>
      </w:pPr>
      <w:r>
        <w:rPr>
          <w:rFonts w:hint="eastAsia" w:ascii="宋体" w:hAnsi="宋体" w:eastAsia="宋体"/>
        </w:rPr>
        <w:t>5.8.2.4</w:t>
      </w:r>
      <w:r>
        <w:rPr>
          <w:rFonts w:ascii="宋体" w:hAnsi="宋体" w:eastAsia="宋体"/>
        </w:rPr>
        <w:t>敏感信息防护</w:t>
      </w:r>
    </w:p>
    <w:p w14:paraId="7D881FED">
      <w:pPr>
        <w:wordWrap w:val="0"/>
        <w:ind w:firstLine="560" w:firstLineChars="200"/>
      </w:pPr>
      <w:r>
        <w:rPr>
          <w:rFonts w:hint="eastAsia"/>
        </w:rPr>
        <w:t>系统集成了先进的文本风险检测技术与隐私信息识别算法，可有效识别并过滤模型交互内容中的各类敏感信息，如个人身份信息（PII）、财务数据、内部业务资料等，帮助用户满足数据安全与合规要求。</w:t>
      </w:r>
    </w:p>
    <w:p w14:paraId="6A3DBDB5">
      <w:pPr>
        <w:wordWrap w:val="0"/>
        <w:ind w:firstLine="560" w:firstLineChars="200"/>
      </w:pPr>
      <w:r>
        <w:rPr>
          <w:rFonts w:hint="eastAsia"/>
        </w:rPr>
        <w:t>其文本敏感数据检测方案由“实体识别”+“敏感判断”两部分组成，“实体识别”由规则和实体小模型完成，“敏感判断”由大模型负责，最终对敏感实体进行mask脱敏。目前支持检测的敏感数据类型包括银行卡号、身份证号、电子邮箱、电话号码，同时还能识别对话中获取他人隐私的意图。</w:t>
      </w:r>
    </w:p>
    <w:p w14:paraId="5DA3B746">
      <w:pPr>
        <w:wordWrap w:val="0"/>
        <w:ind w:firstLine="560" w:firstLineChars="200"/>
      </w:pPr>
      <w:r>
        <w:rPr>
          <w:rFonts w:hint="eastAsia"/>
        </w:rPr>
        <w:t>配置界面支持同步检测输入与输出内容，执行动作包括拦截、脱敏和安全代答，该功能对于政务服务、金融、医疗等对数据隐私要求极高的行业尤为关键。</w:t>
      </w:r>
    </w:p>
    <w:p w14:paraId="6CBACF32">
      <w:pPr>
        <w:pStyle w:val="5"/>
        <w:numPr>
          <w:ilvl w:val="3"/>
          <w:numId w:val="0"/>
        </w:numPr>
        <w:wordWrap/>
        <w:spacing w:line="360" w:lineRule="auto"/>
        <w:ind w:left="864" w:hanging="864"/>
        <w:rPr>
          <w:rFonts w:hint="eastAsia" w:ascii="宋体" w:hAnsi="宋体" w:eastAsia="宋体"/>
        </w:rPr>
      </w:pPr>
      <w:r>
        <w:rPr>
          <w:rFonts w:hint="eastAsia" w:ascii="宋体" w:hAnsi="宋体" w:eastAsia="宋体"/>
        </w:rPr>
        <w:t>5.8.2.5</w:t>
      </w:r>
      <w:r>
        <w:rPr>
          <w:rFonts w:ascii="宋体" w:hAnsi="宋体" w:eastAsia="宋体"/>
        </w:rPr>
        <w:t>通用话题控制</w:t>
      </w:r>
    </w:p>
    <w:p w14:paraId="55AB980A">
      <w:pPr>
        <w:wordWrap w:val="0"/>
        <w:ind w:firstLine="560" w:firstLineChars="200"/>
      </w:pPr>
      <w:r>
        <w:rPr>
          <w:rFonts w:hint="eastAsia"/>
        </w:rPr>
        <w:t>针对特定业务场景，大模型应用防火墙可以根据用户提供的话题样本和规则，对输入内容进行合规检测。这能帮助用户管控模型的输出，防止泄露不当信息或引发舆论风险。例如，用户可以阻止模型回应关于内部财报或企业负面新闻的提问，从而避免不正当竞争或损害企业形象。</w:t>
      </w:r>
    </w:p>
    <w:p w14:paraId="32F4A09C">
      <w:pPr>
        <w:wordWrap w:val="0"/>
        <w:ind w:firstLine="560" w:firstLineChars="200"/>
      </w:pPr>
      <w:r>
        <w:rPr>
          <w:rFonts w:hint="eastAsia"/>
        </w:rPr>
        <w:t>系统提供两种话题控制能力：</w:t>
      </w:r>
    </w:p>
    <w:p w14:paraId="6DC24681">
      <w:pPr>
        <w:wordWrap w:val="0"/>
        <w:ind w:firstLine="560" w:firstLineChars="200"/>
      </w:pPr>
      <w:r>
        <w:rPr>
          <w:rFonts w:hint="eastAsia"/>
        </w:rPr>
        <w:t>通用话题控制：用户提供3-5个敏感话题的黑白样本，系统自动生成检测提示词并利用通用模型进行检测，分钟级生效，无需训练，适合快速验证。</w:t>
      </w:r>
    </w:p>
    <w:p w14:paraId="5117A7CA">
      <w:pPr>
        <w:wordWrap w:val="0"/>
        <w:ind w:firstLine="560" w:firstLineChars="200"/>
      </w:pPr>
      <w:r>
        <w:rPr>
          <w:rFonts w:hint="eastAsia"/>
        </w:rPr>
        <w:t>自定义话题控制模型：用户提供20个以上黑白样本，系统进行数据增强、模型微调及部署，显著提升特定场景下的检测准召效果。</w:t>
      </w:r>
    </w:p>
    <w:p w14:paraId="138CE400">
      <w:pPr>
        <w:wordWrap w:val="0"/>
        <w:ind w:firstLine="560" w:firstLineChars="200"/>
      </w:pPr>
      <w:r>
        <w:rPr>
          <w:rFonts w:hint="eastAsia"/>
        </w:rPr>
        <w:t>测试方案显示，通用话题控制能实现对相似话题请求的精准拦截，而自定义模型则能大幅提升特定领域话题的检测准确率并降低误报率。</w:t>
      </w:r>
    </w:p>
    <w:p w14:paraId="1F1391E5">
      <w:pPr>
        <w:pStyle w:val="5"/>
        <w:numPr>
          <w:ilvl w:val="3"/>
          <w:numId w:val="0"/>
        </w:numPr>
        <w:wordWrap/>
        <w:spacing w:line="360" w:lineRule="auto"/>
        <w:ind w:left="864" w:hanging="864"/>
        <w:rPr>
          <w:rFonts w:hint="eastAsia" w:ascii="宋体" w:hAnsi="宋体" w:eastAsia="宋体"/>
        </w:rPr>
      </w:pPr>
      <w:r>
        <w:rPr>
          <w:rFonts w:hint="eastAsia" w:ascii="宋体" w:hAnsi="宋体" w:eastAsia="宋体"/>
        </w:rPr>
        <w:t>5.8.2.6自定义防护</w:t>
      </w:r>
    </w:p>
    <w:p w14:paraId="4CD0B304">
      <w:pPr>
        <w:wordWrap w:val="0"/>
        <w:ind w:firstLine="560" w:firstLineChars="200"/>
      </w:pPr>
      <w:r>
        <w:rPr>
          <w:rFonts w:hint="eastAsia"/>
        </w:rPr>
        <w:t>为了满足多样化的业务安全需求，大模型应用防火墙提供自定义模型防护功能。用户可以基于业务场景相关的正、负样本数据，快速定义并构建具有针对性的安全屏障。这一功能赋予您灵活定制安全策略的能力，可实现对特定场景风险的定向防御与精细化配置。</w:t>
      </w:r>
    </w:p>
    <w:p w14:paraId="7D707C76">
      <w:pPr>
        <w:wordWrap w:val="0"/>
        <w:ind w:firstLine="560" w:firstLineChars="200"/>
      </w:pPr>
      <w:r>
        <w:rPr>
          <w:rFonts w:hint="eastAsia"/>
        </w:rPr>
        <w:t>在控制台中，管理员可以配置自定义词库，支持添加黑白名单，选择命中后的检测分类，并支持完全匹配、关键词匹配等多种匹配方式。</w:t>
      </w:r>
    </w:p>
    <w:p w14:paraId="5F63BD2A">
      <w:pPr>
        <w:wordWrap w:val="0"/>
        <w:ind w:firstLine="560" w:firstLineChars="200"/>
      </w:pPr>
      <w:r>
        <w:rPr>
          <w:rFonts w:hint="eastAsia"/>
        </w:rPr>
        <w:t>在更专业的大模型安全运营平台中，管理员可以进行更深层次的自定义配置，包括：</w:t>
      </w:r>
    </w:p>
    <w:p w14:paraId="105CEFAB">
      <w:pPr>
        <w:wordWrap w:val="0"/>
        <w:ind w:firstLine="560" w:firstLineChars="200"/>
      </w:pPr>
      <w:r>
        <w:rPr>
          <w:rFonts w:hint="eastAsia"/>
        </w:rPr>
        <w:t>特征库配置：支持正则、语义匹配、文本相似度匹配等更强大的匹配方式。</w:t>
      </w:r>
    </w:p>
    <w:p w14:paraId="58632CD1">
      <w:pPr>
        <w:wordWrap w:val="0"/>
        <w:ind w:firstLine="560" w:firstLineChars="200"/>
      </w:pPr>
      <w:r>
        <w:rPr>
          <w:rFonts w:hint="eastAsia"/>
        </w:rPr>
        <w:t>模块注册与配置：将模型能力、特征库注册成模块，并配置模型参数。</w:t>
      </w:r>
    </w:p>
    <w:p w14:paraId="6FBB2284">
      <w:pPr>
        <w:wordWrap w:val="0"/>
        <w:ind w:firstLine="560" w:firstLineChars="200"/>
      </w:pPr>
      <w:r>
        <w:rPr>
          <w:rFonts w:hint="eastAsia"/>
        </w:rPr>
        <w:t>规则编写与方案绑定：通过低代码方式编写规则，组合形成决策方案，并绑定到不同防护等级。</w:t>
      </w:r>
    </w:p>
    <w:p w14:paraId="792824ED">
      <w:pPr>
        <w:wordWrap w:val="0"/>
        <w:ind w:firstLine="560" w:firstLineChars="200"/>
      </w:pPr>
      <w:r>
        <w:rPr>
          <w:rFonts w:hint="eastAsia"/>
        </w:rPr>
        <w:t>这种深度定制能力使得安全检测逻辑能够更加契合实际业务规则与流程，在保障业务流畅运行的同时，提供更精准高效的安全防护。</w:t>
      </w:r>
    </w:p>
    <w:p w14:paraId="141D856C">
      <w:pPr>
        <w:pStyle w:val="4"/>
        <w:numPr>
          <w:ilvl w:val="2"/>
          <w:numId w:val="0"/>
        </w:numPr>
        <w:ind w:left="862" w:hanging="862"/>
        <w:jc w:val="left"/>
      </w:pPr>
      <w:r>
        <w:rPr>
          <w:rFonts w:hint="eastAsia"/>
        </w:rPr>
        <w:t>5.8.3机密计算大模型服务</w:t>
      </w:r>
    </w:p>
    <w:p w14:paraId="4B94344F">
      <w:pPr>
        <w:wordWrap w:val="0"/>
        <w:ind w:firstLine="560" w:firstLineChars="200"/>
      </w:pPr>
      <w:bookmarkStart w:id="137" w:name="_Hlk227687943"/>
      <w:r>
        <w:rPr>
          <w:rFonts w:hint="eastAsia"/>
        </w:rPr>
        <w:t>机密计算是专为企业级用户设计的高安全等级大模型服务。它本质上是旨在为用户提供数据安全无泄露风险的专属大模型SaaS服务，让企业级用户能够放心地将敏感数据上云进行推理计算，实现了用户AI能力与数据安全兼得目标。采用芯片级安全隔离、全链路密态计算、数据即用即销毁和安全可信可证明等技术。当面对一些复杂的生成式AI任务，用户可以借助机密计算来实现端侧用户隐私数据保护前提下的端云协作推理。还可以通过借助机密计算实现端侧数据在云上向量数据库的密文存储，在端侧发起推理请求时，机密计算将查询条件做向量加密，基于密态向量知识库，实现密文空间上的向量检索，从而保护知识库和向量数据安全。可解决本项目中企业级数字助手或其他需处理敏感数据的智能体应用调用云端大模型时的数据泄露风险。</w:t>
      </w:r>
    </w:p>
    <w:p w14:paraId="0FA79DC2">
      <w:pPr>
        <w:wordWrap w:val="0"/>
        <w:ind w:firstLine="560" w:firstLineChars="200"/>
      </w:pPr>
      <w:r>
        <w:rPr>
          <w:rFonts w:hint="eastAsia"/>
        </w:rPr>
        <w:t>本项目部分智能体应用需调用云端大模型处理敏感数据（如企业工商信息、经营风险数据、敏感信息等）。为保障数据在云端处理过程中的安全，避免数据泄露或被非法利用，本项目引入机密计算技术方案。</w:t>
      </w:r>
    </w:p>
    <w:p w14:paraId="2C5BD3E6">
      <w:pPr>
        <w:wordWrap w:val="0"/>
        <w:ind w:firstLine="560" w:firstLineChars="200"/>
      </w:pPr>
      <w:r>
        <w:rPr>
          <w:rFonts w:hint="eastAsia"/>
        </w:rPr>
        <w:t>机密计算基于可信执行环境（TEE，如IntelSGX/AMDSEV/机密虚拟机等）芯片级安全隔离技术，构建“数据不出域、可用不可见”的密态计算环境。其核心机制如下：</w:t>
      </w:r>
    </w:p>
    <w:p w14:paraId="59DCEFC7">
      <w:pPr>
        <w:wordWrap w:val="0"/>
        <w:ind w:firstLine="560" w:firstLineChars="200"/>
      </w:pPr>
      <w:r>
        <w:rPr>
          <w:rFonts w:hint="eastAsia"/>
        </w:rPr>
        <w:t>芯片级安全隔离：在云端计算硬件中划分出一个独立、加密的安全区域，数据仅在安全区域内解密处理，云平台运营商及外部攻击者均无法访问安全区域内的数据。</w:t>
      </w:r>
    </w:p>
    <w:p w14:paraId="0BE77B3D">
      <w:pPr>
        <w:wordWrap w:val="0"/>
        <w:ind w:firstLine="560" w:firstLineChars="200"/>
      </w:pPr>
      <w:r>
        <w:rPr>
          <w:rFonts w:hint="eastAsia"/>
        </w:rPr>
        <w:t>全链路密态计算：数据从端侧到云端、在云端存储、在内存中计算，全程保持加密状态。数据传输使用TLS+端到端加密；数据存储使用加密卷；计算时仅在CPU飞地内短暂解密，处理完成后立即销毁明文。</w:t>
      </w:r>
    </w:p>
    <w:p w14:paraId="4A6F93BF">
      <w:pPr>
        <w:wordWrap w:val="0"/>
        <w:ind w:firstLine="560" w:firstLineChars="200"/>
      </w:pPr>
      <w:r>
        <w:rPr>
          <w:rFonts w:hint="eastAsia"/>
        </w:rPr>
        <w:t>数据“即用即销毁”：每次推理任务完成后，飞地内的临时数据、中间结果自动清零，不留任何痕迹。</w:t>
      </w:r>
    </w:p>
    <w:p w14:paraId="3583F641">
      <w:pPr>
        <w:wordWrap w:val="0"/>
        <w:ind w:firstLine="560" w:firstLineChars="200"/>
      </w:pPr>
      <w:r>
        <w:rPr>
          <w:rFonts w:hint="eastAsia"/>
        </w:rPr>
        <w:t>安全可信可证明：支持远程证明（RemoteAttestation），用户可验证云端是否运行了指定的可信代码，确保计算环境未被篡改。</w:t>
      </w:r>
    </w:p>
    <w:p w14:paraId="228AFCB9">
      <w:pPr>
        <w:wordWrap w:val="0"/>
        <w:ind w:firstLine="560" w:firstLineChars="200"/>
      </w:pPr>
      <w:r>
        <w:rPr>
          <w:rFonts w:hint="eastAsia"/>
        </w:rPr>
        <w:t>与云端大模型的集成方式：</w:t>
      </w:r>
    </w:p>
    <w:p w14:paraId="490E0845">
      <w:pPr>
        <w:wordWrap w:val="0"/>
        <w:ind w:firstLine="560" w:firstLineChars="200"/>
      </w:pPr>
      <w:r>
        <w:rPr>
          <w:rFonts w:hint="eastAsia"/>
        </w:rPr>
        <w:t>本项目云端大模型调用（对话、语音、搜索等）将采用机密计算实例进行代理转发。</w:t>
      </w:r>
      <w:bookmarkEnd w:id="137"/>
    </w:p>
    <w:p w14:paraId="3A600859">
      <w:pPr>
        <w:wordWrap w:val="0"/>
        <w:spacing w:line="240" w:lineRule="auto"/>
        <w:ind w:firstLine="560" w:firstLineChars="200"/>
      </w:pPr>
      <w:r>
        <w:rPr>
          <w:rFonts w:hint="eastAsia"/>
        </w:rPr>
        <w:t>大模型推理数据安全服务方案是基于机密计算、密码学应用以及信息流安全等隐私保护创新技术，面向公有云环境下、实现敏感数据流转和应用安全的通用技术能力，旨在帮助用户构建一套用户信任的安全大模型推理计算服务。主要的核心功能如下：</w:t>
      </w:r>
    </w:p>
    <w:p w14:paraId="112D0A8A">
      <w:pPr>
        <w:wordWrap w:val="0"/>
        <w:spacing w:line="240" w:lineRule="auto"/>
        <w:ind w:firstLine="560" w:firstLineChars="200"/>
      </w:pPr>
      <w:r>
        <w:rPr>
          <w:rFonts w:hint="eastAsia"/>
        </w:rPr>
        <w:t>1.端云互信</w:t>
      </w:r>
    </w:p>
    <w:p w14:paraId="07F9F933">
      <w:pPr>
        <w:wordWrap w:val="0"/>
        <w:spacing w:line="240" w:lineRule="auto"/>
        <w:ind w:firstLine="560" w:firstLineChars="200"/>
      </w:pPr>
      <w:r>
        <w:rPr>
          <w:rFonts w:hint="eastAsia"/>
        </w:rPr>
        <w:t>端云互信是机密计算安全体系的信任基础，通过端侧设备与云端机密计算可信域之间的双向身份认证和密钥协商，建立端到端的安全信任链路。端侧设备在发起连接前，首先对云端机密计算计算环境进行远程证明验证，确认云端环境安全可信后，双方协商建立加密通信通道。在后续的数据交互过程中，所有数据均通过业务层加密进行保护，确保数据在端云之间的每一次传输都处于安全可控状态。端云互信机制使得用户在无需信任云服务商的前提下，仍能安全地将敏感数据发送至云端进行处理。</w:t>
      </w:r>
    </w:p>
    <w:p w14:paraId="1BD9BB53">
      <w:pPr>
        <w:wordWrap w:val="0"/>
        <w:spacing w:line="240" w:lineRule="auto"/>
        <w:ind w:firstLine="560" w:firstLineChars="200"/>
      </w:pPr>
      <w:r>
        <w:rPr>
          <w:rFonts w:hint="eastAsia"/>
        </w:rPr>
        <w:t>2.机密推理</w:t>
      </w:r>
    </w:p>
    <w:p w14:paraId="0AF40F8F">
      <w:pPr>
        <w:wordWrap w:val="0"/>
        <w:spacing w:line="240" w:lineRule="auto"/>
        <w:ind w:firstLine="560" w:firstLineChars="200"/>
      </w:pPr>
      <w:r>
        <w:rPr>
          <w:rFonts w:hint="eastAsia"/>
        </w:rPr>
        <w:t>机密推理是机密计算的核心计算能力，基于TEE可信执行环境为大模型推理提供芯片级的安全隔离保障。用户发送的推理请求和数据仅在TEE安全隔离区内解密处理，模型推理的全过程（包括数据加载、模型计算、结果生成）均在受保护的硬件隔离区内完成。云服务商的操作系统、管理软件、运维人员均无法访问TEE内的推理过程和中间数据。推理完成后，结果数据加密返回给企业，TEE内的临时数据自动擦除不留存。机密计算支持与主流大模型框架兼容，用户可将自研模型部署至机密计算实例，或直接调用机密大模型服务，实现安全可证的大模型推理。</w:t>
      </w:r>
    </w:p>
    <w:p w14:paraId="5005A176">
      <w:pPr>
        <w:wordWrap w:val="0"/>
        <w:spacing w:line="240" w:lineRule="auto"/>
        <w:ind w:firstLine="560" w:firstLineChars="200"/>
      </w:pPr>
      <w:r>
        <w:rPr>
          <w:rFonts w:hint="eastAsia"/>
        </w:rPr>
        <w:t>3.远程证明</w:t>
      </w:r>
    </w:p>
    <w:p w14:paraId="031014C5">
      <w:pPr>
        <w:wordWrap w:val="0"/>
        <w:spacing w:line="240" w:lineRule="auto"/>
        <w:ind w:firstLine="560" w:firstLineChars="200"/>
      </w:pPr>
      <w:r>
        <w:rPr>
          <w:rFonts w:hint="eastAsia"/>
        </w:rPr>
        <w:t>远程证明是机密计算实现"安全可证可验证"的关键机制，由TEE芯片供应商（如NVIDIA、华为）作为独立第三方提供证明服务。用户在每次发起计算任务前，可通过远程证明接口对机密计算计算环境进行全面验证，包括TEE固件版本、软件栈完整性、安全配置状态等多项指标，确保计算环境未被篡改。远程证明报告由芯片硬件直接生成，具有不可伪造性，用户可据此独立判断是否信任该计算环境。这一机制从根本上解决了"信任但不能验证"的核心矛盾，使组织单位无需依赖云服务商或大模型供应商的承诺，即可从技术层面确认数据安全。</w:t>
      </w:r>
    </w:p>
    <w:p w14:paraId="1AF9886F">
      <w:pPr>
        <w:wordWrap w:val="0"/>
        <w:spacing w:line="240" w:lineRule="auto"/>
        <w:ind w:firstLine="560" w:firstLineChars="200"/>
      </w:pPr>
      <w:r>
        <w:rPr>
          <w:rFonts w:hint="eastAsia"/>
        </w:rPr>
        <w:t>4.多模态大模型</w:t>
      </w:r>
    </w:p>
    <w:p w14:paraId="71F3CD03">
      <w:pPr>
        <w:wordWrap w:val="0"/>
        <w:spacing w:line="240" w:lineRule="auto"/>
        <w:ind w:firstLine="560" w:firstLineChars="200"/>
      </w:pPr>
      <w:r>
        <w:rPr>
          <w:rFonts w:hint="eastAsia"/>
        </w:rPr>
        <w:t>机密计算支持多模态大模型的机密推理能力，覆盖文本、图像、音频、视频等多种数据类型的AI计算场景。基于TEE安全隔离架构，多模态数据（如医疗影像、语音通话、用户图片等）在加密状态下传输至机密计算可信域，在TEE内完成多模态数据的解码、理解和推理全流程。无论是图文理解、语音转文本、视频分析还是跨模态检索，所有敏感数据均在硬件隔离区内处理，确保多模态数据在云端计算过程中的全链路安全。机密计算支持多种大模型，包括多模态模型、开源大模型的大模型机密计算推理服务。</w:t>
      </w:r>
    </w:p>
    <w:p w14:paraId="310CCFE5">
      <w:pPr>
        <w:wordWrap w:val="0"/>
        <w:spacing w:line="240" w:lineRule="auto"/>
        <w:ind w:firstLine="560" w:firstLineChars="200"/>
      </w:pPr>
      <w:r>
        <w:rPr>
          <w:rFonts w:hint="eastAsia"/>
        </w:rPr>
        <w:t>5.多语言SDK</w:t>
      </w:r>
    </w:p>
    <w:p w14:paraId="53905BEE">
      <w:pPr>
        <w:wordWrap w:val="0"/>
        <w:ind w:firstLine="560" w:firstLineChars="200"/>
      </w:pPr>
      <w:r>
        <w:rPr>
          <w:rFonts w:hint="eastAsia"/>
        </w:rPr>
        <w:t>机密计算提供完善的多语言SDK工具包，支持Python、Java、Go、C++等主流编程语言，覆盖用户各类技术栈的开发需求。SDK封装了端云互信、数据加密、远程证明验证等核心安全流程，组织单位开发人员仅需几行代码即可完成安全集成，无需深入了解底层加密协议和TEE技术细节。同时SDK提供了丰富的接口支持流式推理、批量推理、异步调用等多种推理模式，兼容OpenAI</w:t>
      </w:r>
      <w:del w:id="687" w:author="cc" w:date="2026-05-23T12:56:49Z">
        <w:r>
          <w:rPr>
            <w:rFonts w:hint="eastAsia"/>
          </w:rPr>
          <w:delText xml:space="preserve"> </w:delText>
        </w:r>
      </w:del>
      <w:r>
        <w:rPr>
          <w:rFonts w:hint="eastAsia"/>
        </w:rPr>
        <w:t>API标准接口规范，企业现有的AI应用可低改造成本迁移至机密计算安全环境。</w:t>
      </w:r>
    </w:p>
    <w:p w14:paraId="6423AE33">
      <w:pPr>
        <w:pStyle w:val="3"/>
        <w:numPr>
          <w:ilvl w:val="1"/>
          <w:numId w:val="0"/>
        </w:numPr>
        <w:ind w:left="576" w:hanging="576"/>
        <w:rPr>
          <w:rFonts w:cs="Arial"/>
        </w:rPr>
      </w:pPr>
      <w:bookmarkStart w:id="138" w:name="_Toc229492050"/>
      <w:bookmarkStart w:id="139" w:name="_Toc26996"/>
      <w:r>
        <w:rPr>
          <w:rFonts w:hint="eastAsia" w:cs="Arial"/>
        </w:rPr>
        <w:t>5.9云服务方案</w:t>
      </w:r>
      <w:bookmarkEnd w:id="138"/>
      <w:bookmarkEnd w:id="139"/>
    </w:p>
    <w:p w14:paraId="47DEB437">
      <w:pPr>
        <w:wordWrap w:val="0"/>
        <w:ind w:firstLine="560" w:firstLineChars="200"/>
      </w:pPr>
      <w:r>
        <w:rPr>
          <w:rFonts w:hint="eastAsia"/>
        </w:rPr>
        <w:t>本项目由“本地政务云”提供系统所需的计算资源、存储资源、网络资源、安全服务和基础软件服务，具体如下：</w:t>
      </w:r>
    </w:p>
    <w:p w14:paraId="45B48C14">
      <w:pPr>
        <w:pStyle w:val="4"/>
        <w:numPr>
          <w:ilvl w:val="2"/>
          <w:numId w:val="0"/>
        </w:numPr>
        <w:ind w:left="720" w:hanging="720"/>
      </w:pPr>
      <w:r>
        <w:rPr>
          <w:rFonts w:hint="eastAsia"/>
        </w:rPr>
        <w:t>5.9.1计算资源</w:t>
      </w:r>
    </w:p>
    <w:p w14:paraId="3A6EBCE6">
      <w:pPr>
        <w:wordWrap w:val="0"/>
        <w:spacing w:line="400" w:lineRule="exact"/>
        <w:ind w:firstLine="560" w:firstLineChars="200"/>
      </w:pPr>
      <w:r>
        <w:rPr>
          <w:rFonts w:hint="eastAsia"/>
        </w:rPr>
        <w:t>（一）虚拟主机服务</w:t>
      </w:r>
    </w:p>
    <w:p w14:paraId="45519108">
      <w:pPr>
        <w:wordWrap w:val="0"/>
        <w:ind w:firstLine="560" w:firstLineChars="200"/>
      </w:pPr>
      <w:r>
        <w:rPr>
          <w:rFonts w:hint="eastAsia"/>
        </w:rPr>
        <w:t>虚拟主机服务，是基于云计算技术的虚拟化计算服务，用户可按需动态获取并灵活配置CPU、内存、存储及网络资源，实现计算资源的弹性伸缩与高效管理。每台虚拟主机均由虚拟化的CPU、内存、磁盘等组成，用户可像操作本地物理服务器一样远程使用和管理。相较于普通物理服务器，虚拟主机具有</w:t>
      </w:r>
      <w:r>
        <w:t>‌</w:t>
      </w:r>
      <w:r>
        <w:rPr>
          <w:rFonts w:hint="eastAsia"/>
        </w:rPr>
        <w:t>弹性伸缩、敏捷部署、高可用与可靠的特点。</w:t>
      </w:r>
    </w:p>
    <w:p w14:paraId="6535B2B3">
      <w:pPr>
        <w:pStyle w:val="4"/>
        <w:numPr>
          <w:ilvl w:val="2"/>
          <w:numId w:val="0"/>
        </w:numPr>
        <w:ind w:left="720" w:hanging="720"/>
      </w:pPr>
      <w:r>
        <w:rPr>
          <w:rFonts w:hint="eastAsia"/>
        </w:rPr>
        <w:t>5.9.2存储资源</w:t>
      </w:r>
    </w:p>
    <w:p w14:paraId="58157237">
      <w:pPr>
        <w:numPr>
          <w:ilvl w:val="0"/>
          <w:numId w:val="11"/>
        </w:numPr>
        <w:wordWrap w:val="0"/>
        <w:spacing w:line="400" w:lineRule="exact"/>
        <w:rPr>
          <w:rFonts w:hint="eastAsia" w:asciiTheme="minorEastAsia" w:hAnsiTheme="minorEastAsia" w:eastAsiaTheme="minorEastAsia"/>
          <w:szCs w:val="28"/>
        </w:rPr>
      </w:pPr>
      <w:r>
        <w:rPr>
          <w:rFonts w:hint="eastAsia" w:asciiTheme="minorEastAsia" w:hAnsiTheme="minorEastAsia" w:eastAsiaTheme="minorEastAsia"/>
          <w:szCs w:val="28"/>
        </w:rPr>
        <w:t>对象存储</w:t>
      </w:r>
    </w:p>
    <w:p w14:paraId="49CB851E">
      <w:pPr>
        <w:wordWrap w:val="0"/>
        <w:ind w:firstLine="560" w:firstLineChars="200"/>
      </w:pPr>
      <w:r>
        <w:rPr>
          <w:rFonts w:hint="eastAsia"/>
        </w:rPr>
        <w:t>对象存储服务是基于对象的海量存储服务，为用户提供海量、安全、高可靠的数据存储能力，包括：创建、修改、删除桶，上传、下载、删除对象等。对象存储系统和单个桶都没有总数据容量和对象/文件数量的限制，为用户提供了超大存储容量的能力，适合存放任意类型的文件，适合普通用户、网站、企业和开发者使用。</w:t>
      </w:r>
    </w:p>
    <w:p w14:paraId="1FBEA146">
      <w:pPr>
        <w:pStyle w:val="4"/>
        <w:numPr>
          <w:ilvl w:val="2"/>
          <w:numId w:val="0"/>
        </w:numPr>
        <w:ind w:left="720" w:hanging="720"/>
      </w:pPr>
      <w:r>
        <w:rPr>
          <w:rFonts w:hint="eastAsia"/>
        </w:rPr>
        <w:t>5.9.3网络资源</w:t>
      </w:r>
    </w:p>
    <w:p w14:paraId="6F3DB7F1">
      <w:pPr>
        <w:wordWrap w:val="0"/>
        <w:ind w:firstLine="560" w:firstLineChars="200"/>
      </w:pPr>
      <w:r>
        <w:rPr>
          <w:rFonts w:hint="eastAsia"/>
        </w:rPr>
        <w:t>“本地政务云”网络资源池采用SDN架构，支持VxLAN技术、IPv4/IPv6双栈网络、动态网络资源调配和隔离。支持按照业务需要划分不同的虚拟私有云安全域，不同虚拟私有云之间实现安全隔离；提供VPN和堡垒机等安全技术手段，实现各单位对云上系统管理。“本地政务云”网络资源池</w:t>
      </w:r>
    </w:p>
    <w:p w14:paraId="2DC69DA0">
      <w:pPr>
        <w:wordWrap w:val="0"/>
        <w:ind w:firstLine="560" w:firstLineChars="200"/>
      </w:pPr>
      <w:r>
        <w:rPr>
          <w:rFonts w:hint="eastAsia"/>
        </w:rPr>
        <w:t>本项目中各系统平台建设运行主要由互联网、电子政务外网两张网络承载。“本地政务云”应分别构建互联网、电子政务外网，各业务分区均建立独立的外部网络接入区，通过运营商专线分别接入互联网、电子政务外网、互联网。，互联网、电子政务外网专网间通过云自身提供的网闸设备实现数据交换。</w:t>
      </w:r>
    </w:p>
    <w:p w14:paraId="3799CD61">
      <w:pPr>
        <w:pStyle w:val="4"/>
        <w:numPr>
          <w:ilvl w:val="2"/>
          <w:numId w:val="0"/>
        </w:numPr>
        <w:ind w:left="720" w:hanging="720"/>
      </w:pPr>
      <w:r>
        <w:rPr>
          <w:rFonts w:hint="eastAsia"/>
        </w:rPr>
        <w:t>5.9.4基础软件服务</w:t>
      </w:r>
    </w:p>
    <w:p w14:paraId="2268DC4E">
      <w:pPr>
        <w:numPr>
          <w:ilvl w:val="0"/>
          <w:numId w:val="12"/>
        </w:numPr>
        <w:wordWrap w:val="0"/>
        <w:spacing w:line="400" w:lineRule="exact"/>
        <w:rPr>
          <w:rFonts w:hint="eastAsia" w:asciiTheme="minorEastAsia" w:hAnsiTheme="minorEastAsia" w:eastAsiaTheme="minorEastAsia"/>
          <w:szCs w:val="28"/>
        </w:rPr>
      </w:pPr>
      <w:r>
        <w:rPr>
          <w:rFonts w:hint="eastAsia" w:asciiTheme="minorEastAsia" w:hAnsiTheme="minorEastAsia" w:eastAsiaTheme="minorEastAsia"/>
          <w:szCs w:val="28"/>
        </w:rPr>
        <w:t>操作系统服务</w:t>
      </w:r>
    </w:p>
    <w:p w14:paraId="2BD85C8D">
      <w:pPr>
        <w:wordWrap w:val="0"/>
        <w:ind w:firstLine="560" w:firstLineChars="200"/>
        <w:rPr>
          <w:rFonts w:hint="eastAsia" w:asciiTheme="minorEastAsia" w:hAnsiTheme="minorEastAsia" w:eastAsiaTheme="minorEastAsia"/>
        </w:rPr>
      </w:pPr>
      <w:r>
        <w:rPr>
          <w:rFonts w:hint="eastAsia" w:asciiTheme="minorEastAsia" w:hAnsiTheme="minorEastAsia" w:eastAsiaTheme="minorEastAsia"/>
        </w:rPr>
        <w:t>提供满足国产化要求的国产操作系统软件，支持对云主机、物理主机软硬件资源的管理。</w:t>
      </w:r>
    </w:p>
    <w:p w14:paraId="26635A40">
      <w:pPr>
        <w:numPr>
          <w:ilvl w:val="0"/>
          <w:numId w:val="12"/>
        </w:numPr>
        <w:wordWrap w:val="0"/>
        <w:rPr>
          <w:rFonts w:hint="eastAsia" w:asciiTheme="minorEastAsia" w:hAnsiTheme="minorEastAsia" w:eastAsiaTheme="minorEastAsia"/>
          <w:szCs w:val="28"/>
        </w:rPr>
      </w:pPr>
      <w:r>
        <w:rPr>
          <w:rFonts w:hint="eastAsia" w:asciiTheme="minorEastAsia" w:hAnsiTheme="minorEastAsia" w:eastAsiaTheme="minorEastAsia"/>
          <w:szCs w:val="28"/>
        </w:rPr>
        <w:t>数据库服务</w:t>
      </w:r>
    </w:p>
    <w:p w14:paraId="4C8A1899">
      <w:pPr>
        <w:wordWrap w:val="0"/>
        <w:ind w:firstLine="560" w:firstLineChars="200"/>
        <w:rPr>
          <w:rFonts w:hint="eastAsia" w:asciiTheme="minorEastAsia" w:hAnsiTheme="minorEastAsia" w:eastAsiaTheme="minorEastAsia"/>
        </w:rPr>
      </w:pPr>
      <w:r>
        <w:rPr>
          <w:rFonts w:hint="eastAsia" w:asciiTheme="minorEastAsia" w:hAnsiTheme="minorEastAsia" w:eastAsiaTheme="minorEastAsia"/>
        </w:rPr>
        <w:t>提供满足国产化要求的国产数据库管理软件，支持对数据库的操作和管理。</w:t>
      </w:r>
    </w:p>
    <w:p w14:paraId="68DE8D21">
      <w:pPr>
        <w:pStyle w:val="4"/>
        <w:numPr>
          <w:ilvl w:val="2"/>
          <w:numId w:val="0"/>
        </w:numPr>
        <w:ind w:left="720" w:hanging="720"/>
      </w:pPr>
      <w:r>
        <w:rPr>
          <w:rFonts w:hint="eastAsia"/>
        </w:rPr>
        <w:t>5.9.5安全服务</w:t>
      </w:r>
    </w:p>
    <w:p w14:paraId="3CD92C3D">
      <w:pPr>
        <w:wordWrap w:val="0"/>
        <w:ind w:firstLine="560" w:firstLineChars="200"/>
      </w:pPr>
      <w:r>
        <w:rPr>
          <w:rFonts w:hint="eastAsia"/>
        </w:rPr>
        <w:t>为满足等保安全合规以及密码应用安全性评估等要求，建设方需按照等保三级的标准为政务外网区各软件系统提供安全保障。具体服务内容如下：</w:t>
      </w:r>
    </w:p>
    <w:p w14:paraId="728306A9">
      <w:pPr>
        <w:wordWrap w:val="0"/>
        <w:autoSpaceDE w:val="0"/>
        <w:spacing w:before="100" w:beforeAutospacing="1" w:line="400" w:lineRule="exact"/>
        <w:ind w:firstLine="560" w:firstLineChars="200"/>
        <w:rPr>
          <w:rFonts w:hint="eastAsia" w:asciiTheme="minorEastAsia" w:hAnsiTheme="minorEastAsia" w:eastAsiaTheme="minorEastAsia"/>
          <w:szCs w:val="28"/>
        </w:rPr>
      </w:pPr>
      <w:r>
        <w:rPr>
          <w:rFonts w:hint="eastAsia" w:asciiTheme="minorEastAsia" w:hAnsiTheme="minorEastAsia" w:eastAsiaTheme="minorEastAsia"/>
          <w:szCs w:val="28"/>
        </w:rPr>
        <w:t>（一）等保合规服务</w:t>
      </w:r>
    </w:p>
    <w:p w14:paraId="27A36DD1">
      <w:pPr>
        <w:numPr>
          <w:ilvl w:val="0"/>
          <w:numId w:val="13"/>
        </w:numPr>
        <w:wordWrap w:val="0"/>
        <w:autoSpaceDE w:val="0"/>
        <w:spacing w:before="100" w:beforeAutospacing="1"/>
        <w:ind w:left="0" w:firstLine="560" w:firstLineChars="200"/>
        <w:rPr>
          <w:rFonts w:hint="eastAsia" w:asciiTheme="minorEastAsia" w:hAnsiTheme="minorEastAsia" w:eastAsiaTheme="minorEastAsia"/>
          <w:szCs w:val="28"/>
        </w:rPr>
      </w:pPr>
      <w:r>
        <w:rPr>
          <w:rFonts w:hint="eastAsia" w:asciiTheme="minorEastAsia" w:hAnsiTheme="minorEastAsia" w:eastAsiaTheme="minorEastAsia"/>
          <w:szCs w:val="28"/>
        </w:rPr>
        <w:t>网络入侵防护服务（含IPS+IDS）</w:t>
      </w:r>
    </w:p>
    <w:p w14:paraId="43B8BE79">
      <w:pPr>
        <w:wordWrap w:val="0"/>
        <w:ind w:firstLine="560" w:firstLineChars="200"/>
        <w:rPr>
          <w:rFonts w:hint="eastAsia" w:asciiTheme="minorEastAsia" w:hAnsiTheme="minorEastAsia" w:eastAsiaTheme="minorEastAsia"/>
        </w:rPr>
      </w:pPr>
      <w:r>
        <w:rPr>
          <w:rFonts w:hint="eastAsia" w:asciiTheme="minorEastAsia" w:hAnsiTheme="minorEastAsia" w:eastAsiaTheme="minorEastAsia"/>
        </w:rPr>
        <w:t>为各系统提供网络出口IPS与租户间IDS服务。IPS提供二至七侵防，含层深度入侵防护能力与防病毒能力；IDS提供二至七层深度入侵检测能力）。</w:t>
      </w:r>
    </w:p>
    <w:p w14:paraId="216FEFBE">
      <w:pPr>
        <w:numPr>
          <w:ilvl w:val="0"/>
          <w:numId w:val="13"/>
        </w:numPr>
        <w:wordWrap w:val="0"/>
        <w:autoSpaceDE w:val="0"/>
        <w:spacing w:before="100" w:beforeAutospacing="1"/>
        <w:ind w:left="0" w:firstLine="560" w:firstLineChars="200"/>
        <w:rPr>
          <w:rFonts w:hint="eastAsia" w:asciiTheme="minorEastAsia" w:hAnsiTheme="minorEastAsia" w:eastAsiaTheme="minorEastAsia"/>
          <w:szCs w:val="28"/>
        </w:rPr>
      </w:pPr>
      <w:r>
        <w:rPr>
          <w:rFonts w:hint="eastAsia" w:asciiTheme="minorEastAsia" w:hAnsiTheme="minorEastAsia" w:eastAsiaTheme="minorEastAsia"/>
          <w:szCs w:val="28"/>
        </w:rPr>
        <w:t>VPN接入服务</w:t>
      </w:r>
    </w:p>
    <w:p w14:paraId="5E4CFFF2">
      <w:pPr>
        <w:wordWrap w:val="0"/>
        <w:ind w:firstLine="560" w:firstLineChars="200"/>
        <w:rPr>
          <w:rFonts w:hint="eastAsia" w:asciiTheme="minorEastAsia" w:hAnsiTheme="minorEastAsia" w:eastAsiaTheme="minorEastAsia"/>
        </w:rPr>
      </w:pPr>
      <w:r>
        <w:rPr>
          <w:rFonts w:hint="eastAsia" w:asciiTheme="minorEastAsia" w:hAnsiTheme="minorEastAsia" w:eastAsiaTheme="minorEastAsia"/>
        </w:rPr>
        <w:t>为系统运维人员提供远程安全接入服务，满足远程接入情况下的身份安全、传输加密、访问授权、日志追溯等需求，适配多种终端，支持建立统一的移动安全工作域。</w:t>
      </w:r>
    </w:p>
    <w:p w14:paraId="4B03E265">
      <w:pPr>
        <w:numPr>
          <w:ilvl w:val="0"/>
          <w:numId w:val="13"/>
        </w:numPr>
        <w:wordWrap w:val="0"/>
        <w:autoSpaceDE w:val="0"/>
        <w:spacing w:before="100" w:beforeAutospacing="1"/>
        <w:ind w:left="0" w:firstLine="560" w:firstLineChars="200"/>
        <w:rPr>
          <w:rFonts w:hint="eastAsia" w:asciiTheme="minorEastAsia" w:hAnsiTheme="minorEastAsia" w:eastAsiaTheme="minorEastAsia"/>
          <w:szCs w:val="28"/>
        </w:rPr>
      </w:pPr>
      <w:r>
        <w:rPr>
          <w:rFonts w:hint="eastAsia" w:asciiTheme="minorEastAsia" w:hAnsiTheme="minorEastAsia" w:eastAsiaTheme="minorEastAsia"/>
          <w:szCs w:val="28"/>
        </w:rPr>
        <w:t>主机安全服务</w:t>
      </w:r>
    </w:p>
    <w:p w14:paraId="6F1123B7">
      <w:pPr>
        <w:wordWrap w:val="0"/>
        <w:ind w:firstLine="560" w:firstLineChars="200"/>
        <w:rPr>
          <w:rFonts w:hint="eastAsia" w:asciiTheme="minorEastAsia" w:hAnsiTheme="minorEastAsia" w:eastAsiaTheme="minorEastAsia"/>
        </w:rPr>
      </w:pPr>
      <w:r>
        <w:rPr>
          <w:rFonts w:hint="eastAsia" w:asciiTheme="minorEastAsia" w:hAnsiTheme="minorEastAsia" w:eastAsiaTheme="minorEastAsia"/>
        </w:rPr>
        <w:t>为云主机提供全面和实时的主机安全防护服务。通过主机防病毒、主机防火墙、主机入侵防御等能力，全方位检测服务器的资产、漏洞、基线、入侵风险，识别可能被勒索的高风险主机，检测、隔离、查杀已知勒索病毒，防止病毒扩散蔓延。</w:t>
      </w:r>
    </w:p>
    <w:p w14:paraId="7F941A50">
      <w:pPr>
        <w:numPr>
          <w:ilvl w:val="0"/>
          <w:numId w:val="13"/>
        </w:numPr>
        <w:wordWrap w:val="0"/>
        <w:autoSpaceDE w:val="0"/>
        <w:spacing w:before="100" w:beforeAutospacing="1"/>
        <w:ind w:left="0" w:firstLine="560" w:firstLineChars="200"/>
        <w:rPr>
          <w:rFonts w:hint="eastAsia" w:asciiTheme="minorEastAsia" w:hAnsiTheme="minorEastAsia" w:eastAsiaTheme="minorEastAsia"/>
          <w:szCs w:val="28"/>
        </w:rPr>
      </w:pPr>
      <w:r>
        <w:rPr>
          <w:rFonts w:hint="eastAsia" w:asciiTheme="minorEastAsia" w:hAnsiTheme="minorEastAsia" w:eastAsiaTheme="minorEastAsia"/>
          <w:szCs w:val="28"/>
        </w:rPr>
        <w:t>WEB应用防火墙服务</w:t>
      </w:r>
    </w:p>
    <w:p w14:paraId="6FC2728F">
      <w:pPr>
        <w:wordWrap w:val="0"/>
        <w:ind w:firstLine="560" w:firstLineChars="200"/>
        <w:rPr>
          <w:rFonts w:hint="eastAsia" w:asciiTheme="minorEastAsia" w:hAnsiTheme="minorEastAsia" w:eastAsiaTheme="minorEastAsia"/>
        </w:rPr>
      </w:pPr>
      <w:r>
        <w:rPr>
          <w:rFonts w:hint="eastAsia" w:asciiTheme="minorEastAsia" w:hAnsiTheme="minorEastAsia" w:eastAsiaTheme="minorEastAsia"/>
        </w:rPr>
        <w:t>通过对WEB的业务流量进行实时监测、分析与过滤，识别并拦截诸如SQL注入、跨站脚本攻击、文件上传漏洞利用等各类针对WEB应用的恶意攻击，将正常、安全的流量回源到服务器，保护WEB应用免受数据窃取、篡改、破坏以及服务器被入侵等威胁，确保WEB应用的安全稳定运行。</w:t>
      </w:r>
    </w:p>
    <w:p w14:paraId="11B1CFC3">
      <w:pPr>
        <w:numPr>
          <w:ilvl w:val="0"/>
          <w:numId w:val="13"/>
        </w:numPr>
        <w:wordWrap w:val="0"/>
        <w:autoSpaceDE w:val="0"/>
        <w:spacing w:before="100" w:beforeAutospacing="1"/>
        <w:ind w:left="0" w:firstLine="560" w:firstLineChars="200"/>
        <w:rPr>
          <w:rFonts w:hint="eastAsia" w:asciiTheme="minorEastAsia" w:hAnsiTheme="minorEastAsia" w:eastAsiaTheme="minorEastAsia"/>
          <w:szCs w:val="28"/>
        </w:rPr>
      </w:pPr>
      <w:r>
        <w:rPr>
          <w:rFonts w:hint="eastAsia" w:asciiTheme="minorEastAsia" w:hAnsiTheme="minorEastAsia" w:eastAsiaTheme="minorEastAsia"/>
          <w:szCs w:val="28"/>
        </w:rPr>
        <w:t>漏洞扫描服务</w:t>
      </w:r>
    </w:p>
    <w:p w14:paraId="6D7C3066">
      <w:pPr>
        <w:wordWrap w:val="0"/>
        <w:ind w:firstLine="560" w:firstLineChars="200"/>
        <w:rPr>
          <w:rFonts w:hint="eastAsia" w:asciiTheme="minorEastAsia" w:hAnsiTheme="minorEastAsia" w:eastAsiaTheme="minorEastAsia"/>
        </w:rPr>
      </w:pPr>
      <w:r>
        <w:rPr>
          <w:rFonts w:hint="eastAsia" w:asciiTheme="minorEastAsia" w:hAnsiTheme="minorEastAsia" w:eastAsiaTheme="minorEastAsia"/>
        </w:rPr>
        <w:t>漏洞扫描服务是针对主机、应用系统等资产进行漏洞扫描的一种安全检测服务。通过漏洞扫描器对指定的远程或者本地计算机系统进行安全脆弱性检测，对操作系统、数据库、Web系统、弱口令等层面的漏洞和风险进行全方位扫描，提供专业漏洞扫描报告，漏洞扫描结果由专家提供解读及指导服务。</w:t>
      </w:r>
    </w:p>
    <w:p w14:paraId="50599A9C">
      <w:pPr>
        <w:numPr>
          <w:ilvl w:val="0"/>
          <w:numId w:val="13"/>
        </w:numPr>
        <w:wordWrap w:val="0"/>
        <w:autoSpaceDE w:val="0"/>
        <w:spacing w:before="100" w:beforeAutospacing="1"/>
        <w:ind w:left="0" w:firstLine="560" w:firstLineChars="200"/>
        <w:rPr>
          <w:rFonts w:hint="eastAsia" w:asciiTheme="minorEastAsia" w:hAnsiTheme="minorEastAsia" w:eastAsiaTheme="minorEastAsia"/>
          <w:szCs w:val="28"/>
        </w:rPr>
      </w:pPr>
      <w:r>
        <w:rPr>
          <w:rFonts w:hint="eastAsia" w:asciiTheme="minorEastAsia" w:hAnsiTheme="minorEastAsia" w:eastAsiaTheme="minorEastAsia"/>
          <w:szCs w:val="28"/>
        </w:rPr>
        <w:t>网页防篡改服务</w:t>
      </w:r>
    </w:p>
    <w:p w14:paraId="188D3FB2">
      <w:pPr>
        <w:wordWrap w:val="0"/>
        <w:ind w:firstLine="560" w:firstLineChars="200"/>
        <w:rPr>
          <w:rFonts w:hint="eastAsia" w:asciiTheme="minorEastAsia" w:hAnsiTheme="minorEastAsia" w:eastAsiaTheme="minorEastAsia"/>
        </w:rPr>
      </w:pPr>
      <w:r>
        <w:rPr>
          <w:rFonts w:hint="eastAsia" w:asciiTheme="minorEastAsia" w:hAnsiTheme="minorEastAsia" w:eastAsiaTheme="minorEastAsia"/>
        </w:rPr>
        <w:t>保护网站的网页、电子文档、图片等文件不被黑客篡改和破坏，支持1台Web服务器多网站的防护。</w:t>
      </w:r>
    </w:p>
    <w:p w14:paraId="7DD14E27">
      <w:pPr>
        <w:numPr>
          <w:ilvl w:val="0"/>
          <w:numId w:val="13"/>
        </w:numPr>
        <w:wordWrap w:val="0"/>
        <w:autoSpaceDE w:val="0"/>
        <w:spacing w:before="100" w:beforeAutospacing="1"/>
        <w:ind w:left="0" w:firstLine="560" w:firstLineChars="200"/>
        <w:rPr>
          <w:rFonts w:hint="eastAsia" w:asciiTheme="minorEastAsia" w:hAnsiTheme="minorEastAsia" w:eastAsiaTheme="minorEastAsia"/>
          <w:szCs w:val="28"/>
        </w:rPr>
      </w:pPr>
      <w:r>
        <w:rPr>
          <w:rFonts w:hint="eastAsia" w:asciiTheme="minorEastAsia" w:hAnsiTheme="minorEastAsia" w:eastAsiaTheme="minorEastAsia"/>
          <w:szCs w:val="28"/>
        </w:rPr>
        <w:t>安全态势感知服务</w:t>
      </w:r>
    </w:p>
    <w:p w14:paraId="61B01ABD">
      <w:pPr>
        <w:wordWrap w:val="0"/>
        <w:ind w:firstLine="560" w:firstLineChars="200"/>
        <w:rPr>
          <w:rFonts w:hint="eastAsia" w:asciiTheme="minorEastAsia" w:hAnsiTheme="minorEastAsia" w:eastAsiaTheme="minorEastAsia"/>
        </w:rPr>
      </w:pPr>
      <w:r>
        <w:rPr>
          <w:rFonts w:hint="eastAsia" w:asciiTheme="minorEastAsia" w:hAnsiTheme="minorEastAsia" w:eastAsiaTheme="minorEastAsia"/>
        </w:rPr>
        <w:t>实现云上业务全天候全方位网络攻击行为检查、高级威胁检测、漏洞检测、重大漏洞专项检测响应、流量监测攻击采集等，运用大数据技术对各类数据进行分类、归并，对各种网络行为、安全攻击事件、持续性攻击行为进行关联分析和深度挖掘，不断提升已知、未知网络安全威胁的研判和预警能力。实时呈现网络空间安全总体态势，包括重要信息系统、WEB应用、IP主机、双非资产等网络空间资产态势、威胁态势、攻击态势、预警态势、事件态势和处置态势。</w:t>
      </w:r>
    </w:p>
    <w:p w14:paraId="3BFEA624">
      <w:pPr>
        <w:numPr>
          <w:ilvl w:val="0"/>
          <w:numId w:val="13"/>
        </w:numPr>
        <w:wordWrap w:val="0"/>
        <w:autoSpaceDE w:val="0"/>
        <w:spacing w:before="100" w:beforeAutospacing="1"/>
        <w:ind w:left="0" w:firstLine="560" w:firstLineChars="200"/>
        <w:rPr>
          <w:rFonts w:hint="eastAsia" w:asciiTheme="minorEastAsia" w:hAnsiTheme="minorEastAsia" w:eastAsiaTheme="minorEastAsia"/>
          <w:szCs w:val="28"/>
        </w:rPr>
      </w:pPr>
      <w:r>
        <w:rPr>
          <w:rFonts w:hint="eastAsia" w:asciiTheme="minorEastAsia" w:hAnsiTheme="minorEastAsia" w:eastAsiaTheme="minorEastAsia"/>
          <w:szCs w:val="28"/>
        </w:rPr>
        <w:t>数据库安全审计服务</w:t>
      </w:r>
    </w:p>
    <w:p w14:paraId="333898FB">
      <w:pPr>
        <w:wordWrap w:val="0"/>
        <w:ind w:firstLine="560" w:firstLineChars="200"/>
        <w:rPr>
          <w:rFonts w:hint="eastAsia" w:asciiTheme="minorEastAsia" w:hAnsiTheme="minorEastAsia" w:eastAsiaTheme="minorEastAsia"/>
        </w:rPr>
      </w:pPr>
      <w:r>
        <w:rPr>
          <w:rFonts w:hint="eastAsia" w:asciiTheme="minorEastAsia" w:hAnsiTheme="minorEastAsia" w:eastAsiaTheme="minorEastAsia"/>
        </w:rPr>
        <w:t>为云端数据库提供全方位的安全、诊断、维护及合规服务。主要服务内容包括：（1）专业的数据库审计，对各种数据库进行全方位的安全审计，包括数据访问审计、数据变更审计、用户操作审计、违规访问行为审计；（2）业务操作实时回放，对访问数据库操作进行实时、详细的监控和审计，包括各种登录命令、数据操作指令、网络操作指令，并审计操作结果，支持过程回放，真实地展现用户的操作；（3）事件精准定位，对IP、MAC、操作系统用户名、使用的工具、应用系统账号等一系列进行关联分析，从而实现对安全事件的全面呈现以及精准定位。</w:t>
      </w:r>
    </w:p>
    <w:p w14:paraId="1D51B039">
      <w:pPr>
        <w:numPr>
          <w:ilvl w:val="0"/>
          <w:numId w:val="13"/>
        </w:numPr>
        <w:wordWrap w:val="0"/>
        <w:autoSpaceDE w:val="0"/>
        <w:spacing w:before="100" w:beforeAutospacing="1"/>
        <w:ind w:left="0" w:firstLine="560" w:firstLineChars="200"/>
        <w:rPr>
          <w:rFonts w:hint="eastAsia" w:asciiTheme="minorEastAsia" w:hAnsiTheme="minorEastAsia" w:eastAsiaTheme="minorEastAsia"/>
          <w:szCs w:val="28"/>
        </w:rPr>
      </w:pPr>
      <w:r>
        <w:rPr>
          <w:rFonts w:hint="eastAsia" w:asciiTheme="minorEastAsia" w:hAnsiTheme="minorEastAsia" w:eastAsiaTheme="minorEastAsia"/>
          <w:szCs w:val="28"/>
        </w:rPr>
        <w:t>日志审计服务</w:t>
      </w:r>
    </w:p>
    <w:p w14:paraId="61E248C8">
      <w:pPr>
        <w:wordWrap w:val="0"/>
        <w:ind w:firstLine="560" w:firstLineChars="200"/>
        <w:rPr>
          <w:rFonts w:hint="eastAsia" w:asciiTheme="minorEastAsia" w:hAnsiTheme="minorEastAsia" w:eastAsiaTheme="minorEastAsia"/>
        </w:rPr>
      </w:pPr>
      <w:r>
        <w:rPr>
          <w:rFonts w:hint="eastAsia" w:asciiTheme="minorEastAsia" w:hAnsiTheme="minorEastAsia" w:eastAsiaTheme="minorEastAsia"/>
        </w:rPr>
        <w:t>对系统安全事件、用户访问记录、系统运行日志、系统运行状态等各类信息，经过规范化、过滤、归并和告警分析等处理后，以统一格式的日志形式进行集中存储和管理，结合日志统计汇总及关联分析功能，实现对信息系统日志的全面审计，及时发现各种安全威胁、异常行为事件，为用户提供可信赖的事件追责依据。</w:t>
      </w:r>
    </w:p>
    <w:p w14:paraId="410F04D6">
      <w:pPr>
        <w:numPr>
          <w:ilvl w:val="0"/>
          <w:numId w:val="13"/>
        </w:numPr>
        <w:wordWrap w:val="0"/>
        <w:autoSpaceDE w:val="0"/>
        <w:spacing w:before="100" w:beforeAutospacing="1"/>
        <w:ind w:left="0" w:firstLine="560" w:firstLineChars="200"/>
        <w:rPr>
          <w:rFonts w:hint="eastAsia" w:asciiTheme="minorEastAsia" w:hAnsiTheme="minorEastAsia" w:eastAsiaTheme="minorEastAsia"/>
          <w:szCs w:val="28"/>
        </w:rPr>
      </w:pPr>
      <w:r>
        <w:rPr>
          <w:rFonts w:hint="eastAsia" w:asciiTheme="minorEastAsia" w:hAnsiTheme="minorEastAsia" w:eastAsiaTheme="minorEastAsia"/>
          <w:szCs w:val="28"/>
        </w:rPr>
        <w:t>云堡垒机服务</w:t>
      </w:r>
    </w:p>
    <w:p w14:paraId="783959F5">
      <w:pPr>
        <w:wordWrap w:val="0"/>
        <w:ind w:firstLine="560" w:firstLineChars="200"/>
        <w:rPr>
          <w:rFonts w:hint="eastAsia" w:asciiTheme="minorEastAsia" w:hAnsiTheme="minorEastAsia" w:eastAsiaTheme="minorEastAsia"/>
        </w:rPr>
      </w:pPr>
      <w:r>
        <w:rPr>
          <w:rFonts w:hint="eastAsia" w:asciiTheme="minorEastAsia" w:hAnsiTheme="minorEastAsia" w:eastAsiaTheme="minorEastAsia"/>
        </w:rPr>
        <w:t>为各系统安全提供管控手段，主要服务内容包括：（1）运维账号集中管控服务，实现对所有被运维的IT资产账号的集中管理和监控；（2）运维身份强制认证，支持双因素认证，对运维人员提供统一的访问入口及强制的身份验证机制；（3）统一资源授权，提供运维人员与设备对应关系，最大限度保护用户资源的安全；（4）集中访问控制，支持命令集细粒度的权限控制，减少误操作导致系统受到破坏；（5）集中操作审计，对运维人员操作集中审计，出现问题能快速定位并进行准确溯源；（6）会话场景全程回放，提供视频回放的审计界面，以真实、直观、可视的方式重现操作过程。政务外网区共开通67台虚拟主机，均需配置国密堡垒机服务，实现对所有IT资产的统一授权和集中管控。</w:t>
      </w:r>
    </w:p>
    <w:p w14:paraId="4B3D1280">
      <w:pPr>
        <w:wordWrap w:val="0"/>
        <w:autoSpaceDE w:val="0"/>
        <w:spacing w:before="100" w:beforeAutospacing="1"/>
        <w:ind w:firstLine="560" w:firstLineChars="200"/>
        <w:rPr>
          <w:rFonts w:hint="eastAsia" w:asciiTheme="minorEastAsia" w:hAnsiTheme="minorEastAsia" w:eastAsiaTheme="minorEastAsia"/>
          <w:szCs w:val="28"/>
        </w:rPr>
      </w:pPr>
      <w:r>
        <w:rPr>
          <w:rFonts w:hint="eastAsia" w:asciiTheme="minorEastAsia" w:hAnsiTheme="minorEastAsia" w:eastAsiaTheme="minorEastAsia"/>
          <w:szCs w:val="28"/>
        </w:rPr>
        <w:t>（二）密码支撑服务</w:t>
      </w:r>
    </w:p>
    <w:p w14:paraId="00FB9424">
      <w:pPr>
        <w:wordWrap w:val="0"/>
        <w:autoSpaceDE w:val="0"/>
        <w:spacing w:before="100" w:beforeAutospacing="1"/>
        <w:ind w:firstLine="560" w:firstLineChars="200"/>
        <w:rPr>
          <w:rFonts w:hint="eastAsia" w:asciiTheme="minorEastAsia" w:hAnsiTheme="minorEastAsia" w:eastAsiaTheme="minorEastAsia"/>
          <w:szCs w:val="28"/>
        </w:rPr>
      </w:pPr>
      <w:r>
        <w:rPr>
          <w:rFonts w:hint="eastAsia" w:asciiTheme="minorEastAsia" w:hAnsiTheme="minorEastAsia" w:eastAsiaTheme="minorEastAsia"/>
          <w:szCs w:val="28"/>
        </w:rPr>
        <w:t>1.数字签名服务</w:t>
      </w:r>
    </w:p>
    <w:p w14:paraId="4E6EE22C">
      <w:pPr>
        <w:wordWrap w:val="0"/>
        <w:ind w:firstLine="560" w:firstLineChars="200"/>
        <w:rPr>
          <w:rFonts w:hint="eastAsia" w:asciiTheme="minorEastAsia" w:hAnsiTheme="minorEastAsia" w:eastAsiaTheme="minorEastAsia"/>
        </w:rPr>
      </w:pPr>
      <w:r>
        <w:rPr>
          <w:rFonts w:hint="eastAsia" w:asciiTheme="minorEastAsia" w:hAnsiTheme="minorEastAsia" w:eastAsiaTheme="minorEastAsia"/>
        </w:rPr>
        <w:t>为各系统提供签名验签服务，确保数据的完整性和不可否认性。主要服务内容包括：（1）数字签名与验证，使用私钥对关键数据进行加密签名，确保发送方身份可信且数据未被篡改，通过公钥解密并比对数据摘要，确认签名有效性及数据完整性；（2）</w:t>
      </w:r>
      <w:r>
        <w:rPr>
          <w:rFonts w:eastAsiaTheme="minorEastAsia"/>
        </w:rPr>
        <w:t>‌</w:t>
      </w:r>
      <w:r>
        <w:rPr>
          <w:rFonts w:hint="eastAsia" w:asciiTheme="minorEastAsia" w:hAnsiTheme="minorEastAsia" w:eastAsiaTheme="minorEastAsia"/>
        </w:rPr>
        <w:t>证书与密钥管理，支持数字证书的申请、吊销、更新及密钥全生命周期管理；（3）</w:t>
      </w:r>
      <w:r>
        <w:rPr>
          <w:rFonts w:eastAsiaTheme="minorEastAsia"/>
        </w:rPr>
        <w:t>‌</w:t>
      </w:r>
      <w:r>
        <w:rPr>
          <w:rFonts w:hint="eastAsia" w:asciiTheme="minorEastAsia" w:hAnsiTheme="minorEastAsia" w:eastAsiaTheme="minorEastAsia"/>
        </w:rPr>
        <w:t>安全合规保障，采用国密SM2/SM3/SM4算法及国际RSA算法，满足安全合规要求。</w:t>
      </w:r>
    </w:p>
    <w:p w14:paraId="0EE79B90">
      <w:pPr>
        <w:wordWrap w:val="0"/>
        <w:autoSpaceDE w:val="0"/>
        <w:spacing w:before="100" w:beforeAutospacing="1"/>
        <w:ind w:firstLine="560" w:firstLineChars="200"/>
        <w:rPr>
          <w:rFonts w:hint="eastAsia" w:asciiTheme="minorEastAsia" w:hAnsiTheme="minorEastAsia" w:eastAsiaTheme="minorEastAsia"/>
          <w:szCs w:val="28"/>
        </w:rPr>
      </w:pPr>
      <w:r>
        <w:rPr>
          <w:rFonts w:hint="eastAsia" w:asciiTheme="minorEastAsia" w:hAnsiTheme="minorEastAsia" w:eastAsiaTheme="minorEastAsia"/>
          <w:szCs w:val="28"/>
        </w:rPr>
        <w:t>2.时间戳服务</w:t>
      </w:r>
    </w:p>
    <w:p w14:paraId="66479FA1">
      <w:pPr>
        <w:wordWrap w:val="0"/>
        <w:ind w:firstLine="560" w:firstLineChars="200"/>
        <w:rPr>
          <w:rFonts w:hint="eastAsia" w:asciiTheme="minorEastAsia" w:hAnsiTheme="minorEastAsia" w:eastAsiaTheme="minorEastAsia"/>
        </w:rPr>
      </w:pPr>
      <w:r>
        <w:rPr>
          <w:rFonts w:asciiTheme="minorEastAsia" w:hAnsiTheme="minorEastAsia" w:eastAsiaTheme="minorEastAsia"/>
        </w:rPr>
        <w:t>为业务系统提供时间戳服务</w:t>
      </w:r>
      <w:r>
        <w:rPr>
          <w:rFonts w:hint="eastAsia" w:asciiTheme="minorEastAsia" w:hAnsiTheme="minorEastAsia" w:eastAsiaTheme="minorEastAsia"/>
        </w:rPr>
        <w:t>，通过权威的时间源和数字签名，为电子数据或电子交易文件提供一个精确且不可篡改的时间证明。</w:t>
      </w:r>
    </w:p>
    <w:p w14:paraId="64C3C5CB">
      <w:pPr>
        <w:wordWrap w:val="0"/>
        <w:autoSpaceDE w:val="0"/>
        <w:spacing w:before="100" w:beforeAutospacing="1"/>
        <w:ind w:firstLine="560" w:firstLineChars="200"/>
        <w:rPr>
          <w:rFonts w:hint="eastAsia" w:asciiTheme="minorEastAsia" w:hAnsiTheme="minorEastAsia" w:eastAsiaTheme="minorEastAsia"/>
          <w:szCs w:val="28"/>
        </w:rPr>
      </w:pPr>
      <w:r>
        <w:rPr>
          <w:rFonts w:hint="eastAsia" w:asciiTheme="minorEastAsia" w:hAnsiTheme="minorEastAsia" w:eastAsiaTheme="minorEastAsia"/>
          <w:szCs w:val="28"/>
        </w:rPr>
        <w:t>3.电子签章服务</w:t>
      </w:r>
    </w:p>
    <w:p w14:paraId="4587E293">
      <w:pPr>
        <w:wordWrap w:val="0"/>
        <w:ind w:firstLine="560" w:firstLineChars="200"/>
        <w:rPr>
          <w:rFonts w:hint="eastAsia" w:asciiTheme="minorEastAsia" w:hAnsiTheme="minorEastAsia" w:eastAsiaTheme="minorEastAsia"/>
        </w:rPr>
      </w:pPr>
      <w:r>
        <w:rPr>
          <w:rFonts w:asciiTheme="minorEastAsia" w:hAnsiTheme="minorEastAsia" w:eastAsiaTheme="minorEastAsia"/>
        </w:rPr>
        <w:t>为业务系统提供电子签章服务</w:t>
      </w:r>
      <w:r>
        <w:rPr>
          <w:rFonts w:hint="eastAsia" w:asciiTheme="minorEastAsia" w:hAnsiTheme="minorEastAsia" w:eastAsiaTheme="minorEastAsia"/>
        </w:rPr>
        <w:t>，利用密码技术对电子文档进行签名、盖章，以确认签署人身份、表明签署人认可文件内容，并保证文件在签署后不被篡改。</w:t>
      </w:r>
    </w:p>
    <w:p w14:paraId="090BF57A">
      <w:pPr>
        <w:wordWrap w:val="0"/>
        <w:autoSpaceDE w:val="0"/>
        <w:spacing w:before="100" w:beforeAutospacing="1"/>
        <w:ind w:firstLine="560" w:firstLineChars="200"/>
        <w:rPr>
          <w:rFonts w:hint="eastAsia" w:asciiTheme="minorEastAsia" w:hAnsiTheme="minorEastAsia" w:eastAsiaTheme="minorEastAsia"/>
          <w:szCs w:val="28"/>
        </w:rPr>
      </w:pPr>
      <w:r>
        <w:rPr>
          <w:rFonts w:hint="eastAsia" w:asciiTheme="minorEastAsia" w:hAnsiTheme="minorEastAsia" w:eastAsiaTheme="minorEastAsia"/>
          <w:szCs w:val="28"/>
        </w:rPr>
        <w:t>4.应用安全网关服务</w:t>
      </w:r>
    </w:p>
    <w:p w14:paraId="2AD4F528">
      <w:pPr>
        <w:wordWrap w:val="0"/>
        <w:ind w:firstLine="560" w:firstLineChars="200"/>
        <w:rPr>
          <w:rFonts w:hint="eastAsia" w:asciiTheme="minorEastAsia" w:hAnsiTheme="minorEastAsia" w:eastAsiaTheme="minorEastAsia"/>
        </w:rPr>
      </w:pPr>
      <w:r>
        <w:rPr>
          <w:rFonts w:hint="eastAsia" w:asciiTheme="minorEastAsia" w:hAnsiTheme="minorEastAsia" w:eastAsiaTheme="minorEastAsia"/>
        </w:rPr>
        <w:t>为各系统配置应用安全网关服务，对公共网络上传输的敏感业务数据实现传输环节的机密性和完整性保护。为B/S架构应用提供端到端加密通信，支持国密SM2/SM3/SM4算法，保障数据传输机密性与完整性；也可与移动端SDK配套使用，为移动端提供传输机密性和完整性保护。</w:t>
      </w:r>
    </w:p>
    <w:p w14:paraId="46CDBCF9">
      <w:pPr>
        <w:wordWrap w:val="0"/>
        <w:autoSpaceDE w:val="0"/>
        <w:spacing w:before="100" w:beforeAutospacing="1"/>
        <w:ind w:firstLine="560" w:firstLineChars="200"/>
        <w:rPr>
          <w:rFonts w:hint="eastAsia" w:asciiTheme="minorEastAsia" w:hAnsiTheme="minorEastAsia" w:eastAsiaTheme="minorEastAsia"/>
          <w:szCs w:val="28"/>
        </w:rPr>
      </w:pPr>
      <w:r>
        <w:rPr>
          <w:rFonts w:hint="eastAsia" w:asciiTheme="minorEastAsia" w:hAnsiTheme="minorEastAsia" w:eastAsiaTheme="minorEastAsia"/>
          <w:szCs w:val="28"/>
        </w:rPr>
        <w:t>5.SSLVPN服务</w:t>
      </w:r>
    </w:p>
    <w:p w14:paraId="5DD77432">
      <w:pPr>
        <w:wordWrap w:val="0"/>
        <w:ind w:firstLine="560" w:firstLineChars="200"/>
        <w:rPr>
          <w:rFonts w:hint="eastAsia" w:asciiTheme="minorEastAsia" w:hAnsiTheme="minorEastAsia" w:eastAsiaTheme="minorEastAsia"/>
        </w:rPr>
      </w:pPr>
      <w:r>
        <w:rPr>
          <w:rFonts w:hint="eastAsia" w:asciiTheme="minorEastAsia" w:hAnsiTheme="minorEastAsia" w:eastAsiaTheme="minorEastAsia"/>
        </w:rPr>
        <w:t>在传统VPN的基础上，增加国密算法的支持，适用于管理人员远程访问、两个私有网络实现安全通信等场景，防止业务数据在网络传输中被窃取、篡改。SSLVPN服务提供基于国密算法的身份验证机制，增强身份验证的安全性；使用国密算法对传输的数据进行加密，提供更高级别的数据保护。</w:t>
      </w:r>
    </w:p>
    <w:p w14:paraId="2D9196E7">
      <w:pPr>
        <w:wordWrap w:val="0"/>
        <w:autoSpaceDE w:val="0"/>
        <w:spacing w:before="100" w:beforeAutospacing="1"/>
        <w:ind w:firstLine="560" w:firstLineChars="200"/>
        <w:rPr>
          <w:rFonts w:hint="eastAsia" w:asciiTheme="minorEastAsia" w:hAnsiTheme="minorEastAsia" w:eastAsiaTheme="minorEastAsia"/>
          <w:szCs w:val="28"/>
        </w:rPr>
      </w:pPr>
      <w:r>
        <w:rPr>
          <w:rFonts w:hint="eastAsia" w:asciiTheme="minorEastAsia" w:hAnsiTheme="minorEastAsia" w:eastAsiaTheme="minorEastAsia"/>
          <w:szCs w:val="28"/>
        </w:rPr>
        <w:t>6.动态口令服务</w:t>
      </w:r>
    </w:p>
    <w:p w14:paraId="4556F59B">
      <w:pPr>
        <w:wordWrap w:val="0"/>
        <w:ind w:firstLine="560" w:firstLineChars="200"/>
        <w:rPr>
          <w:rFonts w:hint="eastAsia" w:asciiTheme="minorEastAsia" w:hAnsiTheme="minorEastAsia" w:eastAsiaTheme="minorEastAsia"/>
        </w:rPr>
      </w:pPr>
      <w:r>
        <w:rPr>
          <w:rFonts w:hint="eastAsia" w:asciiTheme="minorEastAsia" w:hAnsiTheme="minorEastAsia" w:eastAsiaTheme="minorEastAsia"/>
        </w:rPr>
        <w:t>动态口令为一次一密的安全认证技术，为用户生成一个随时间或使用次数变化而动态更新的、仅在一次认证有效的临时密码，用于增强身份验证的安全性。</w:t>
      </w:r>
    </w:p>
    <w:p w14:paraId="34192568">
      <w:pPr>
        <w:wordWrap w:val="0"/>
        <w:ind w:firstLine="560" w:firstLineChars="200"/>
        <w:rPr>
          <w:rFonts w:hint="eastAsia" w:asciiTheme="minorEastAsia" w:hAnsiTheme="minorEastAsia" w:eastAsiaTheme="minorEastAsia"/>
          <w:szCs w:val="28"/>
        </w:rPr>
      </w:pPr>
      <w:r>
        <w:rPr>
          <w:rFonts w:hint="eastAsia" w:asciiTheme="minorEastAsia" w:hAnsiTheme="minorEastAsia" w:eastAsiaTheme="minorEastAsia"/>
          <w:szCs w:val="28"/>
        </w:rPr>
        <w:t>7.统一认证服务</w:t>
      </w:r>
    </w:p>
    <w:p w14:paraId="43BCE86A">
      <w:pPr>
        <w:wordWrap w:val="0"/>
        <w:ind w:firstLine="560" w:firstLineChars="200"/>
        <w:rPr>
          <w:rFonts w:hint="eastAsia" w:asciiTheme="minorEastAsia" w:hAnsiTheme="minorEastAsia" w:eastAsiaTheme="minorEastAsia"/>
        </w:rPr>
      </w:pPr>
      <w:r>
        <w:rPr>
          <w:rFonts w:asciiTheme="minorEastAsia" w:hAnsiTheme="minorEastAsia" w:eastAsiaTheme="minorEastAsia"/>
        </w:rPr>
        <w:t>提供统一用户身份管理认证，用户一次认证登录后即可访问所有有权限访问的应用系统，并保证用户身份的合法性和唯一性</w:t>
      </w:r>
      <w:r>
        <w:rPr>
          <w:rFonts w:hint="eastAsia" w:asciiTheme="minorEastAsia" w:hAnsiTheme="minorEastAsia" w:eastAsiaTheme="minorEastAsia"/>
        </w:rPr>
        <w:t>。</w:t>
      </w:r>
    </w:p>
    <w:p w14:paraId="412CF7FC">
      <w:pPr>
        <w:wordWrap w:val="0"/>
        <w:autoSpaceDE w:val="0"/>
        <w:spacing w:before="100" w:beforeAutospacing="1"/>
        <w:ind w:firstLine="560" w:firstLineChars="200"/>
        <w:rPr>
          <w:rFonts w:hint="eastAsia" w:asciiTheme="minorEastAsia" w:hAnsiTheme="minorEastAsia" w:eastAsiaTheme="minorEastAsia"/>
          <w:szCs w:val="28"/>
        </w:rPr>
      </w:pPr>
      <w:r>
        <w:rPr>
          <w:rFonts w:hint="eastAsia" w:asciiTheme="minorEastAsia" w:hAnsiTheme="minorEastAsia" w:eastAsiaTheme="minorEastAsia"/>
          <w:szCs w:val="28"/>
        </w:rPr>
        <w:t>8.USBkey</w:t>
      </w:r>
    </w:p>
    <w:p w14:paraId="75325157">
      <w:pPr>
        <w:wordWrap w:val="0"/>
        <w:ind w:firstLine="560" w:firstLineChars="200"/>
        <w:rPr>
          <w:rFonts w:hint="eastAsia" w:asciiTheme="minorEastAsia" w:hAnsiTheme="minorEastAsia" w:eastAsiaTheme="minorEastAsia"/>
          <w:szCs w:val="28"/>
        </w:rPr>
      </w:pPr>
      <w:r>
        <w:rPr>
          <w:rFonts w:hint="eastAsia" w:asciiTheme="minorEastAsia" w:hAnsiTheme="minorEastAsia" w:eastAsiaTheme="minorEastAsia"/>
        </w:rPr>
        <w:t>提供USBKey，作为存储数字证书的硬件介质。</w:t>
      </w:r>
    </w:p>
    <w:p w14:paraId="26676BCC">
      <w:pPr>
        <w:wordWrap w:val="0"/>
        <w:autoSpaceDE w:val="0"/>
        <w:spacing w:before="100" w:beforeAutospacing="1"/>
        <w:ind w:firstLine="560" w:firstLineChars="200"/>
        <w:rPr>
          <w:rFonts w:hint="eastAsia" w:asciiTheme="minorEastAsia" w:hAnsiTheme="minorEastAsia" w:eastAsiaTheme="minorEastAsia"/>
          <w:szCs w:val="28"/>
        </w:rPr>
      </w:pPr>
      <w:r>
        <w:rPr>
          <w:rFonts w:hint="eastAsia" w:asciiTheme="minorEastAsia" w:hAnsiTheme="minorEastAsia" w:eastAsiaTheme="minorEastAsia"/>
          <w:szCs w:val="28"/>
        </w:rPr>
        <w:t>9.数字证书服务</w:t>
      </w:r>
    </w:p>
    <w:p w14:paraId="689F27E1">
      <w:pPr>
        <w:wordWrap w:val="0"/>
        <w:ind w:firstLine="560" w:firstLineChars="200"/>
        <w:rPr>
          <w:rFonts w:hint="eastAsia" w:asciiTheme="minorEastAsia" w:hAnsiTheme="minorEastAsia" w:eastAsiaTheme="minorEastAsia"/>
          <w:szCs w:val="28"/>
        </w:rPr>
      </w:pPr>
      <w:r>
        <w:rPr>
          <w:rFonts w:hint="eastAsia" w:asciiTheme="minorEastAsia" w:hAnsiTheme="minorEastAsia" w:eastAsiaTheme="minorEastAsia"/>
        </w:rPr>
        <w:t>提供数字证书，作为用户身份认证凭证。</w:t>
      </w:r>
    </w:p>
    <w:p w14:paraId="3CC9DA79">
      <w:pPr>
        <w:wordWrap w:val="0"/>
        <w:autoSpaceDE w:val="0"/>
        <w:spacing w:before="100" w:beforeAutospacing="1"/>
        <w:ind w:firstLine="560" w:firstLineChars="200"/>
        <w:rPr>
          <w:rFonts w:hint="eastAsia" w:asciiTheme="minorEastAsia" w:hAnsiTheme="minorEastAsia" w:eastAsiaTheme="minorEastAsia"/>
          <w:szCs w:val="28"/>
        </w:rPr>
      </w:pPr>
      <w:r>
        <w:rPr>
          <w:rFonts w:hint="eastAsia" w:asciiTheme="minorEastAsia" w:hAnsiTheme="minorEastAsia" w:eastAsiaTheme="minorEastAsia"/>
          <w:szCs w:val="28"/>
        </w:rPr>
        <w:t>10.数据加密服务</w:t>
      </w:r>
    </w:p>
    <w:p w14:paraId="26CF37D7">
      <w:pPr>
        <w:wordWrap w:val="0"/>
        <w:ind w:firstLine="560" w:firstLineChars="200"/>
        <w:rPr>
          <w:rFonts w:hint="eastAsia" w:asciiTheme="minorEastAsia" w:hAnsiTheme="minorEastAsia" w:eastAsiaTheme="minorEastAsia"/>
        </w:rPr>
      </w:pPr>
      <w:r>
        <w:rPr>
          <w:rFonts w:hint="eastAsia" w:asciiTheme="minorEastAsia" w:hAnsiTheme="minorEastAsia" w:eastAsiaTheme="minorEastAsia"/>
        </w:rPr>
        <w:t>提供基础加解密、切面加解密、数据库透明加解密，为业务系统中关键数据存储提供机密保护。</w:t>
      </w:r>
    </w:p>
    <w:p w14:paraId="769DEB73">
      <w:pPr>
        <w:wordWrap w:val="0"/>
        <w:ind w:firstLine="560" w:firstLineChars="200"/>
        <w:rPr>
          <w:rFonts w:hint="eastAsia" w:asciiTheme="minorEastAsia" w:hAnsiTheme="minorEastAsia" w:eastAsiaTheme="minorEastAsia"/>
          <w:szCs w:val="28"/>
        </w:rPr>
      </w:pPr>
      <w:r>
        <w:rPr>
          <w:rFonts w:hint="eastAsia" w:asciiTheme="minorEastAsia" w:hAnsiTheme="minorEastAsia" w:eastAsiaTheme="minorEastAsia"/>
          <w:szCs w:val="28"/>
        </w:rPr>
        <w:t>11.协同签名服务</w:t>
      </w:r>
    </w:p>
    <w:p w14:paraId="235E8B66">
      <w:pPr>
        <w:wordWrap w:val="0"/>
        <w:ind w:firstLine="560" w:firstLineChars="200"/>
        <w:rPr>
          <w:rFonts w:hint="eastAsia" w:asciiTheme="minorEastAsia" w:hAnsiTheme="minorEastAsia" w:eastAsiaTheme="minorEastAsia"/>
        </w:rPr>
      </w:pPr>
      <w:r>
        <w:rPr>
          <w:rFonts w:hint="eastAsia" w:asciiTheme="minorEastAsia" w:hAnsiTheme="minorEastAsia" w:eastAsiaTheme="minorEastAsia"/>
        </w:rPr>
        <w:t>基于协同签名系统和终端SDK，为业务系统提供密钥管理、证书管理和协同签名功能。</w:t>
      </w:r>
    </w:p>
    <w:p w14:paraId="7D167BD4">
      <w:pPr>
        <w:wordWrap w:val="0"/>
        <w:autoSpaceDE w:val="0"/>
        <w:spacing w:before="100" w:beforeAutospacing="1"/>
        <w:ind w:firstLine="560" w:firstLineChars="200"/>
        <w:rPr>
          <w:rFonts w:hint="eastAsia" w:asciiTheme="minorEastAsia" w:hAnsiTheme="minorEastAsia" w:eastAsiaTheme="minorEastAsia"/>
          <w:szCs w:val="28"/>
        </w:rPr>
      </w:pPr>
      <w:r>
        <w:rPr>
          <w:rFonts w:hint="eastAsia" w:asciiTheme="minorEastAsia" w:hAnsiTheme="minorEastAsia" w:eastAsiaTheme="minorEastAsia"/>
          <w:szCs w:val="28"/>
        </w:rPr>
        <w:t>12.商用密码浏览器</w:t>
      </w:r>
    </w:p>
    <w:p w14:paraId="6299618F">
      <w:pPr>
        <w:wordWrap w:val="0"/>
        <w:ind w:firstLine="560" w:firstLineChars="200"/>
        <w:rPr>
          <w:rFonts w:hint="eastAsia" w:asciiTheme="minorEastAsia" w:hAnsiTheme="minorEastAsia" w:eastAsiaTheme="minorEastAsia"/>
        </w:rPr>
        <w:sectPr>
          <w:footerReference r:id="rId8" w:type="default"/>
          <w:pgSz w:w="11906" w:h="16838"/>
          <w:pgMar w:top="1440" w:right="1800" w:bottom="1440" w:left="1800" w:header="851" w:footer="992" w:gutter="0"/>
          <w:pgNumType w:fmt="numberInDash" w:start="1"/>
          <w:cols w:space="425" w:num="1"/>
          <w:docGrid w:type="lines" w:linePitch="312" w:charSpace="0"/>
        </w:sectPr>
      </w:pPr>
      <w:r>
        <w:rPr>
          <w:rFonts w:hint="eastAsia" w:asciiTheme="minorEastAsia" w:hAnsiTheme="minorEastAsia" w:eastAsiaTheme="minorEastAsia"/>
        </w:rPr>
        <w:t>商用密码浏览器服务基于国产密码算法套件和SSL/TLS技术，在客户端和服务端之间建立透明加密隧道，确保传输数据的机密性、完整性。</w:t>
      </w:r>
    </w:p>
    <w:p w14:paraId="31409A5E">
      <w:pPr>
        <w:pStyle w:val="4"/>
        <w:numPr>
          <w:ilvl w:val="2"/>
          <w:numId w:val="0"/>
        </w:numPr>
        <w:ind w:left="720" w:hanging="720"/>
      </w:pPr>
      <w:r>
        <w:rPr>
          <w:rFonts w:hint="eastAsia"/>
        </w:rPr>
        <w:t>5.9.6云资源需求清单</w:t>
      </w:r>
    </w:p>
    <w:tbl>
      <w:tblPr>
        <w:tblStyle w:val="20"/>
        <w:tblW w:w="5000" w:type="pct"/>
        <w:tblInd w:w="0" w:type="dxa"/>
        <w:tblLayout w:type="autofit"/>
        <w:tblCellMar>
          <w:top w:w="0" w:type="dxa"/>
          <w:left w:w="108" w:type="dxa"/>
          <w:bottom w:w="0" w:type="dxa"/>
          <w:right w:w="108" w:type="dxa"/>
        </w:tblCellMar>
      </w:tblPr>
      <w:tblGrid>
        <w:gridCol w:w="860"/>
        <w:gridCol w:w="2700"/>
        <w:gridCol w:w="3118"/>
        <w:gridCol w:w="5247"/>
        <w:gridCol w:w="937"/>
        <w:gridCol w:w="1312"/>
      </w:tblGrid>
      <w:tr w14:paraId="534E4C74">
        <w:trPr>
          <w:trHeight w:val="288" w:hRule="atLeast"/>
        </w:trPr>
        <w:tc>
          <w:tcPr>
            <w:tcW w:w="308" w:type="pct"/>
            <w:vMerge w:val="restart"/>
            <w:tcBorders>
              <w:top w:val="single" w:color="000000" w:sz="4" w:space="0"/>
              <w:left w:val="single" w:color="000000" w:sz="4" w:space="0"/>
              <w:bottom w:val="single" w:color="000000" w:sz="4" w:space="0"/>
              <w:right w:val="single" w:color="000000" w:sz="4" w:space="0"/>
            </w:tcBorders>
            <w:vAlign w:val="center"/>
          </w:tcPr>
          <w:p w14:paraId="166EE5D0">
            <w:pPr>
              <w:widowControl/>
              <w:spacing w:line="240" w:lineRule="auto"/>
              <w:jc w:val="center"/>
              <w:rPr>
                <w:rFonts w:hint="eastAsia" w:ascii="宋体" w:hAnsi="宋体" w:cs="宋体"/>
                <w:b/>
                <w:bCs/>
                <w:color w:val="000000"/>
                <w:kern w:val="0"/>
                <w:sz w:val="22"/>
                <w:szCs w:val="22"/>
              </w:rPr>
            </w:pPr>
            <w:r>
              <w:rPr>
                <w:rFonts w:ascii="宋体" w:hAnsi="宋体" w:cs="宋体"/>
                <w:b/>
                <w:bCs/>
                <w:color w:val="000000"/>
                <w:kern w:val="0"/>
                <w:sz w:val="22"/>
                <w:szCs w:val="22"/>
              </w:rPr>
              <w:t>序号</w:t>
            </w:r>
          </w:p>
        </w:tc>
        <w:tc>
          <w:tcPr>
            <w:tcW w:w="2061" w:type="pct"/>
            <w:gridSpan w:val="2"/>
            <w:vMerge w:val="restart"/>
            <w:tcBorders>
              <w:top w:val="single" w:color="000000" w:sz="4" w:space="0"/>
              <w:left w:val="single" w:color="000000" w:sz="4" w:space="0"/>
              <w:bottom w:val="single" w:color="000000" w:sz="4" w:space="0"/>
              <w:right w:val="single" w:color="000000" w:sz="4" w:space="0"/>
            </w:tcBorders>
            <w:vAlign w:val="center"/>
          </w:tcPr>
          <w:p w14:paraId="377311FD">
            <w:pPr>
              <w:widowControl/>
              <w:spacing w:line="240" w:lineRule="auto"/>
              <w:jc w:val="center"/>
              <w:rPr>
                <w:rFonts w:hint="eastAsia" w:ascii="宋体" w:hAnsi="宋体" w:cs="宋体"/>
                <w:b/>
                <w:bCs/>
                <w:color w:val="000000"/>
                <w:kern w:val="0"/>
                <w:sz w:val="22"/>
                <w:szCs w:val="22"/>
              </w:rPr>
            </w:pPr>
            <w:r>
              <w:rPr>
                <w:rFonts w:ascii="宋体" w:hAnsi="宋体" w:cs="宋体"/>
                <w:b/>
                <w:bCs/>
                <w:color w:val="000000"/>
                <w:kern w:val="0"/>
                <w:sz w:val="22"/>
                <w:szCs w:val="22"/>
              </w:rPr>
              <w:t>云服务类型</w:t>
            </w:r>
          </w:p>
        </w:tc>
        <w:tc>
          <w:tcPr>
            <w:tcW w:w="1855" w:type="pct"/>
            <w:vMerge w:val="restart"/>
            <w:tcBorders>
              <w:top w:val="single" w:color="000000" w:sz="4" w:space="0"/>
              <w:left w:val="single" w:color="000000" w:sz="4" w:space="0"/>
              <w:bottom w:val="single" w:color="000000" w:sz="4" w:space="0"/>
              <w:right w:val="single" w:color="000000" w:sz="4" w:space="0"/>
            </w:tcBorders>
            <w:noWrap/>
            <w:vAlign w:val="center"/>
          </w:tcPr>
          <w:p w14:paraId="5485DDF1">
            <w:pPr>
              <w:widowControl/>
              <w:spacing w:line="240" w:lineRule="auto"/>
              <w:jc w:val="center"/>
              <w:rPr>
                <w:rFonts w:hint="eastAsia" w:ascii="宋体" w:hAnsi="宋体" w:cs="宋体"/>
                <w:b/>
                <w:bCs/>
                <w:color w:val="000000"/>
                <w:kern w:val="0"/>
                <w:sz w:val="22"/>
                <w:szCs w:val="22"/>
              </w:rPr>
            </w:pPr>
            <w:r>
              <w:rPr>
                <w:rFonts w:ascii="宋体" w:hAnsi="宋体" w:cs="宋体"/>
                <w:b/>
                <w:bCs/>
                <w:color w:val="000000"/>
                <w:kern w:val="0"/>
                <w:sz w:val="22"/>
                <w:szCs w:val="22"/>
              </w:rPr>
              <w:t>服务规格</w:t>
            </w:r>
          </w:p>
        </w:tc>
        <w:tc>
          <w:tcPr>
            <w:tcW w:w="309" w:type="pct"/>
            <w:vMerge w:val="restart"/>
            <w:tcBorders>
              <w:top w:val="single" w:color="000000" w:sz="4" w:space="0"/>
              <w:left w:val="single" w:color="000000" w:sz="4" w:space="0"/>
              <w:bottom w:val="single" w:color="000000" w:sz="4" w:space="0"/>
              <w:right w:val="single" w:color="000000" w:sz="4" w:space="0"/>
            </w:tcBorders>
            <w:vAlign w:val="center"/>
          </w:tcPr>
          <w:p w14:paraId="2EA047E2">
            <w:pPr>
              <w:widowControl/>
              <w:spacing w:line="240" w:lineRule="auto"/>
              <w:jc w:val="center"/>
              <w:rPr>
                <w:rFonts w:hint="eastAsia" w:ascii="宋体" w:hAnsi="宋体" w:cs="宋体"/>
                <w:b/>
                <w:bCs/>
                <w:color w:val="000000"/>
                <w:kern w:val="0"/>
                <w:sz w:val="22"/>
                <w:szCs w:val="22"/>
              </w:rPr>
            </w:pPr>
            <w:r>
              <w:rPr>
                <w:rFonts w:ascii="宋体" w:hAnsi="宋体" w:cs="宋体"/>
                <w:b/>
                <w:bCs/>
                <w:color w:val="000000"/>
                <w:kern w:val="0"/>
                <w:sz w:val="22"/>
                <w:szCs w:val="22"/>
              </w:rPr>
              <w:t>单位</w:t>
            </w:r>
          </w:p>
        </w:tc>
        <w:tc>
          <w:tcPr>
            <w:tcW w:w="467" w:type="pct"/>
            <w:tcBorders>
              <w:top w:val="single" w:color="000000" w:sz="4" w:space="0"/>
              <w:left w:val="single" w:color="000000" w:sz="4" w:space="0"/>
              <w:bottom w:val="single" w:color="000000" w:sz="4" w:space="0"/>
              <w:right w:val="single" w:color="000000" w:sz="4" w:space="0"/>
            </w:tcBorders>
            <w:vAlign w:val="center"/>
          </w:tcPr>
          <w:p w14:paraId="55F28111">
            <w:pPr>
              <w:widowControl/>
              <w:spacing w:line="240" w:lineRule="auto"/>
              <w:jc w:val="center"/>
              <w:rPr>
                <w:rFonts w:hint="eastAsia" w:ascii="宋体" w:hAnsi="宋体" w:cs="宋体"/>
                <w:b/>
                <w:bCs/>
                <w:color w:val="000000"/>
                <w:kern w:val="0"/>
                <w:sz w:val="22"/>
                <w:szCs w:val="22"/>
              </w:rPr>
            </w:pPr>
            <w:r>
              <w:rPr>
                <w:rFonts w:ascii="宋体" w:hAnsi="宋体" w:cs="宋体"/>
                <w:b/>
                <w:bCs/>
                <w:color w:val="000000"/>
                <w:kern w:val="0"/>
                <w:sz w:val="22"/>
                <w:szCs w:val="22"/>
              </w:rPr>
              <w:t>数量</w:t>
            </w:r>
          </w:p>
        </w:tc>
      </w:tr>
      <w:tr w14:paraId="7D81B74C">
        <w:trPr>
          <w:trHeight w:val="380" w:hRule="atLeast"/>
        </w:trPr>
        <w:tc>
          <w:tcPr>
            <w:tcW w:w="308" w:type="pct"/>
            <w:vMerge w:val="continue"/>
            <w:tcBorders>
              <w:top w:val="single" w:color="000000" w:sz="4" w:space="0"/>
              <w:left w:val="single" w:color="000000" w:sz="4" w:space="0"/>
              <w:bottom w:val="single" w:color="000000" w:sz="4" w:space="0"/>
              <w:right w:val="single" w:color="000000" w:sz="4" w:space="0"/>
            </w:tcBorders>
            <w:vAlign w:val="center"/>
          </w:tcPr>
          <w:p w14:paraId="7DD7F1D4">
            <w:pPr>
              <w:widowControl/>
              <w:spacing w:line="240" w:lineRule="auto"/>
              <w:jc w:val="left"/>
              <w:rPr>
                <w:rFonts w:hint="eastAsia" w:ascii="宋体" w:hAnsi="宋体" w:cs="宋体"/>
                <w:b/>
                <w:bCs/>
                <w:color w:val="000000"/>
                <w:kern w:val="0"/>
                <w:sz w:val="22"/>
                <w:szCs w:val="22"/>
              </w:rPr>
            </w:pPr>
          </w:p>
        </w:tc>
        <w:tc>
          <w:tcPr>
            <w:tcW w:w="2061" w:type="pct"/>
            <w:gridSpan w:val="2"/>
            <w:vMerge w:val="continue"/>
            <w:tcBorders>
              <w:top w:val="single" w:color="000000" w:sz="4" w:space="0"/>
              <w:left w:val="single" w:color="000000" w:sz="4" w:space="0"/>
              <w:bottom w:val="single" w:color="000000" w:sz="4" w:space="0"/>
              <w:right w:val="single" w:color="000000" w:sz="4" w:space="0"/>
            </w:tcBorders>
            <w:vAlign w:val="center"/>
          </w:tcPr>
          <w:p w14:paraId="60653D3D">
            <w:pPr>
              <w:widowControl/>
              <w:spacing w:line="240" w:lineRule="auto"/>
              <w:jc w:val="left"/>
              <w:rPr>
                <w:rFonts w:hint="eastAsia" w:ascii="宋体" w:hAnsi="宋体" w:cs="宋体"/>
                <w:b/>
                <w:bCs/>
                <w:color w:val="000000"/>
                <w:kern w:val="0"/>
                <w:sz w:val="22"/>
                <w:szCs w:val="22"/>
              </w:rPr>
            </w:pPr>
          </w:p>
        </w:tc>
        <w:tc>
          <w:tcPr>
            <w:tcW w:w="1855" w:type="pct"/>
            <w:vMerge w:val="continue"/>
            <w:tcBorders>
              <w:top w:val="single" w:color="000000" w:sz="4" w:space="0"/>
              <w:left w:val="single" w:color="000000" w:sz="4" w:space="0"/>
              <w:bottom w:val="single" w:color="000000" w:sz="4" w:space="0"/>
              <w:right w:val="single" w:color="000000" w:sz="4" w:space="0"/>
            </w:tcBorders>
            <w:vAlign w:val="center"/>
          </w:tcPr>
          <w:p w14:paraId="26EB244E">
            <w:pPr>
              <w:widowControl/>
              <w:spacing w:line="240" w:lineRule="auto"/>
              <w:jc w:val="left"/>
              <w:rPr>
                <w:rFonts w:hint="eastAsia" w:ascii="宋体" w:hAnsi="宋体" w:cs="宋体"/>
                <w:b/>
                <w:bCs/>
                <w:color w:val="000000"/>
                <w:kern w:val="0"/>
                <w:sz w:val="22"/>
                <w:szCs w:val="22"/>
              </w:rPr>
            </w:pPr>
          </w:p>
        </w:tc>
        <w:tc>
          <w:tcPr>
            <w:tcW w:w="309" w:type="pct"/>
            <w:vMerge w:val="continue"/>
            <w:tcBorders>
              <w:top w:val="single" w:color="000000" w:sz="4" w:space="0"/>
              <w:left w:val="single" w:color="000000" w:sz="4" w:space="0"/>
              <w:bottom w:val="single" w:color="000000" w:sz="4" w:space="0"/>
              <w:right w:val="single" w:color="000000" w:sz="4" w:space="0"/>
            </w:tcBorders>
            <w:vAlign w:val="center"/>
          </w:tcPr>
          <w:p w14:paraId="25DC8154">
            <w:pPr>
              <w:widowControl/>
              <w:spacing w:line="240" w:lineRule="auto"/>
              <w:jc w:val="left"/>
              <w:rPr>
                <w:rFonts w:hint="eastAsia" w:ascii="宋体" w:hAnsi="宋体" w:cs="宋体"/>
                <w:b/>
                <w:bCs/>
                <w:color w:val="000000"/>
                <w:kern w:val="0"/>
                <w:sz w:val="22"/>
                <w:szCs w:val="22"/>
              </w:rPr>
            </w:pPr>
          </w:p>
        </w:tc>
        <w:tc>
          <w:tcPr>
            <w:tcW w:w="467" w:type="pct"/>
            <w:tcBorders>
              <w:top w:val="single" w:color="000000" w:sz="4" w:space="0"/>
              <w:left w:val="single" w:color="000000" w:sz="4" w:space="0"/>
              <w:bottom w:val="single" w:color="000000" w:sz="4" w:space="0"/>
              <w:right w:val="single" w:color="000000" w:sz="4" w:space="0"/>
            </w:tcBorders>
            <w:vAlign w:val="center"/>
          </w:tcPr>
          <w:p w14:paraId="175A47D0">
            <w:pPr>
              <w:widowControl/>
              <w:spacing w:line="240" w:lineRule="auto"/>
              <w:jc w:val="center"/>
              <w:rPr>
                <w:rFonts w:hint="eastAsia" w:ascii="宋体" w:hAnsi="宋体" w:cs="宋体"/>
                <w:b/>
                <w:bCs/>
                <w:color w:val="000000"/>
                <w:kern w:val="0"/>
                <w:sz w:val="22"/>
                <w:szCs w:val="22"/>
              </w:rPr>
            </w:pPr>
            <w:r>
              <w:rPr>
                <w:rFonts w:ascii="宋体" w:hAnsi="宋体" w:cs="宋体"/>
                <w:b/>
                <w:bCs/>
                <w:color w:val="000000"/>
                <w:kern w:val="0"/>
                <w:sz w:val="22"/>
                <w:szCs w:val="22"/>
              </w:rPr>
              <w:t>电子政务外网</w:t>
            </w:r>
          </w:p>
        </w:tc>
      </w:tr>
      <w:tr w14:paraId="5979938B">
        <w:trPr>
          <w:trHeight w:val="400" w:hRule="atLeast"/>
        </w:trPr>
        <w:tc>
          <w:tcPr>
            <w:tcW w:w="308" w:type="pct"/>
            <w:tcBorders>
              <w:top w:val="single" w:color="000000" w:sz="4" w:space="0"/>
              <w:left w:val="single" w:color="000000" w:sz="4" w:space="0"/>
              <w:bottom w:val="single" w:color="000000" w:sz="4" w:space="0"/>
              <w:right w:val="single" w:color="000000" w:sz="4" w:space="0"/>
            </w:tcBorders>
            <w:noWrap/>
            <w:vAlign w:val="center"/>
          </w:tcPr>
          <w:p w14:paraId="7461DC69">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1</w:t>
            </w:r>
          </w:p>
        </w:tc>
        <w:tc>
          <w:tcPr>
            <w:tcW w:w="957" w:type="pct"/>
            <w:tcBorders>
              <w:top w:val="single" w:color="000000" w:sz="4" w:space="0"/>
              <w:left w:val="single" w:color="000000" w:sz="4" w:space="0"/>
              <w:bottom w:val="single" w:color="000000" w:sz="4" w:space="0"/>
              <w:right w:val="single" w:color="000000" w:sz="4" w:space="0"/>
            </w:tcBorders>
            <w:noWrap/>
            <w:vAlign w:val="center"/>
          </w:tcPr>
          <w:p w14:paraId="6951A772">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管理驾驶舱</w:t>
            </w:r>
          </w:p>
        </w:tc>
        <w:tc>
          <w:tcPr>
            <w:tcW w:w="1104" w:type="pct"/>
            <w:tcBorders>
              <w:top w:val="single" w:color="000000" w:sz="4" w:space="0"/>
              <w:left w:val="single" w:color="000000" w:sz="4" w:space="0"/>
              <w:bottom w:val="single" w:color="000000" w:sz="4" w:space="0"/>
              <w:right w:val="single" w:color="000000" w:sz="4" w:space="0"/>
            </w:tcBorders>
            <w:vAlign w:val="center"/>
          </w:tcPr>
          <w:p w14:paraId="7C91B1A1">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管理驾驶舱-PLUS</w:t>
            </w:r>
          </w:p>
        </w:tc>
        <w:tc>
          <w:tcPr>
            <w:tcW w:w="1855" w:type="pct"/>
            <w:tcBorders>
              <w:top w:val="single" w:color="000000" w:sz="4" w:space="0"/>
              <w:left w:val="single" w:color="000000" w:sz="4" w:space="0"/>
              <w:bottom w:val="single" w:color="000000" w:sz="4" w:space="0"/>
              <w:right w:val="single" w:color="000000" w:sz="4" w:space="0"/>
            </w:tcBorders>
            <w:vAlign w:val="center"/>
          </w:tcPr>
          <w:p w14:paraId="7C5858EF">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国产云服务器服务（32核128G内存700G系统硬盘）</w:t>
            </w:r>
          </w:p>
        </w:tc>
        <w:tc>
          <w:tcPr>
            <w:tcW w:w="309" w:type="pct"/>
            <w:tcBorders>
              <w:top w:val="single" w:color="000000" w:sz="4" w:space="0"/>
              <w:left w:val="single" w:color="000000" w:sz="4" w:space="0"/>
              <w:bottom w:val="single" w:color="000000" w:sz="4" w:space="0"/>
              <w:right w:val="single" w:color="000000" w:sz="4" w:space="0"/>
            </w:tcBorders>
            <w:noWrap/>
            <w:vAlign w:val="center"/>
          </w:tcPr>
          <w:p w14:paraId="6458B4F2">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台/年</w:t>
            </w:r>
          </w:p>
        </w:tc>
        <w:tc>
          <w:tcPr>
            <w:tcW w:w="467" w:type="pct"/>
            <w:tcBorders>
              <w:top w:val="single" w:color="000000" w:sz="4" w:space="0"/>
              <w:left w:val="single" w:color="000000" w:sz="4" w:space="0"/>
              <w:bottom w:val="single" w:color="000000" w:sz="4" w:space="0"/>
              <w:right w:val="single" w:color="000000" w:sz="4" w:space="0"/>
            </w:tcBorders>
            <w:noWrap/>
            <w:vAlign w:val="center"/>
          </w:tcPr>
          <w:p w14:paraId="3A2285F3">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3</w:t>
            </w:r>
          </w:p>
        </w:tc>
      </w:tr>
      <w:tr w14:paraId="6AA47B7B">
        <w:trPr>
          <w:trHeight w:val="400" w:hRule="atLeast"/>
        </w:trPr>
        <w:tc>
          <w:tcPr>
            <w:tcW w:w="308" w:type="pct"/>
            <w:tcBorders>
              <w:top w:val="single" w:color="000000" w:sz="4" w:space="0"/>
              <w:left w:val="single" w:color="000000" w:sz="4" w:space="0"/>
              <w:bottom w:val="single" w:color="000000" w:sz="4" w:space="0"/>
              <w:right w:val="single" w:color="000000" w:sz="4" w:space="0"/>
            </w:tcBorders>
            <w:noWrap/>
            <w:vAlign w:val="center"/>
          </w:tcPr>
          <w:p w14:paraId="281E144A">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2</w:t>
            </w:r>
          </w:p>
        </w:tc>
        <w:tc>
          <w:tcPr>
            <w:tcW w:w="957" w:type="pct"/>
            <w:vMerge w:val="restart"/>
            <w:tcBorders>
              <w:top w:val="single" w:color="000000" w:sz="4" w:space="0"/>
              <w:left w:val="single" w:color="000000" w:sz="4" w:space="0"/>
              <w:bottom w:val="single" w:color="000000" w:sz="4" w:space="0"/>
              <w:right w:val="single" w:color="000000" w:sz="4" w:space="0"/>
            </w:tcBorders>
            <w:noWrap/>
            <w:vAlign w:val="center"/>
          </w:tcPr>
          <w:p w14:paraId="24FD17BA">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大模型应用安全</w:t>
            </w:r>
          </w:p>
        </w:tc>
        <w:tc>
          <w:tcPr>
            <w:tcW w:w="1104" w:type="pct"/>
            <w:tcBorders>
              <w:top w:val="single" w:color="000000" w:sz="4" w:space="0"/>
              <w:left w:val="single" w:color="000000" w:sz="4" w:space="0"/>
              <w:bottom w:val="single" w:color="000000" w:sz="4" w:space="0"/>
              <w:right w:val="single" w:color="000000" w:sz="4" w:space="0"/>
            </w:tcBorders>
            <w:vAlign w:val="center"/>
          </w:tcPr>
          <w:p w14:paraId="1C8400EE">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智能体安全管理</w:t>
            </w:r>
          </w:p>
        </w:tc>
        <w:tc>
          <w:tcPr>
            <w:tcW w:w="1855" w:type="pct"/>
            <w:tcBorders>
              <w:top w:val="single" w:color="000000" w:sz="4" w:space="0"/>
              <w:left w:val="single" w:color="000000" w:sz="4" w:space="0"/>
              <w:bottom w:val="single" w:color="000000" w:sz="4" w:space="0"/>
              <w:right w:val="single" w:color="000000" w:sz="4" w:space="0"/>
            </w:tcBorders>
            <w:vAlign w:val="center"/>
          </w:tcPr>
          <w:p w14:paraId="0F247372">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国产云服务器服务（16核32G内存1T系统硬盘）</w:t>
            </w:r>
          </w:p>
        </w:tc>
        <w:tc>
          <w:tcPr>
            <w:tcW w:w="309" w:type="pct"/>
            <w:tcBorders>
              <w:top w:val="single" w:color="000000" w:sz="4" w:space="0"/>
              <w:left w:val="single" w:color="000000" w:sz="4" w:space="0"/>
              <w:bottom w:val="single" w:color="000000" w:sz="4" w:space="0"/>
              <w:right w:val="single" w:color="000000" w:sz="4" w:space="0"/>
            </w:tcBorders>
            <w:noWrap/>
            <w:vAlign w:val="center"/>
          </w:tcPr>
          <w:p w14:paraId="046D8CBF">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台/年</w:t>
            </w:r>
          </w:p>
        </w:tc>
        <w:tc>
          <w:tcPr>
            <w:tcW w:w="467" w:type="pct"/>
            <w:tcBorders>
              <w:top w:val="single" w:color="000000" w:sz="4" w:space="0"/>
              <w:left w:val="single" w:color="000000" w:sz="4" w:space="0"/>
              <w:bottom w:val="single" w:color="000000" w:sz="4" w:space="0"/>
              <w:right w:val="single" w:color="000000" w:sz="4" w:space="0"/>
            </w:tcBorders>
            <w:noWrap/>
            <w:vAlign w:val="center"/>
          </w:tcPr>
          <w:p w14:paraId="79BD34EE">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3</w:t>
            </w:r>
          </w:p>
        </w:tc>
      </w:tr>
      <w:tr w14:paraId="5BDE2B31">
        <w:trPr>
          <w:trHeight w:val="400" w:hRule="atLeast"/>
        </w:trPr>
        <w:tc>
          <w:tcPr>
            <w:tcW w:w="308" w:type="pct"/>
            <w:tcBorders>
              <w:top w:val="single" w:color="000000" w:sz="4" w:space="0"/>
              <w:left w:val="single" w:color="000000" w:sz="4" w:space="0"/>
              <w:bottom w:val="single" w:color="000000" w:sz="4" w:space="0"/>
              <w:right w:val="single" w:color="000000" w:sz="4" w:space="0"/>
            </w:tcBorders>
            <w:noWrap/>
            <w:vAlign w:val="center"/>
          </w:tcPr>
          <w:p w14:paraId="4322029D">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3</w:t>
            </w:r>
          </w:p>
        </w:tc>
        <w:tc>
          <w:tcPr>
            <w:tcW w:w="957" w:type="pct"/>
            <w:vMerge w:val="continue"/>
            <w:tcBorders>
              <w:top w:val="single" w:color="000000" w:sz="4" w:space="0"/>
              <w:left w:val="single" w:color="000000" w:sz="4" w:space="0"/>
              <w:bottom w:val="single" w:color="000000" w:sz="4" w:space="0"/>
              <w:right w:val="single" w:color="000000" w:sz="4" w:space="0"/>
            </w:tcBorders>
            <w:vAlign w:val="center"/>
          </w:tcPr>
          <w:p w14:paraId="0ACB0E37">
            <w:pPr>
              <w:widowControl/>
              <w:spacing w:line="240" w:lineRule="auto"/>
              <w:jc w:val="left"/>
              <w:rPr>
                <w:rFonts w:hint="eastAsia" w:ascii="宋体" w:hAnsi="宋体" w:cs="宋体"/>
                <w:color w:val="000000"/>
                <w:kern w:val="0"/>
                <w:sz w:val="22"/>
                <w:szCs w:val="22"/>
              </w:rPr>
            </w:pPr>
          </w:p>
        </w:tc>
        <w:tc>
          <w:tcPr>
            <w:tcW w:w="1104" w:type="pct"/>
            <w:tcBorders>
              <w:top w:val="single" w:color="000000" w:sz="4" w:space="0"/>
              <w:left w:val="single" w:color="000000" w:sz="4" w:space="0"/>
              <w:bottom w:val="single" w:color="000000" w:sz="4" w:space="0"/>
              <w:right w:val="single" w:color="000000" w:sz="4" w:space="0"/>
            </w:tcBorders>
            <w:vAlign w:val="center"/>
          </w:tcPr>
          <w:p w14:paraId="2AED0AE8">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智能体身份与权限管理</w:t>
            </w:r>
          </w:p>
        </w:tc>
        <w:tc>
          <w:tcPr>
            <w:tcW w:w="1855" w:type="pct"/>
            <w:tcBorders>
              <w:top w:val="single" w:color="000000" w:sz="4" w:space="0"/>
              <w:left w:val="single" w:color="000000" w:sz="4" w:space="0"/>
              <w:bottom w:val="single" w:color="000000" w:sz="4" w:space="0"/>
              <w:right w:val="single" w:color="000000" w:sz="4" w:space="0"/>
            </w:tcBorders>
            <w:vAlign w:val="center"/>
          </w:tcPr>
          <w:p w14:paraId="62C81F3A">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国产云服务器服务（16核32G内存800G系统硬盘）</w:t>
            </w:r>
          </w:p>
        </w:tc>
        <w:tc>
          <w:tcPr>
            <w:tcW w:w="309" w:type="pct"/>
            <w:tcBorders>
              <w:top w:val="single" w:color="000000" w:sz="4" w:space="0"/>
              <w:left w:val="single" w:color="000000" w:sz="4" w:space="0"/>
              <w:bottom w:val="single" w:color="000000" w:sz="4" w:space="0"/>
              <w:right w:val="single" w:color="000000" w:sz="4" w:space="0"/>
            </w:tcBorders>
            <w:noWrap/>
            <w:vAlign w:val="center"/>
          </w:tcPr>
          <w:p w14:paraId="3262CFB5">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台/年</w:t>
            </w:r>
          </w:p>
        </w:tc>
        <w:tc>
          <w:tcPr>
            <w:tcW w:w="467" w:type="pct"/>
            <w:tcBorders>
              <w:top w:val="single" w:color="000000" w:sz="4" w:space="0"/>
              <w:left w:val="single" w:color="000000" w:sz="4" w:space="0"/>
              <w:bottom w:val="single" w:color="000000" w:sz="4" w:space="0"/>
              <w:right w:val="single" w:color="000000" w:sz="4" w:space="0"/>
            </w:tcBorders>
            <w:noWrap/>
            <w:vAlign w:val="center"/>
          </w:tcPr>
          <w:p w14:paraId="13C73237">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3</w:t>
            </w:r>
          </w:p>
        </w:tc>
      </w:tr>
      <w:tr w14:paraId="5B2B0E01">
        <w:trPr>
          <w:trHeight w:val="400" w:hRule="atLeast"/>
        </w:trPr>
        <w:tc>
          <w:tcPr>
            <w:tcW w:w="308" w:type="pct"/>
            <w:tcBorders>
              <w:top w:val="single" w:color="000000" w:sz="4" w:space="0"/>
              <w:left w:val="single" w:color="000000" w:sz="4" w:space="0"/>
              <w:bottom w:val="single" w:color="000000" w:sz="4" w:space="0"/>
              <w:right w:val="single" w:color="000000" w:sz="4" w:space="0"/>
            </w:tcBorders>
            <w:noWrap/>
            <w:vAlign w:val="center"/>
          </w:tcPr>
          <w:p w14:paraId="752BCE04">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4</w:t>
            </w:r>
          </w:p>
        </w:tc>
        <w:tc>
          <w:tcPr>
            <w:tcW w:w="957" w:type="pct"/>
            <w:tcBorders>
              <w:top w:val="single" w:color="000000" w:sz="4" w:space="0"/>
              <w:left w:val="single" w:color="000000" w:sz="4" w:space="0"/>
              <w:bottom w:val="single" w:color="000000" w:sz="4" w:space="0"/>
              <w:right w:val="single" w:color="000000" w:sz="4" w:space="0"/>
            </w:tcBorders>
            <w:vAlign w:val="center"/>
          </w:tcPr>
          <w:p w14:paraId="2C8B59C7">
            <w:pPr>
              <w:widowControl/>
              <w:spacing w:line="240" w:lineRule="auto"/>
              <w:jc w:val="left"/>
              <w:rPr>
                <w:rFonts w:hint="eastAsia" w:ascii="宋体" w:hAnsi="宋体" w:cs="宋体"/>
                <w:color w:val="1F2329"/>
                <w:kern w:val="0"/>
                <w:sz w:val="22"/>
                <w:szCs w:val="22"/>
              </w:rPr>
            </w:pPr>
            <w:r>
              <w:rPr>
                <w:rFonts w:ascii="宋体" w:hAnsi="宋体" w:cs="宋体"/>
                <w:color w:val="1F2329"/>
                <w:kern w:val="0"/>
                <w:sz w:val="22"/>
                <w:szCs w:val="22"/>
              </w:rPr>
              <w:t>大模型管理及服务平台</w:t>
            </w:r>
          </w:p>
        </w:tc>
        <w:tc>
          <w:tcPr>
            <w:tcW w:w="1104" w:type="pct"/>
            <w:tcBorders>
              <w:top w:val="single" w:color="000000" w:sz="4" w:space="0"/>
              <w:left w:val="single" w:color="000000" w:sz="4" w:space="0"/>
              <w:bottom w:val="single" w:color="000000" w:sz="4" w:space="0"/>
              <w:right w:val="single" w:color="000000" w:sz="4" w:space="0"/>
            </w:tcBorders>
            <w:vAlign w:val="center"/>
          </w:tcPr>
          <w:p w14:paraId="78FFF78A">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agent</w:t>
            </w:r>
          </w:p>
        </w:tc>
        <w:tc>
          <w:tcPr>
            <w:tcW w:w="1855" w:type="pct"/>
            <w:tcBorders>
              <w:top w:val="single" w:color="000000" w:sz="4" w:space="0"/>
              <w:left w:val="single" w:color="000000" w:sz="4" w:space="0"/>
              <w:bottom w:val="single" w:color="000000" w:sz="4" w:space="0"/>
              <w:right w:val="single" w:color="000000" w:sz="4" w:space="0"/>
            </w:tcBorders>
            <w:vAlign w:val="center"/>
          </w:tcPr>
          <w:p w14:paraId="0EC85795">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国产云服务器服务（16核32G内存800G系统硬盘）</w:t>
            </w:r>
          </w:p>
        </w:tc>
        <w:tc>
          <w:tcPr>
            <w:tcW w:w="309" w:type="pct"/>
            <w:tcBorders>
              <w:top w:val="single" w:color="000000" w:sz="4" w:space="0"/>
              <w:left w:val="single" w:color="000000" w:sz="4" w:space="0"/>
              <w:bottom w:val="single" w:color="000000" w:sz="4" w:space="0"/>
              <w:right w:val="single" w:color="000000" w:sz="4" w:space="0"/>
            </w:tcBorders>
            <w:noWrap/>
            <w:vAlign w:val="center"/>
          </w:tcPr>
          <w:p w14:paraId="36D498B7">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台/年</w:t>
            </w:r>
          </w:p>
        </w:tc>
        <w:tc>
          <w:tcPr>
            <w:tcW w:w="467" w:type="pct"/>
            <w:tcBorders>
              <w:top w:val="single" w:color="000000" w:sz="4" w:space="0"/>
              <w:left w:val="single" w:color="000000" w:sz="4" w:space="0"/>
              <w:bottom w:val="single" w:color="000000" w:sz="4" w:space="0"/>
              <w:right w:val="single" w:color="000000" w:sz="4" w:space="0"/>
            </w:tcBorders>
            <w:noWrap/>
            <w:vAlign w:val="center"/>
          </w:tcPr>
          <w:p w14:paraId="14F3770E">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8</w:t>
            </w:r>
          </w:p>
        </w:tc>
      </w:tr>
      <w:tr w14:paraId="2B11539B">
        <w:trPr>
          <w:trHeight w:val="400" w:hRule="atLeast"/>
        </w:trPr>
        <w:tc>
          <w:tcPr>
            <w:tcW w:w="308" w:type="pct"/>
            <w:tcBorders>
              <w:top w:val="single" w:color="000000" w:sz="4" w:space="0"/>
              <w:left w:val="single" w:color="000000" w:sz="4" w:space="0"/>
              <w:bottom w:val="single" w:color="000000" w:sz="4" w:space="0"/>
              <w:right w:val="single" w:color="000000" w:sz="4" w:space="0"/>
            </w:tcBorders>
            <w:noWrap/>
            <w:vAlign w:val="center"/>
          </w:tcPr>
          <w:p w14:paraId="1DC525DD">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5</w:t>
            </w:r>
          </w:p>
        </w:tc>
        <w:tc>
          <w:tcPr>
            <w:tcW w:w="957" w:type="pct"/>
            <w:vMerge w:val="restart"/>
            <w:tcBorders>
              <w:top w:val="single" w:color="000000" w:sz="4" w:space="0"/>
              <w:left w:val="single" w:color="000000" w:sz="4" w:space="0"/>
              <w:bottom w:val="single" w:color="000000" w:sz="4" w:space="0"/>
              <w:right w:val="single" w:color="000000" w:sz="4" w:space="0"/>
            </w:tcBorders>
            <w:vAlign w:val="center"/>
          </w:tcPr>
          <w:p w14:paraId="2F4A5F89">
            <w:pPr>
              <w:widowControl/>
              <w:spacing w:line="240" w:lineRule="auto"/>
              <w:jc w:val="left"/>
              <w:rPr>
                <w:rFonts w:hint="eastAsia" w:ascii="宋体" w:hAnsi="宋体" w:cs="宋体"/>
                <w:color w:val="1F2329"/>
                <w:kern w:val="0"/>
                <w:sz w:val="22"/>
                <w:szCs w:val="22"/>
              </w:rPr>
            </w:pPr>
            <w:r>
              <w:rPr>
                <w:rFonts w:ascii="宋体" w:hAnsi="宋体" w:cs="宋体"/>
                <w:color w:val="1F2329"/>
                <w:kern w:val="0"/>
                <w:sz w:val="22"/>
                <w:szCs w:val="22"/>
              </w:rPr>
              <w:t>政务操作系统OS</w:t>
            </w:r>
          </w:p>
        </w:tc>
        <w:tc>
          <w:tcPr>
            <w:tcW w:w="1104" w:type="pct"/>
            <w:tcBorders>
              <w:top w:val="single" w:color="000000" w:sz="4" w:space="0"/>
              <w:left w:val="single" w:color="000000" w:sz="4" w:space="0"/>
              <w:bottom w:val="single" w:color="000000" w:sz="4" w:space="0"/>
              <w:right w:val="single" w:color="000000" w:sz="4" w:space="0"/>
            </w:tcBorders>
            <w:vAlign w:val="center"/>
          </w:tcPr>
          <w:p w14:paraId="533FD2DA">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政务操作系统OS</w:t>
            </w:r>
            <w:del w:id="688" w:author="cc" w:date="2026-05-23T12:56:49Z">
              <w:r>
                <w:rPr>
                  <w:rFonts w:ascii="宋体" w:hAnsi="宋体" w:cs="宋体"/>
                  <w:color w:val="000000"/>
                  <w:kern w:val="0"/>
                  <w:sz w:val="22"/>
                  <w:szCs w:val="22"/>
                </w:rPr>
                <w:delText xml:space="preserve"> </w:delText>
              </w:r>
            </w:del>
            <w:r>
              <w:rPr>
                <w:rFonts w:ascii="宋体" w:hAnsi="宋体" w:cs="宋体"/>
                <w:color w:val="000000"/>
                <w:kern w:val="0"/>
                <w:sz w:val="22"/>
                <w:szCs w:val="22"/>
              </w:rPr>
              <w:t>控制平面</w:t>
            </w:r>
          </w:p>
        </w:tc>
        <w:tc>
          <w:tcPr>
            <w:tcW w:w="1855" w:type="pct"/>
            <w:tcBorders>
              <w:top w:val="single" w:color="000000" w:sz="4" w:space="0"/>
              <w:left w:val="single" w:color="000000" w:sz="4" w:space="0"/>
              <w:bottom w:val="single" w:color="000000" w:sz="4" w:space="0"/>
              <w:right w:val="single" w:color="000000" w:sz="4" w:space="0"/>
            </w:tcBorders>
            <w:vAlign w:val="center"/>
          </w:tcPr>
          <w:p w14:paraId="5288C4FE">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国产云服务器服务（32核64G内存1.5T系统硬盘）</w:t>
            </w:r>
          </w:p>
        </w:tc>
        <w:tc>
          <w:tcPr>
            <w:tcW w:w="309" w:type="pct"/>
            <w:tcBorders>
              <w:top w:val="single" w:color="000000" w:sz="4" w:space="0"/>
              <w:left w:val="single" w:color="000000" w:sz="4" w:space="0"/>
              <w:bottom w:val="single" w:color="000000" w:sz="4" w:space="0"/>
              <w:right w:val="single" w:color="000000" w:sz="4" w:space="0"/>
            </w:tcBorders>
            <w:noWrap/>
            <w:vAlign w:val="center"/>
          </w:tcPr>
          <w:p w14:paraId="63FA2F45">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台/年</w:t>
            </w:r>
          </w:p>
        </w:tc>
        <w:tc>
          <w:tcPr>
            <w:tcW w:w="467" w:type="pct"/>
            <w:tcBorders>
              <w:top w:val="single" w:color="000000" w:sz="4" w:space="0"/>
              <w:left w:val="single" w:color="000000" w:sz="4" w:space="0"/>
              <w:bottom w:val="single" w:color="000000" w:sz="4" w:space="0"/>
              <w:right w:val="single" w:color="000000" w:sz="4" w:space="0"/>
            </w:tcBorders>
            <w:noWrap/>
            <w:vAlign w:val="center"/>
          </w:tcPr>
          <w:p w14:paraId="0FF45298">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3</w:t>
            </w:r>
          </w:p>
        </w:tc>
      </w:tr>
      <w:tr w14:paraId="6ABD40B5">
        <w:trPr>
          <w:trHeight w:val="400" w:hRule="atLeast"/>
        </w:trPr>
        <w:tc>
          <w:tcPr>
            <w:tcW w:w="308" w:type="pct"/>
            <w:tcBorders>
              <w:top w:val="single" w:color="000000" w:sz="4" w:space="0"/>
              <w:left w:val="single" w:color="000000" w:sz="4" w:space="0"/>
              <w:bottom w:val="single" w:color="000000" w:sz="4" w:space="0"/>
              <w:right w:val="single" w:color="000000" w:sz="4" w:space="0"/>
            </w:tcBorders>
            <w:noWrap/>
            <w:vAlign w:val="center"/>
          </w:tcPr>
          <w:p w14:paraId="52C13899">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6</w:t>
            </w:r>
          </w:p>
        </w:tc>
        <w:tc>
          <w:tcPr>
            <w:tcW w:w="957" w:type="pct"/>
            <w:vMerge w:val="continue"/>
            <w:tcBorders>
              <w:top w:val="single" w:color="000000" w:sz="4" w:space="0"/>
              <w:left w:val="single" w:color="000000" w:sz="4" w:space="0"/>
              <w:bottom w:val="single" w:color="000000" w:sz="4" w:space="0"/>
              <w:right w:val="single" w:color="000000" w:sz="4" w:space="0"/>
            </w:tcBorders>
            <w:vAlign w:val="center"/>
          </w:tcPr>
          <w:p w14:paraId="59A536DF">
            <w:pPr>
              <w:widowControl/>
              <w:spacing w:line="240" w:lineRule="auto"/>
              <w:jc w:val="left"/>
              <w:rPr>
                <w:rFonts w:hint="eastAsia" w:ascii="宋体" w:hAnsi="宋体" w:cs="宋体"/>
                <w:color w:val="1F2329"/>
                <w:kern w:val="0"/>
                <w:sz w:val="22"/>
                <w:szCs w:val="22"/>
              </w:rPr>
            </w:pPr>
          </w:p>
        </w:tc>
        <w:tc>
          <w:tcPr>
            <w:tcW w:w="1104" w:type="pct"/>
            <w:tcBorders>
              <w:top w:val="single" w:color="000000" w:sz="4" w:space="0"/>
              <w:left w:val="single" w:color="000000" w:sz="4" w:space="0"/>
              <w:bottom w:val="single" w:color="000000" w:sz="4" w:space="0"/>
              <w:right w:val="single" w:color="000000" w:sz="4" w:space="0"/>
            </w:tcBorders>
            <w:vAlign w:val="center"/>
          </w:tcPr>
          <w:p w14:paraId="3236FB6E">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政务操作系统OS</w:t>
            </w:r>
            <w:del w:id="689" w:author="cc" w:date="2026-05-23T12:56:49Z">
              <w:r>
                <w:rPr>
                  <w:rFonts w:ascii="宋体" w:hAnsi="宋体" w:cs="宋体"/>
                  <w:color w:val="000000"/>
                  <w:kern w:val="0"/>
                  <w:sz w:val="22"/>
                  <w:szCs w:val="22"/>
                </w:rPr>
                <w:delText xml:space="preserve"> </w:delText>
              </w:r>
            </w:del>
            <w:r>
              <w:rPr>
                <w:rFonts w:ascii="宋体" w:hAnsi="宋体" w:cs="宋体"/>
                <w:color w:val="000000"/>
                <w:kern w:val="0"/>
                <w:sz w:val="22"/>
                <w:szCs w:val="22"/>
              </w:rPr>
              <w:t>用户实例</w:t>
            </w:r>
          </w:p>
        </w:tc>
        <w:tc>
          <w:tcPr>
            <w:tcW w:w="1855" w:type="pct"/>
            <w:tcBorders>
              <w:top w:val="single" w:color="000000" w:sz="4" w:space="0"/>
              <w:left w:val="single" w:color="000000" w:sz="4" w:space="0"/>
              <w:bottom w:val="single" w:color="000000" w:sz="4" w:space="0"/>
              <w:right w:val="single" w:color="000000" w:sz="4" w:space="0"/>
            </w:tcBorders>
            <w:vAlign w:val="center"/>
          </w:tcPr>
          <w:p w14:paraId="02586C74">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国产云服务器服务（32核64G内存1.3T系统硬盘）</w:t>
            </w:r>
          </w:p>
        </w:tc>
        <w:tc>
          <w:tcPr>
            <w:tcW w:w="309" w:type="pct"/>
            <w:tcBorders>
              <w:top w:val="single" w:color="000000" w:sz="4" w:space="0"/>
              <w:left w:val="single" w:color="000000" w:sz="4" w:space="0"/>
              <w:bottom w:val="single" w:color="000000" w:sz="4" w:space="0"/>
              <w:right w:val="single" w:color="000000" w:sz="4" w:space="0"/>
            </w:tcBorders>
            <w:noWrap/>
            <w:vAlign w:val="center"/>
          </w:tcPr>
          <w:p w14:paraId="1545482E">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台/年</w:t>
            </w:r>
          </w:p>
        </w:tc>
        <w:tc>
          <w:tcPr>
            <w:tcW w:w="467" w:type="pct"/>
            <w:tcBorders>
              <w:top w:val="single" w:color="000000" w:sz="4" w:space="0"/>
              <w:left w:val="single" w:color="000000" w:sz="4" w:space="0"/>
              <w:bottom w:val="single" w:color="000000" w:sz="4" w:space="0"/>
              <w:right w:val="single" w:color="000000" w:sz="4" w:space="0"/>
            </w:tcBorders>
            <w:noWrap/>
            <w:vAlign w:val="center"/>
          </w:tcPr>
          <w:p w14:paraId="1DEEBC5F">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4</w:t>
            </w:r>
          </w:p>
        </w:tc>
      </w:tr>
      <w:tr w14:paraId="7D54BA50">
        <w:trPr>
          <w:trHeight w:val="400" w:hRule="atLeast"/>
        </w:trPr>
        <w:tc>
          <w:tcPr>
            <w:tcW w:w="308" w:type="pct"/>
            <w:tcBorders>
              <w:top w:val="single" w:color="000000" w:sz="4" w:space="0"/>
              <w:left w:val="single" w:color="000000" w:sz="4" w:space="0"/>
              <w:bottom w:val="single" w:color="000000" w:sz="4" w:space="0"/>
              <w:right w:val="single" w:color="000000" w:sz="4" w:space="0"/>
            </w:tcBorders>
            <w:noWrap/>
            <w:vAlign w:val="center"/>
          </w:tcPr>
          <w:p w14:paraId="7968426E">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7</w:t>
            </w:r>
          </w:p>
        </w:tc>
        <w:tc>
          <w:tcPr>
            <w:tcW w:w="957" w:type="pct"/>
            <w:vMerge w:val="restart"/>
            <w:tcBorders>
              <w:top w:val="single" w:color="000000" w:sz="4" w:space="0"/>
              <w:left w:val="single" w:color="000000" w:sz="4" w:space="0"/>
              <w:bottom w:val="single" w:color="000000" w:sz="4" w:space="0"/>
              <w:right w:val="single" w:color="000000" w:sz="4" w:space="0"/>
            </w:tcBorders>
            <w:vAlign w:val="center"/>
          </w:tcPr>
          <w:p w14:paraId="2FC97EA2">
            <w:pPr>
              <w:widowControl/>
              <w:spacing w:line="240" w:lineRule="auto"/>
              <w:jc w:val="left"/>
              <w:rPr>
                <w:rFonts w:hint="eastAsia" w:ascii="宋体" w:hAnsi="宋体" w:cs="宋体"/>
                <w:color w:val="1F2329"/>
                <w:kern w:val="0"/>
                <w:sz w:val="22"/>
                <w:szCs w:val="22"/>
              </w:rPr>
            </w:pPr>
            <w:r>
              <w:rPr>
                <w:rFonts w:ascii="宋体" w:hAnsi="宋体" w:cs="宋体"/>
                <w:color w:val="1F2329"/>
                <w:kern w:val="0"/>
                <w:sz w:val="22"/>
                <w:szCs w:val="22"/>
              </w:rPr>
              <w:t>智能体部分</w:t>
            </w:r>
          </w:p>
        </w:tc>
        <w:tc>
          <w:tcPr>
            <w:tcW w:w="1104" w:type="pct"/>
            <w:tcBorders>
              <w:top w:val="single" w:color="000000" w:sz="4" w:space="0"/>
              <w:left w:val="single" w:color="000000" w:sz="4" w:space="0"/>
              <w:bottom w:val="single" w:color="000000" w:sz="4" w:space="0"/>
              <w:right w:val="single" w:color="000000" w:sz="4" w:space="0"/>
            </w:tcBorders>
            <w:vAlign w:val="center"/>
          </w:tcPr>
          <w:p w14:paraId="600BCC50">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网关服务器</w:t>
            </w:r>
          </w:p>
        </w:tc>
        <w:tc>
          <w:tcPr>
            <w:tcW w:w="1855" w:type="pct"/>
            <w:tcBorders>
              <w:top w:val="single" w:color="000000" w:sz="4" w:space="0"/>
              <w:left w:val="single" w:color="000000" w:sz="4" w:space="0"/>
              <w:bottom w:val="single" w:color="000000" w:sz="4" w:space="0"/>
              <w:right w:val="single" w:color="000000" w:sz="4" w:space="0"/>
            </w:tcBorders>
            <w:vAlign w:val="center"/>
          </w:tcPr>
          <w:p w14:paraId="3FAA137F">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国产云服务器服务（8核16G内存300G系统硬盘）</w:t>
            </w:r>
          </w:p>
        </w:tc>
        <w:tc>
          <w:tcPr>
            <w:tcW w:w="309" w:type="pct"/>
            <w:tcBorders>
              <w:top w:val="single" w:color="000000" w:sz="4" w:space="0"/>
              <w:left w:val="single" w:color="000000" w:sz="4" w:space="0"/>
              <w:bottom w:val="single" w:color="000000" w:sz="4" w:space="0"/>
              <w:right w:val="single" w:color="000000" w:sz="4" w:space="0"/>
            </w:tcBorders>
            <w:noWrap/>
            <w:vAlign w:val="center"/>
          </w:tcPr>
          <w:p w14:paraId="7ABAC154">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台/年</w:t>
            </w:r>
          </w:p>
        </w:tc>
        <w:tc>
          <w:tcPr>
            <w:tcW w:w="467" w:type="pct"/>
            <w:tcBorders>
              <w:top w:val="single" w:color="000000" w:sz="4" w:space="0"/>
              <w:left w:val="single" w:color="000000" w:sz="4" w:space="0"/>
              <w:bottom w:val="single" w:color="000000" w:sz="4" w:space="0"/>
              <w:right w:val="single" w:color="000000" w:sz="4" w:space="0"/>
            </w:tcBorders>
            <w:noWrap/>
            <w:vAlign w:val="center"/>
          </w:tcPr>
          <w:p w14:paraId="6997BDAE">
            <w:pPr>
              <w:widowControl/>
              <w:spacing w:line="240" w:lineRule="auto"/>
              <w:jc w:val="center"/>
              <w:rPr>
                <w:rFonts w:hint="eastAsia" w:ascii="宋体" w:hAnsi="宋体" w:cs="宋体"/>
                <w:color w:val="000000"/>
                <w:kern w:val="0"/>
                <w:sz w:val="22"/>
                <w:szCs w:val="22"/>
              </w:rPr>
            </w:pPr>
            <w:r>
              <w:rPr>
                <w:rFonts w:hint="eastAsia" w:ascii="宋体" w:hAnsi="宋体" w:cs="宋体"/>
                <w:color w:val="000000"/>
                <w:kern w:val="0"/>
                <w:sz w:val="22"/>
                <w:szCs w:val="22"/>
              </w:rPr>
              <w:t>1</w:t>
            </w:r>
          </w:p>
        </w:tc>
      </w:tr>
      <w:tr w14:paraId="521DF411">
        <w:trPr>
          <w:trHeight w:val="400" w:hRule="atLeast"/>
        </w:trPr>
        <w:tc>
          <w:tcPr>
            <w:tcW w:w="308" w:type="pct"/>
            <w:tcBorders>
              <w:top w:val="single" w:color="000000" w:sz="4" w:space="0"/>
              <w:left w:val="single" w:color="000000" w:sz="4" w:space="0"/>
              <w:bottom w:val="single" w:color="000000" w:sz="4" w:space="0"/>
              <w:right w:val="single" w:color="000000" w:sz="4" w:space="0"/>
            </w:tcBorders>
            <w:noWrap/>
            <w:vAlign w:val="center"/>
          </w:tcPr>
          <w:p w14:paraId="367C83CD">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8</w:t>
            </w:r>
          </w:p>
        </w:tc>
        <w:tc>
          <w:tcPr>
            <w:tcW w:w="957" w:type="pct"/>
            <w:vMerge w:val="continue"/>
            <w:tcBorders>
              <w:top w:val="single" w:color="000000" w:sz="4" w:space="0"/>
              <w:left w:val="single" w:color="000000" w:sz="4" w:space="0"/>
              <w:bottom w:val="single" w:color="000000" w:sz="4" w:space="0"/>
              <w:right w:val="single" w:color="000000" w:sz="4" w:space="0"/>
            </w:tcBorders>
            <w:vAlign w:val="center"/>
          </w:tcPr>
          <w:p w14:paraId="61D9294F">
            <w:pPr>
              <w:widowControl/>
              <w:spacing w:line="240" w:lineRule="auto"/>
              <w:jc w:val="left"/>
              <w:rPr>
                <w:rFonts w:hint="eastAsia" w:ascii="宋体" w:hAnsi="宋体" w:cs="宋体"/>
                <w:color w:val="1F2329"/>
                <w:kern w:val="0"/>
                <w:sz w:val="22"/>
                <w:szCs w:val="22"/>
              </w:rPr>
            </w:pPr>
          </w:p>
        </w:tc>
        <w:tc>
          <w:tcPr>
            <w:tcW w:w="1104" w:type="pct"/>
            <w:tcBorders>
              <w:top w:val="single" w:color="000000" w:sz="4" w:space="0"/>
              <w:left w:val="single" w:color="000000" w:sz="4" w:space="0"/>
              <w:bottom w:val="single" w:color="000000" w:sz="4" w:space="0"/>
              <w:right w:val="single" w:color="000000" w:sz="4" w:space="0"/>
            </w:tcBorders>
            <w:vAlign w:val="center"/>
          </w:tcPr>
          <w:p w14:paraId="6312B3BC">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对外数据接口服务器</w:t>
            </w:r>
          </w:p>
        </w:tc>
        <w:tc>
          <w:tcPr>
            <w:tcW w:w="1855" w:type="pct"/>
            <w:tcBorders>
              <w:top w:val="single" w:color="000000" w:sz="4" w:space="0"/>
              <w:left w:val="single" w:color="000000" w:sz="4" w:space="0"/>
              <w:bottom w:val="single" w:color="000000" w:sz="4" w:space="0"/>
              <w:right w:val="single" w:color="000000" w:sz="4" w:space="0"/>
            </w:tcBorders>
            <w:vAlign w:val="center"/>
          </w:tcPr>
          <w:p w14:paraId="5F860CAF">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国产云服务器服务（16核32G内存600G系统硬盘）</w:t>
            </w:r>
          </w:p>
        </w:tc>
        <w:tc>
          <w:tcPr>
            <w:tcW w:w="309" w:type="pct"/>
            <w:tcBorders>
              <w:top w:val="single" w:color="000000" w:sz="4" w:space="0"/>
              <w:left w:val="single" w:color="000000" w:sz="4" w:space="0"/>
              <w:bottom w:val="single" w:color="000000" w:sz="4" w:space="0"/>
              <w:right w:val="single" w:color="000000" w:sz="4" w:space="0"/>
            </w:tcBorders>
            <w:noWrap/>
            <w:vAlign w:val="center"/>
          </w:tcPr>
          <w:p w14:paraId="34A18A2A">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台/年</w:t>
            </w:r>
          </w:p>
        </w:tc>
        <w:tc>
          <w:tcPr>
            <w:tcW w:w="467" w:type="pct"/>
            <w:tcBorders>
              <w:top w:val="single" w:color="000000" w:sz="4" w:space="0"/>
              <w:left w:val="single" w:color="000000" w:sz="4" w:space="0"/>
              <w:bottom w:val="single" w:color="000000" w:sz="4" w:space="0"/>
              <w:right w:val="single" w:color="000000" w:sz="4" w:space="0"/>
            </w:tcBorders>
            <w:noWrap/>
            <w:vAlign w:val="center"/>
          </w:tcPr>
          <w:p w14:paraId="343E3903">
            <w:pPr>
              <w:widowControl/>
              <w:spacing w:line="240" w:lineRule="auto"/>
              <w:jc w:val="center"/>
              <w:rPr>
                <w:rFonts w:hint="eastAsia" w:ascii="宋体" w:hAnsi="宋体" w:cs="宋体"/>
                <w:color w:val="000000"/>
                <w:kern w:val="0"/>
                <w:sz w:val="22"/>
                <w:szCs w:val="22"/>
              </w:rPr>
            </w:pPr>
            <w:r>
              <w:rPr>
                <w:rFonts w:hint="eastAsia" w:ascii="宋体" w:hAnsi="宋体" w:cs="宋体"/>
                <w:color w:val="000000"/>
                <w:kern w:val="0"/>
                <w:sz w:val="22"/>
                <w:szCs w:val="22"/>
              </w:rPr>
              <w:t>1</w:t>
            </w:r>
          </w:p>
        </w:tc>
      </w:tr>
      <w:tr w14:paraId="2FADB107">
        <w:trPr>
          <w:trHeight w:val="400" w:hRule="atLeast"/>
        </w:trPr>
        <w:tc>
          <w:tcPr>
            <w:tcW w:w="308" w:type="pct"/>
            <w:tcBorders>
              <w:top w:val="single" w:color="000000" w:sz="4" w:space="0"/>
              <w:left w:val="single" w:color="000000" w:sz="4" w:space="0"/>
              <w:bottom w:val="single" w:color="000000" w:sz="4" w:space="0"/>
              <w:right w:val="single" w:color="000000" w:sz="4" w:space="0"/>
            </w:tcBorders>
            <w:noWrap/>
            <w:vAlign w:val="center"/>
          </w:tcPr>
          <w:p w14:paraId="6229110E">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9</w:t>
            </w:r>
          </w:p>
        </w:tc>
        <w:tc>
          <w:tcPr>
            <w:tcW w:w="957" w:type="pct"/>
            <w:vMerge w:val="continue"/>
            <w:tcBorders>
              <w:top w:val="single" w:color="000000" w:sz="4" w:space="0"/>
              <w:left w:val="single" w:color="000000" w:sz="4" w:space="0"/>
              <w:bottom w:val="single" w:color="000000" w:sz="4" w:space="0"/>
              <w:right w:val="single" w:color="000000" w:sz="4" w:space="0"/>
            </w:tcBorders>
            <w:vAlign w:val="center"/>
          </w:tcPr>
          <w:p w14:paraId="5C8040F8">
            <w:pPr>
              <w:widowControl/>
              <w:spacing w:line="240" w:lineRule="auto"/>
              <w:jc w:val="left"/>
              <w:rPr>
                <w:rFonts w:hint="eastAsia" w:ascii="宋体" w:hAnsi="宋体" w:cs="宋体"/>
                <w:color w:val="1F2329"/>
                <w:kern w:val="0"/>
                <w:sz w:val="22"/>
                <w:szCs w:val="22"/>
              </w:rPr>
            </w:pPr>
          </w:p>
        </w:tc>
        <w:tc>
          <w:tcPr>
            <w:tcW w:w="1104" w:type="pct"/>
            <w:tcBorders>
              <w:top w:val="single" w:color="000000" w:sz="4" w:space="0"/>
              <w:left w:val="single" w:color="000000" w:sz="4" w:space="0"/>
              <w:bottom w:val="single" w:color="000000" w:sz="4" w:space="0"/>
              <w:right w:val="single" w:color="000000" w:sz="4" w:space="0"/>
            </w:tcBorders>
            <w:vAlign w:val="center"/>
          </w:tcPr>
          <w:p w14:paraId="3F493FBD">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数据库服务器</w:t>
            </w:r>
          </w:p>
        </w:tc>
        <w:tc>
          <w:tcPr>
            <w:tcW w:w="1855" w:type="pct"/>
            <w:tcBorders>
              <w:top w:val="single" w:color="000000" w:sz="4" w:space="0"/>
              <w:left w:val="single" w:color="000000" w:sz="4" w:space="0"/>
              <w:bottom w:val="single" w:color="000000" w:sz="4" w:space="0"/>
              <w:right w:val="single" w:color="000000" w:sz="4" w:space="0"/>
            </w:tcBorders>
            <w:vAlign w:val="center"/>
          </w:tcPr>
          <w:p w14:paraId="781F00BC">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国产云服务器服务（16核32G内存2.1T系统硬盘）</w:t>
            </w:r>
          </w:p>
        </w:tc>
        <w:tc>
          <w:tcPr>
            <w:tcW w:w="309" w:type="pct"/>
            <w:tcBorders>
              <w:top w:val="single" w:color="000000" w:sz="4" w:space="0"/>
              <w:left w:val="single" w:color="000000" w:sz="4" w:space="0"/>
              <w:bottom w:val="single" w:color="000000" w:sz="4" w:space="0"/>
              <w:right w:val="single" w:color="000000" w:sz="4" w:space="0"/>
            </w:tcBorders>
            <w:noWrap/>
            <w:vAlign w:val="center"/>
          </w:tcPr>
          <w:p w14:paraId="586C2CA6">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台/年</w:t>
            </w:r>
          </w:p>
        </w:tc>
        <w:tc>
          <w:tcPr>
            <w:tcW w:w="467" w:type="pct"/>
            <w:tcBorders>
              <w:top w:val="single" w:color="000000" w:sz="4" w:space="0"/>
              <w:left w:val="single" w:color="000000" w:sz="4" w:space="0"/>
              <w:bottom w:val="single" w:color="000000" w:sz="4" w:space="0"/>
              <w:right w:val="single" w:color="000000" w:sz="4" w:space="0"/>
            </w:tcBorders>
            <w:noWrap/>
            <w:vAlign w:val="center"/>
          </w:tcPr>
          <w:p w14:paraId="48F9BBFD">
            <w:pPr>
              <w:widowControl/>
              <w:spacing w:line="240" w:lineRule="auto"/>
              <w:jc w:val="center"/>
              <w:rPr>
                <w:rFonts w:hint="eastAsia" w:ascii="宋体" w:hAnsi="宋体" w:cs="宋体"/>
                <w:color w:val="000000"/>
                <w:kern w:val="0"/>
                <w:sz w:val="22"/>
                <w:szCs w:val="22"/>
              </w:rPr>
            </w:pPr>
            <w:r>
              <w:rPr>
                <w:rFonts w:hint="eastAsia" w:ascii="宋体" w:hAnsi="宋体" w:cs="宋体"/>
                <w:color w:val="000000"/>
                <w:kern w:val="0"/>
                <w:sz w:val="22"/>
                <w:szCs w:val="22"/>
              </w:rPr>
              <w:t>1</w:t>
            </w:r>
          </w:p>
        </w:tc>
      </w:tr>
      <w:tr w14:paraId="40A9CA09">
        <w:trPr>
          <w:trHeight w:val="400" w:hRule="atLeast"/>
        </w:trPr>
        <w:tc>
          <w:tcPr>
            <w:tcW w:w="308" w:type="pct"/>
            <w:tcBorders>
              <w:top w:val="single" w:color="000000" w:sz="4" w:space="0"/>
              <w:left w:val="single" w:color="000000" w:sz="4" w:space="0"/>
              <w:bottom w:val="single" w:color="000000" w:sz="4" w:space="0"/>
              <w:right w:val="single" w:color="000000" w:sz="4" w:space="0"/>
            </w:tcBorders>
            <w:noWrap/>
            <w:vAlign w:val="center"/>
          </w:tcPr>
          <w:p w14:paraId="356D2466">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10</w:t>
            </w:r>
          </w:p>
        </w:tc>
        <w:tc>
          <w:tcPr>
            <w:tcW w:w="957" w:type="pct"/>
            <w:vMerge w:val="continue"/>
            <w:tcBorders>
              <w:top w:val="single" w:color="000000" w:sz="4" w:space="0"/>
              <w:left w:val="single" w:color="000000" w:sz="4" w:space="0"/>
              <w:bottom w:val="single" w:color="000000" w:sz="4" w:space="0"/>
              <w:right w:val="single" w:color="000000" w:sz="4" w:space="0"/>
            </w:tcBorders>
            <w:vAlign w:val="center"/>
          </w:tcPr>
          <w:p w14:paraId="371A2224">
            <w:pPr>
              <w:widowControl/>
              <w:spacing w:line="240" w:lineRule="auto"/>
              <w:jc w:val="left"/>
              <w:rPr>
                <w:rFonts w:hint="eastAsia" w:ascii="宋体" w:hAnsi="宋体" w:cs="宋体"/>
                <w:color w:val="1F2329"/>
                <w:kern w:val="0"/>
                <w:sz w:val="22"/>
                <w:szCs w:val="22"/>
              </w:rPr>
            </w:pPr>
          </w:p>
        </w:tc>
        <w:tc>
          <w:tcPr>
            <w:tcW w:w="1104" w:type="pct"/>
            <w:tcBorders>
              <w:top w:val="single" w:color="000000" w:sz="4" w:space="0"/>
              <w:left w:val="single" w:color="000000" w:sz="4" w:space="0"/>
              <w:bottom w:val="single" w:color="000000" w:sz="4" w:space="0"/>
              <w:right w:val="single" w:color="000000" w:sz="4" w:space="0"/>
            </w:tcBorders>
            <w:vAlign w:val="center"/>
          </w:tcPr>
          <w:p w14:paraId="009C84B1">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应用服务器</w:t>
            </w:r>
          </w:p>
        </w:tc>
        <w:tc>
          <w:tcPr>
            <w:tcW w:w="1855" w:type="pct"/>
            <w:tcBorders>
              <w:top w:val="single" w:color="000000" w:sz="4" w:space="0"/>
              <w:left w:val="single" w:color="000000" w:sz="4" w:space="0"/>
              <w:bottom w:val="single" w:color="000000" w:sz="4" w:space="0"/>
              <w:right w:val="single" w:color="000000" w:sz="4" w:space="0"/>
            </w:tcBorders>
            <w:vAlign w:val="center"/>
          </w:tcPr>
          <w:p w14:paraId="0F9B23F7">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国产云服务器服务（16核32G内存600G系统硬盘）</w:t>
            </w:r>
          </w:p>
        </w:tc>
        <w:tc>
          <w:tcPr>
            <w:tcW w:w="309" w:type="pct"/>
            <w:tcBorders>
              <w:top w:val="single" w:color="000000" w:sz="4" w:space="0"/>
              <w:left w:val="single" w:color="000000" w:sz="4" w:space="0"/>
              <w:bottom w:val="single" w:color="000000" w:sz="4" w:space="0"/>
              <w:right w:val="single" w:color="000000" w:sz="4" w:space="0"/>
            </w:tcBorders>
            <w:noWrap/>
            <w:vAlign w:val="center"/>
          </w:tcPr>
          <w:p w14:paraId="4DBF6DE8">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台/年</w:t>
            </w:r>
          </w:p>
        </w:tc>
        <w:tc>
          <w:tcPr>
            <w:tcW w:w="467" w:type="pct"/>
            <w:tcBorders>
              <w:top w:val="single" w:color="000000" w:sz="4" w:space="0"/>
              <w:left w:val="single" w:color="000000" w:sz="4" w:space="0"/>
              <w:bottom w:val="single" w:color="000000" w:sz="4" w:space="0"/>
              <w:right w:val="single" w:color="000000" w:sz="4" w:space="0"/>
            </w:tcBorders>
            <w:noWrap/>
            <w:vAlign w:val="center"/>
          </w:tcPr>
          <w:p w14:paraId="43E844F2">
            <w:pPr>
              <w:widowControl/>
              <w:spacing w:line="240" w:lineRule="auto"/>
              <w:jc w:val="center"/>
              <w:rPr>
                <w:rFonts w:hint="eastAsia" w:ascii="宋体" w:hAnsi="宋体" w:cs="宋体"/>
                <w:color w:val="000000"/>
                <w:kern w:val="0"/>
                <w:sz w:val="22"/>
                <w:szCs w:val="22"/>
              </w:rPr>
            </w:pPr>
            <w:r>
              <w:rPr>
                <w:rFonts w:hint="eastAsia" w:ascii="宋体" w:hAnsi="宋体" w:cs="宋体"/>
                <w:color w:val="000000"/>
                <w:kern w:val="0"/>
                <w:sz w:val="22"/>
                <w:szCs w:val="22"/>
              </w:rPr>
              <w:t>1</w:t>
            </w:r>
          </w:p>
        </w:tc>
      </w:tr>
      <w:tr w14:paraId="25CA5E29">
        <w:trPr>
          <w:trHeight w:val="400" w:hRule="atLeast"/>
        </w:trPr>
        <w:tc>
          <w:tcPr>
            <w:tcW w:w="308" w:type="pct"/>
            <w:tcBorders>
              <w:top w:val="single" w:color="000000" w:sz="4" w:space="0"/>
              <w:left w:val="single" w:color="000000" w:sz="4" w:space="0"/>
              <w:bottom w:val="single" w:color="000000" w:sz="4" w:space="0"/>
              <w:right w:val="single" w:color="000000" w:sz="4" w:space="0"/>
            </w:tcBorders>
            <w:noWrap/>
            <w:vAlign w:val="center"/>
          </w:tcPr>
          <w:p w14:paraId="4CB8981B">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11</w:t>
            </w:r>
          </w:p>
        </w:tc>
        <w:tc>
          <w:tcPr>
            <w:tcW w:w="957" w:type="pct"/>
            <w:vMerge w:val="continue"/>
            <w:tcBorders>
              <w:top w:val="single" w:color="000000" w:sz="4" w:space="0"/>
              <w:left w:val="single" w:color="000000" w:sz="4" w:space="0"/>
              <w:bottom w:val="single" w:color="000000" w:sz="4" w:space="0"/>
              <w:right w:val="single" w:color="000000" w:sz="4" w:space="0"/>
            </w:tcBorders>
            <w:vAlign w:val="center"/>
          </w:tcPr>
          <w:p w14:paraId="60B01FAB">
            <w:pPr>
              <w:widowControl/>
              <w:spacing w:line="240" w:lineRule="auto"/>
              <w:jc w:val="left"/>
              <w:rPr>
                <w:rFonts w:hint="eastAsia" w:ascii="宋体" w:hAnsi="宋体" w:cs="宋体"/>
                <w:color w:val="1F2329"/>
                <w:kern w:val="0"/>
                <w:sz w:val="22"/>
                <w:szCs w:val="22"/>
              </w:rPr>
            </w:pPr>
          </w:p>
        </w:tc>
        <w:tc>
          <w:tcPr>
            <w:tcW w:w="1104" w:type="pct"/>
            <w:tcBorders>
              <w:top w:val="single" w:color="000000" w:sz="4" w:space="0"/>
              <w:left w:val="single" w:color="000000" w:sz="4" w:space="0"/>
              <w:bottom w:val="single" w:color="000000" w:sz="4" w:space="0"/>
              <w:right w:val="single" w:color="000000" w:sz="4" w:space="0"/>
            </w:tcBorders>
            <w:vAlign w:val="center"/>
          </w:tcPr>
          <w:p w14:paraId="5FBBD77C">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应用服务器</w:t>
            </w:r>
            <w:del w:id="690" w:author="cc" w:date="2026-05-23T12:56:49Z">
              <w:r>
                <w:rPr>
                  <w:rFonts w:ascii="宋体" w:hAnsi="宋体" w:cs="宋体"/>
                  <w:color w:val="000000"/>
                  <w:kern w:val="0"/>
                  <w:sz w:val="22"/>
                  <w:szCs w:val="22"/>
                </w:rPr>
                <w:delText xml:space="preserve"> </w:delText>
              </w:r>
            </w:del>
            <w:r>
              <w:rPr>
                <w:rFonts w:ascii="宋体" w:hAnsi="宋体" w:cs="宋体"/>
                <w:color w:val="000000"/>
                <w:kern w:val="0"/>
                <w:sz w:val="22"/>
                <w:szCs w:val="22"/>
              </w:rPr>
              <w:t>3</w:t>
            </w:r>
          </w:p>
        </w:tc>
        <w:tc>
          <w:tcPr>
            <w:tcW w:w="1855" w:type="pct"/>
            <w:tcBorders>
              <w:top w:val="single" w:color="000000" w:sz="4" w:space="0"/>
              <w:left w:val="single" w:color="000000" w:sz="4" w:space="0"/>
              <w:bottom w:val="single" w:color="000000" w:sz="4" w:space="0"/>
              <w:right w:val="single" w:color="000000" w:sz="4" w:space="0"/>
            </w:tcBorders>
            <w:vAlign w:val="center"/>
          </w:tcPr>
          <w:p w14:paraId="44468D42">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国产云服务器服务（16核32G内存600G系统硬盘）</w:t>
            </w:r>
          </w:p>
        </w:tc>
        <w:tc>
          <w:tcPr>
            <w:tcW w:w="309" w:type="pct"/>
            <w:tcBorders>
              <w:top w:val="single" w:color="000000" w:sz="4" w:space="0"/>
              <w:left w:val="single" w:color="000000" w:sz="4" w:space="0"/>
              <w:bottom w:val="single" w:color="000000" w:sz="4" w:space="0"/>
              <w:right w:val="single" w:color="000000" w:sz="4" w:space="0"/>
            </w:tcBorders>
            <w:noWrap/>
            <w:vAlign w:val="center"/>
          </w:tcPr>
          <w:p w14:paraId="61A5F551">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台/年</w:t>
            </w:r>
          </w:p>
        </w:tc>
        <w:tc>
          <w:tcPr>
            <w:tcW w:w="467" w:type="pct"/>
            <w:tcBorders>
              <w:top w:val="single" w:color="000000" w:sz="4" w:space="0"/>
              <w:left w:val="single" w:color="000000" w:sz="4" w:space="0"/>
              <w:bottom w:val="single" w:color="000000" w:sz="4" w:space="0"/>
              <w:right w:val="single" w:color="000000" w:sz="4" w:space="0"/>
            </w:tcBorders>
            <w:noWrap/>
            <w:vAlign w:val="center"/>
          </w:tcPr>
          <w:p w14:paraId="36C1042F">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1</w:t>
            </w:r>
          </w:p>
        </w:tc>
      </w:tr>
      <w:tr w14:paraId="60DB979F">
        <w:trPr>
          <w:trHeight w:val="400" w:hRule="atLeast"/>
        </w:trPr>
        <w:tc>
          <w:tcPr>
            <w:tcW w:w="308" w:type="pct"/>
            <w:tcBorders>
              <w:top w:val="single" w:color="000000" w:sz="4" w:space="0"/>
              <w:left w:val="single" w:color="000000" w:sz="4" w:space="0"/>
              <w:bottom w:val="single" w:color="000000" w:sz="4" w:space="0"/>
              <w:right w:val="single" w:color="000000" w:sz="4" w:space="0"/>
            </w:tcBorders>
            <w:noWrap/>
            <w:vAlign w:val="center"/>
          </w:tcPr>
          <w:p w14:paraId="5F8B11A0">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12</w:t>
            </w:r>
          </w:p>
        </w:tc>
        <w:tc>
          <w:tcPr>
            <w:tcW w:w="957" w:type="pct"/>
            <w:vMerge w:val="continue"/>
            <w:tcBorders>
              <w:top w:val="single" w:color="000000" w:sz="4" w:space="0"/>
              <w:left w:val="single" w:color="000000" w:sz="4" w:space="0"/>
              <w:bottom w:val="single" w:color="000000" w:sz="4" w:space="0"/>
              <w:right w:val="single" w:color="000000" w:sz="4" w:space="0"/>
            </w:tcBorders>
            <w:vAlign w:val="center"/>
          </w:tcPr>
          <w:p w14:paraId="753012F2">
            <w:pPr>
              <w:widowControl/>
              <w:spacing w:line="240" w:lineRule="auto"/>
              <w:jc w:val="left"/>
              <w:rPr>
                <w:rFonts w:hint="eastAsia" w:ascii="宋体" w:hAnsi="宋体" w:cs="宋体"/>
                <w:color w:val="1F2329"/>
                <w:kern w:val="0"/>
                <w:sz w:val="22"/>
                <w:szCs w:val="22"/>
              </w:rPr>
            </w:pPr>
          </w:p>
        </w:tc>
        <w:tc>
          <w:tcPr>
            <w:tcW w:w="1104" w:type="pct"/>
            <w:tcBorders>
              <w:top w:val="single" w:color="000000" w:sz="4" w:space="0"/>
              <w:left w:val="single" w:color="000000" w:sz="4" w:space="0"/>
              <w:bottom w:val="single" w:color="000000" w:sz="4" w:space="0"/>
              <w:right w:val="single" w:color="000000" w:sz="4" w:space="0"/>
            </w:tcBorders>
            <w:vAlign w:val="center"/>
          </w:tcPr>
          <w:p w14:paraId="5053B65D">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MinIO</w:t>
            </w:r>
            <w:del w:id="691" w:author="cc" w:date="2026-05-23T12:56:49Z">
              <w:r>
                <w:rPr>
                  <w:rFonts w:ascii="宋体" w:hAnsi="宋体" w:cs="宋体"/>
                  <w:color w:val="000000"/>
                  <w:kern w:val="0"/>
                  <w:sz w:val="22"/>
                  <w:szCs w:val="22"/>
                </w:rPr>
                <w:delText xml:space="preserve"> </w:delText>
              </w:r>
            </w:del>
            <w:r>
              <w:rPr>
                <w:rFonts w:ascii="宋体" w:hAnsi="宋体" w:cs="宋体"/>
                <w:color w:val="000000"/>
                <w:kern w:val="0"/>
                <w:sz w:val="22"/>
                <w:szCs w:val="22"/>
              </w:rPr>
              <w:t>文件服务器（主）</w:t>
            </w:r>
          </w:p>
        </w:tc>
        <w:tc>
          <w:tcPr>
            <w:tcW w:w="1855" w:type="pct"/>
            <w:tcBorders>
              <w:top w:val="single" w:color="000000" w:sz="4" w:space="0"/>
              <w:left w:val="single" w:color="000000" w:sz="4" w:space="0"/>
              <w:bottom w:val="single" w:color="000000" w:sz="4" w:space="0"/>
              <w:right w:val="single" w:color="000000" w:sz="4" w:space="0"/>
            </w:tcBorders>
            <w:vAlign w:val="center"/>
          </w:tcPr>
          <w:p w14:paraId="3687EFB8">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国产云服务器服务（8核16G内存2.1T系统硬盘）</w:t>
            </w:r>
          </w:p>
        </w:tc>
        <w:tc>
          <w:tcPr>
            <w:tcW w:w="309" w:type="pct"/>
            <w:tcBorders>
              <w:top w:val="single" w:color="000000" w:sz="4" w:space="0"/>
              <w:left w:val="single" w:color="000000" w:sz="4" w:space="0"/>
              <w:bottom w:val="single" w:color="000000" w:sz="4" w:space="0"/>
              <w:right w:val="single" w:color="000000" w:sz="4" w:space="0"/>
            </w:tcBorders>
            <w:noWrap/>
            <w:vAlign w:val="center"/>
          </w:tcPr>
          <w:p w14:paraId="180428D5">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台/年</w:t>
            </w:r>
          </w:p>
        </w:tc>
        <w:tc>
          <w:tcPr>
            <w:tcW w:w="467" w:type="pct"/>
            <w:tcBorders>
              <w:top w:val="single" w:color="000000" w:sz="4" w:space="0"/>
              <w:left w:val="single" w:color="000000" w:sz="4" w:space="0"/>
              <w:bottom w:val="single" w:color="000000" w:sz="4" w:space="0"/>
              <w:right w:val="single" w:color="000000" w:sz="4" w:space="0"/>
            </w:tcBorders>
            <w:noWrap/>
            <w:vAlign w:val="center"/>
          </w:tcPr>
          <w:p w14:paraId="729F35B0">
            <w:pPr>
              <w:widowControl/>
              <w:spacing w:line="240" w:lineRule="auto"/>
              <w:jc w:val="center"/>
              <w:rPr>
                <w:rFonts w:hint="eastAsia" w:ascii="宋体" w:hAnsi="宋体" w:cs="宋体"/>
                <w:color w:val="000000"/>
                <w:kern w:val="0"/>
                <w:sz w:val="22"/>
                <w:szCs w:val="22"/>
              </w:rPr>
            </w:pPr>
            <w:r>
              <w:rPr>
                <w:rFonts w:hint="eastAsia" w:ascii="宋体" w:hAnsi="宋体" w:cs="宋体"/>
                <w:color w:val="000000"/>
                <w:kern w:val="0"/>
                <w:sz w:val="22"/>
                <w:szCs w:val="22"/>
              </w:rPr>
              <w:t>1</w:t>
            </w:r>
          </w:p>
        </w:tc>
      </w:tr>
      <w:tr w14:paraId="2BE7B820">
        <w:trPr>
          <w:trHeight w:val="400" w:hRule="atLeast"/>
        </w:trPr>
        <w:tc>
          <w:tcPr>
            <w:tcW w:w="308" w:type="pct"/>
            <w:tcBorders>
              <w:top w:val="single" w:color="000000" w:sz="4" w:space="0"/>
              <w:left w:val="single" w:color="000000" w:sz="4" w:space="0"/>
              <w:bottom w:val="single" w:color="000000" w:sz="4" w:space="0"/>
              <w:right w:val="single" w:color="000000" w:sz="4" w:space="0"/>
            </w:tcBorders>
            <w:noWrap/>
            <w:vAlign w:val="center"/>
          </w:tcPr>
          <w:p w14:paraId="6354A42C">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13</w:t>
            </w:r>
          </w:p>
        </w:tc>
        <w:tc>
          <w:tcPr>
            <w:tcW w:w="957" w:type="pct"/>
            <w:tcBorders>
              <w:top w:val="single" w:color="000000" w:sz="4" w:space="0"/>
              <w:left w:val="single" w:color="000000" w:sz="4" w:space="0"/>
              <w:bottom w:val="single" w:color="000000" w:sz="4" w:space="0"/>
              <w:right w:val="single" w:color="000000" w:sz="4" w:space="0"/>
            </w:tcBorders>
            <w:noWrap/>
            <w:vAlign w:val="center"/>
          </w:tcPr>
          <w:p w14:paraId="412B1E07">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云存储</w:t>
            </w:r>
          </w:p>
        </w:tc>
        <w:tc>
          <w:tcPr>
            <w:tcW w:w="1104" w:type="pct"/>
            <w:tcBorders>
              <w:top w:val="single" w:color="000000" w:sz="4" w:space="0"/>
              <w:left w:val="single" w:color="000000" w:sz="4" w:space="0"/>
              <w:bottom w:val="single" w:color="000000" w:sz="4" w:space="0"/>
              <w:right w:val="single" w:color="000000" w:sz="4" w:space="0"/>
            </w:tcBorders>
            <w:vAlign w:val="center"/>
          </w:tcPr>
          <w:p w14:paraId="2E2BB78E">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云存储</w:t>
            </w:r>
          </w:p>
        </w:tc>
        <w:tc>
          <w:tcPr>
            <w:tcW w:w="1855" w:type="pct"/>
            <w:tcBorders>
              <w:top w:val="single" w:color="000000" w:sz="4" w:space="0"/>
              <w:left w:val="single" w:color="000000" w:sz="4" w:space="0"/>
              <w:bottom w:val="single" w:color="000000" w:sz="4" w:space="0"/>
              <w:right w:val="single" w:color="000000" w:sz="4" w:space="0"/>
            </w:tcBorders>
            <w:vAlign w:val="center"/>
          </w:tcPr>
          <w:p w14:paraId="5E2D8139">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对象存储</w:t>
            </w:r>
          </w:p>
        </w:tc>
        <w:tc>
          <w:tcPr>
            <w:tcW w:w="309" w:type="pct"/>
            <w:tcBorders>
              <w:top w:val="single" w:color="000000" w:sz="4" w:space="0"/>
              <w:left w:val="single" w:color="000000" w:sz="4" w:space="0"/>
              <w:bottom w:val="single" w:color="000000" w:sz="4" w:space="0"/>
              <w:right w:val="single" w:color="000000" w:sz="4" w:space="0"/>
            </w:tcBorders>
            <w:noWrap/>
            <w:vAlign w:val="center"/>
          </w:tcPr>
          <w:p w14:paraId="12C36238">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TB/年</w:t>
            </w:r>
          </w:p>
        </w:tc>
        <w:tc>
          <w:tcPr>
            <w:tcW w:w="467" w:type="pct"/>
            <w:tcBorders>
              <w:top w:val="single" w:color="000000" w:sz="4" w:space="0"/>
              <w:left w:val="single" w:color="000000" w:sz="4" w:space="0"/>
              <w:bottom w:val="single" w:color="000000" w:sz="4" w:space="0"/>
              <w:right w:val="single" w:color="000000" w:sz="4" w:space="0"/>
            </w:tcBorders>
            <w:noWrap/>
            <w:vAlign w:val="center"/>
          </w:tcPr>
          <w:p w14:paraId="6C9BB125">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2</w:t>
            </w:r>
          </w:p>
        </w:tc>
      </w:tr>
      <w:tr w14:paraId="565E4940">
        <w:trPr>
          <w:trHeight w:val="400" w:hRule="atLeast"/>
        </w:trPr>
        <w:tc>
          <w:tcPr>
            <w:tcW w:w="308" w:type="pct"/>
            <w:tcBorders>
              <w:top w:val="single" w:color="000000" w:sz="4" w:space="0"/>
              <w:left w:val="single" w:color="000000" w:sz="4" w:space="0"/>
              <w:bottom w:val="single" w:color="000000" w:sz="4" w:space="0"/>
              <w:right w:val="single" w:color="000000" w:sz="4" w:space="0"/>
            </w:tcBorders>
            <w:noWrap/>
            <w:vAlign w:val="center"/>
          </w:tcPr>
          <w:p w14:paraId="738F7BD0">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14</w:t>
            </w:r>
          </w:p>
        </w:tc>
        <w:tc>
          <w:tcPr>
            <w:tcW w:w="957" w:type="pct"/>
            <w:vMerge w:val="restart"/>
            <w:tcBorders>
              <w:top w:val="single" w:color="000000" w:sz="4" w:space="0"/>
              <w:left w:val="single" w:color="000000" w:sz="4" w:space="0"/>
              <w:bottom w:val="single" w:color="000000" w:sz="4" w:space="0"/>
              <w:right w:val="single" w:color="000000" w:sz="4" w:space="0"/>
            </w:tcBorders>
            <w:noWrap/>
            <w:vAlign w:val="center"/>
          </w:tcPr>
          <w:p w14:paraId="628DD2BF">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软件支撑服务</w:t>
            </w:r>
          </w:p>
        </w:tc>
        <w:tc>
          <w:tcPr>
            <w:tcW w:w="1104" w:type="pct"/>
            <w:tcBorders>
              <w:top w:val="single" w:color="000000" w:sz="4" w:space="0"/>
              <w:left w:val="single" w:color="000000" w:sz="4" w:space="0"/>
              <w:bottom w:val="single" w:color="000000" w:sz="4" w:space="0"/>
              <w:right w:val="single" w:color="000000" w:sz="4" w:space="0"/>
            </w:tcBorders>
            <w:vAlign w:val="center"/>
          </w:tcPr>
          <w:p w14:paraId="75DAD0B6">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数据库</w:t>
            </w:r>
          </w:p>
        </w:tc>
        <w:tc>
          <w:tcPr>
            <w:tcW w:w="1855" w:type="pct"/>
            <w:tcBorders>
              <w:top w:val="single" w:color="000000" w:sz="4" w:space="0"/>
              <w:left w:val="single" w:color="000000" w:sz="4" w:space="0"/>
              <w:bottom w:val="single" w:color="000000" w:sz="4" w:space="0"/>
              <w:right w:val="single" w:color="000000" w:sz="4" w:space="0"/>
            </w:tcBorders>
            <w:vAlign w:val="center"/>
          </w:tcPr>
          <w:p w14:paraId="6685C276">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数据库（16核32GB）</w:t>
            </w:r>
          </w:p>
        </w:tc>
        <w:tc>
          <w:tcPr>
            <w:tcW w:w="309" w:type="pct"/>
            <w:tcBorders>
              <w:top w:val="single" w:color="000000" w:sz="4" w:space="0"/>
              <w:left w:val="single" w:color="000000" w:sz="4" w:space="0"/>
              <w:bottom w:val="single" w:color="000000" w:sz="4" w:space="0"/>
              <w:right w:val="single" w:color="000000" w:sz="4" w:space="0"/>
            </w:tcBorders>
            <w:noWrap/>
            <w:vAlign w:val="center"/>
          </w:tcPr>
          <w:p w14:paraId="34821BE2">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套/年</w:t>
            </w:r>
          </w:p>
        </w:tc>
        <w:tc>
          <w:tcPr>
            <w:tcW w:w="467" w:type="pct"/>
            <w:tcBorders>
              <w:top w:val="single" w:color="000000" w:sz="4" w:space="0"/>
              <w:left w:val="single" w:color="000000" w:sz="4" w:space="0"/>
              <w:bottom w:val="single" w:color="000000" w:sz="4" w:space="0"/>
              <w:right w:val="single" w:color="000000" w:sz="4" w:space="0"/>
            </w:tcBorders>
            <w:noWrap/>
            <w:vAlign w:val="center"/>
          </w:tcPr>
          <w:p w14:paraId="7E747FF8">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6</w:t>
            </w:r>
          </w:p>
        </w:tc>
      </w:tr>
      <w:tr w14:paraId="014D3EF4">
        <w:trPr>
          <w:trHeight w:val="400" w:hRule="atLeast"/>
        </w:trPr>
        <w:tc>
          <w:tcPr>
            <w:tcW w:w="308" w:type="pct"/>
            <w:tcBorders>
              <w:top w:val="single" w:color="000000" w:sz="4" w:space="0"/>
              <w:left w:val="single" w:color="000000" w:sz="4" w:space="0"/>
              <w:bottom w:val="single" w:color="000000" w:sz="4" w:space="0"/>
              <w:right w:val="single" w:color="000000" w:sz="4" w:space="0"/>
            </w:tcBorders>
            <w:noWrap/>
            <w:vAlign w:val="center"/>
          </w:tcPr>
          <w:p w14:paraId="7A2CF556">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15</w:t>
            </w:r>
          </w:p>
        </w:tc>
        <w:tc>
          <w:tcPr>
            <w:tcW w:w="957" w:type="pct"/>
            <w:vMerge w:val="continue"/>
            <w:tcBorders>
              <w:top w:val="single" w:color="000000" w:sz="4" w:space="0"/>
              <w:left w:val="single" w:color="000000" w:sz="4" w:space="0"/>
              <w:bottom w:val="single" w:color="000000" w:sz="4" w:space="0"/>
              <w:right w:val="single" w:color="000000" w:sz="4" w:space="0"/>
            </w:tcBorders>
            <w:vAlign w:val="center"/>
          </w:tcPr>
          <w:p w14:paraId="29CCE352">
            <w:pPr>
              <w:widowControl/>
              <w:spacing w:line="240" w:lineRule="auto"/>
              <w:jc w:val="left"/>
              <w:rPr>
                <w:rFonts w:hint="eastAsia" w:ascii="宋体" w:hAnsi="宋体" w:cs="宋体"/>
                <w:color w:val="000000"/>
                <w:kern w:val="0"/>
                <w:sz w:val="22"/>
                <w:szCs w:val="22"/>
              </w:rPr>
            </w:pPr>
          </w:p>
        </w:tc>
        <w:tc>
          <w:tcPr>
            <w:tcW w:w="1104" w:type="pct"/>
            <w:tcBorders>
              <w:top w:val="single" w:color="000000" w:sz="4" w:space="0"/>
              <w:left w:val="single" w:color="000000" w:sz="4" w:space="0"/>
              <w:bottom w:val="single" w:color="000000" w:sz="4" w:space="0"/>
              <w:right w:val="single" w:color="000000" w:sz="4" w:space="0"/>
            </w:tcBorders>
            <w:vAlign w:val="center"/>
          </w:tcPr>
          <w:p w14:paraId="34399D07">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数据库</w:t>
            </w:r>
          </w:p>
        </w:tc>
        <w:tc>
          <w:tcPr>
            <w:tcW w:w="1855" w:type="pct"/>
            <w:tcBorders>
              <w:top w:val="single" w:color="000000" w:sz="4" w:space="0"/>
              <w:left w:val="single" w:color="000000" w:sz="4" w:space="0"/>
              <w:bottom w:val="single" w:color="000000" w:sz="4" w:space="0"/>
              <w:right w:val="single" w:color="000000" w:sz="4" w:space="0"/>
            </w:tcBorders>
            <w:vAlign w:val="center"/>
          </w:tcPr>
          <w:p w14:paraId="2149E006">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数据库（8核16GB）</w:t>
            </w:r>
          </w:p>
        </w:tc>
        <w:tc>
          <w:tcPr>
            <w:tcW w:w="309" w:type="pct"/>
            <w:tcBorders>
              <w:top w:val="single" w:color="000000" w:sz="4" w:space="0"/>
              <w:left w:val="single" w:color="000000" w:sz="4" w:space="0"/>
              <w:bottom w:val="single" w:color="000000" w:sz="4" w:space="0"/>
              <w:right w:val="single" w:color="000000" w:sz="4" w:space="0"/>
            </w:tcBorders>
            <w:noWrap/>
            <w:vAlign w:val="center"/>
          </w:tcPr>
          <w:p w14:paraId="2A240EC9">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套/年</w:t>
            </w:r>
          </w:p>
        </w:tc>
        <w:tc>
          <w:tcPr>
            <w:tcW w:w="467" w:type="pct"/>
            <w:tcBorders>
              <w:top w:val="single" w:color="000000" w:sz="4" w:space="0"/>
              <w:left w:val="single" w:color="000000" w:sz="4" w:space="0"/>
              <w:bottom w:val="single" w:color="000000" w:sz="4" w:space="0"/>
              <w:right w:val="single" w:color="000000" w:sz="4" w:space="0"/>
            </w:tcBorders>
            <w:noWrap/>
            <w:vAlign w:val="center"/>
          </w:tcPr>
          <w:p w14:paraId="44580F3C">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2</w:t>
            </w:r>
          </w:p>
        </w:tc>
      </w:tr>
      <w:tr w14:paraId="2ED691EF">
        <w:trPr>
          <w:trHeight w:val="400" w:hRule="atLeast"/>
        </w:trPr>
        <w:tc>
          <w:tcPr>
            <w:tcW w:w="308" w:type="pct"/>
            <w:tcBorders>
              <w:top w:val="single" w:color="000000" w:sz="4" w:space="0"/>
              <w:left w:val="single" w:color="000000" w:sz="4" w:space="0"/>
              <w:bottom w:val="single" w:color="000000" w:sz="4" w:space="0"/>
              <w:right w:val="single" w:color="000000" w:sz="4" w:space="0"/>
            </w:tcBorders>
            <w:noWrap/>
            <w:vAlign w:val="center"/>
          </w:tcPr>
          <w:p w14:paraId="0B74B511">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16</w:t>
            </w:r>
          </w:p>
        </w:tc>
        <w:tc>
          <w:tcPr>
            <w:tcW w:w="957" w:type="pct"/>
            <w:vMerge w:val="continue"/>
            <w:tcBorders>
              <w:top w:val="single" w:color="000000" w:sz="4" w:space="0"/>
              <w:left w:val="single" w:color="000000" w:sz="4" w:space="0"/>
              <w:bottom w:val="single" w:color="000000" w:sz="4" w:space="0"/>
              <w:right w:val="single" w:color="000000" w:sz="4" w:space="0"/>
            </w:tcBorders>
            <w:vAlign w:val="center"/>
          </w:tcPr>
          <w:p w14:paraId="1752F6EA">
            <w:pPr>
              <w:widowControl/>
              <w:spacing w:line="240" w:lineRule="auto"/>
              <w:jc w:val="left"/>
              <w:rPr>
                <w:rFonts w:hint="eastAsia" w:ascii="宋体" w:hAnsi="宋体" w:cs="宋体"/>
                <w:color w:val="000000"/>
                <w:kern w:val="0"/>
                <w:sz w:val="22"/>
                <w:szCs w:val="22"/>
              </w:rPr>
            </w:pPr>
          </w:p>
        </w:tc>
        <w:tc>
          <w:tcPr>
            <w:tcW w:w="1104" w:type="pct"/>
            <w:tcBorders>
              <w:top w:val="single" w:color="000000" w:sz="4" w:space="0"/>
              <w:left w:val="single" w:color="000000" w:sz="4" w:space="0"/>
              <w:bottom w:val="single" w:color="000000" w:sz="4" w:space="0"/>
              <w:right w:val="single" w:color="000000" w:sz="4" w:space="0"/>
            </w:tcBorders>
            <w:vAlign w:val="center"/>
          </w:tcPr>
          <w:p w14:paraId="64D734A7">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中间件</w:t>
            </w:r>
          </w:p>
        </w:tc>
        <w:tc>
          <w:tcPr>
            <w:tcW w:w="1855" w:type="pct"/>
            <w:tcBorders>
              <w:top w:val="single" w:color="000000" w:sz="4" w:space="0"/>
              <w:left w:val="single" w:color="000000" w:sz="4" w:space="0"/>
              <w:bottom w:val="single" w:color="000000" w:sz="4" w:space="0"/>
              <w:right w:val="single" w:color="000000" w:sz="4" w:space="0"/>
            </w:tcBorders>
            <w:vAlign w:val="center"/>
          </w:tcPr>
          <w:p w14:paraId="2F0BD15C">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中间件（16核32GB）</w:t>
            </w:r>
          </w:p>
        </w:tc>
        <w:tc>
          <w:tcPr>
            <w:tcW w:w="309" w:type="pct"/>
            <w:tcBorders>
              <w:top w:val="single" w:color="000000" w:sz="4" w:space="0"/>
              <w:left w:val="single" w:color="000000" w:sz="4" w:space="0"/>
              <w:bottom w:val="single" w:color="000000" w:sz="4" w:space="0"/>
              <w:right w:val="single" w:color="000000" w:sz="4" w:space="0"/>
            </w:tcBorders>
            <w:noWrap/>
            <w:vAlign w:val="center"/>
          </w:tcPr>
          <w:p w14:paraId="736B7AC1">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套/年</w:t>
            </w:r>
          </w:p>
        </w:tc>
        <w:tc>
          <w:tcPr>
            <w:tcW w:w="467" w:type="pct"/>
            <w:tcBorders>
              <w:top w:val="single" w:color="000000" w:sz="4" w:space="0"/>
              <w:left w:val="single" w:color="000000" w:sz="4" w:space="0"/>
              <w:bottom w:val="single" w:color="000000" w:sz="4" w:space="0"/>
              <w:right w:val="single" w:color="000000" w:sz="4" w:space="0"/>
            </w:tcBorders>
            <w:noWrap/>
            <w:vAlign w:val="center"/>
          </w:tcPr>
          <w:p w14:paraId="7D513120">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6</w:t>
            </w:r>
          </w:p>
        </w:tc>
      </w:tr>
      <w:tr w14:paraId="57686CC3">
        <w:trPr>
          <w:trHeight w:val="400" w:hRule="atLeast"/>
        </w:trPr>
        <w:tc>
          <w:tcPr>
            <w:tcW w:w="308" w:type="pct"/>
            <w:tcBorders>
              <w:top w:val="single" w:color="000000" w:sz="4" w:space="0"/>
              <w:left w:val="single" w:color="000000" w:sz="4" w:space="0"/>
              <w:bottom w:val="single" w:color="000000" w:sz="4" w:space="0"/>
              <w:right w:val="single" w:color="000000" w:sz="4" w:space="0"/>
            </w:tcBorders>
            <w:noWrap/>
            <w:vAlign w:val="center"/>
          </w:tcPr>
          <w:p w14:paraId="78A95AA8">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17</w:t>
            </w:r>
          </w:p>
        </w:tc>
        <w:tc>
          <w:tcPr>
            <w:tcW w:w="957" w:type="pct"/>
            <w:vMerge w:val="continue"/>
            <w:tcBorders>
              <w:top w:val="single" w:color="000000" w:sz="4" w:space="0"/>
              <w:left w:val="single" w:color="000000" w:sz="4" w:space="0"/>
              <w:bottom w:val="single" w:color="000000" w:sz="4" w:space="0"/>
              <w:right w:val="single" w:color="000000" w:sz="4" w:space="0"/>
            </w:tcBorders>
            <w:vAlign w:val="center"/>
          </w:tcPr>
          <w:p w14:paraId="1407E142">
            <w:pPr>
              <w:widowControl/>
              <w:spacing w:line="240" w:lineRule="auto"/>
              <w:jc w:val="left"/>
              <w:rPr>
                <w:rFonts w:hint="eastAsia" w:ascii="宋体" w:hAnsi="宋体" w:cs="宋体"/>
                <w:color w:val="000000"/>
                <w:kern w:val="0"/>
                <w:sz w:val="22"/>
                <w:szCs w:val="22"/>
              </w:rPr>
            </w:pPr>
          </w:p>
        </w:tc>
        <w:tc>
          <w:tcPr>
            <w:tcW w:w="1104" w:type="pct"/>
            <w:tcBorders>
              <w:top w:val="single" w:color="000000" w:sz="4" w:space="0"/>
              <w:left w:val="single" w:color="000000" w:sz="4" w:space="0"/>
              <w:bottom w:val="single" w:color="000000" w:sz="4" w:space="0"/>
              <w:right w:val="single" w:color="000000" w:sz="4" w:space="0"/>
            </w:tcBorders>
            <w:vAlign w:val="center"/>
          </w:tcPr>
          <w:p w14:paraId="0D596F21">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中间件</w:t>
            </w:r>
          </w:p>
        </w:tc>
        <w:tc>
          <w:tcPr>
            <w:tcW w:w="1855" w:type="pct"/>
            <w:tcBorders>
              <w:top w:val="single" w:color="000000" w:sz="4" w:space="0"/>
              <w:left w:val="single" w:color="000000" w:sz="4" w:space="0"/>
              <w:bottom w:val="single" w:color="000000" w:sz="4" w:space="0"/>
              <w:right w:val="single" w:color="000000" w:sz="4" w:space="0"/>
            </w:tcBorders>
            <w:vAlign w:val="center"/>
          </w:tcPr>
          <w:p w14:paraId="3B0909C6">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中间件（8核32GB）</w:t>
            </w:r>
          </w:p>
        </w:tc>
        <w:tc>
          <w:tcPr>
            <w:tcW w:w="309" w:type="pct"/>
            <w:tcBorders>
              <w:top w:val="single" w:color="000000" w:sz="4" w:space="0"/>
              <w:left w:val="single" w:color="000000" w:sz="4" w:space="0"/>
              <w:bottom w:val="single" w:color="000000" w:sz="4" w:space="0"/>
              <w:right w:val="single" w:color="000000" w:sz="4" w:space="0"/>
            </w:tcBorders>
            <w:noWrap/>
            <w:vAlign w:val="center"/>
          </w:tcPr>
          <w:p w14:paraId="64C8C107">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套/年</w:t>
            </w:r>
          </w:p>
        </w:tc>
        <w:tc>
          <w:tcPr>
            <w:tcW w:w="467" w:type="pct"/>
            <w:tcBorders>
              <w:top w:val="single" w:color="000000" w:sz="4" w:space="0"/>
              <w:left w:val="single" w:color="000000" w:sz="4" w:space="0"/>
              <w:bottom w:val="single" w:color="000000" w:sz="4" w:space="0"/>
              <w:right w:val="single" w:color="000000" w:sz="4" w:space="0"/>
            </w:tcBorders>
            <w:noWrap/>
            <w:vAlign w:val="center"/>
          </w:tcPr>
          <w:p w14:paraId="04A20A0E">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5</w:t>
            </w:r>
          </w:p>
        </w:tc>
      </w:tr>
      <w:tr w14:paraId="0E2D38CF">
        <w:trPr>
          <w:trHeight w:val="400" w:hRule="atLeast"/>
        </w:trPr>
        <w:tc>
          <w:tcPr>
            <w:tcW w:w="308" w:type="pct"/>
            <w:tcBorders>
              <w:top w:val="single" w:color="000000" w:sz="4" w:space="0"/>
              <w:left w:val="single" w:color="000000" w:sz="4" w:space="0"/>
              <w:bottom w:val="single" w:color="000000" w:sz="4" w:space="0"/>
              <w:right w:val="single" w:color="000000" w:sz="4" w:space="0"/>
            </w:tcBorders>
            <w:noWrap/>
            <w:vAlign w:val="center"/>
          </w:tcPr>
          <w:p w14:paraId="5C215F16">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18</w:t>
            </w:r>
          </w:p>
        </w:tc>
        <w:tc>
          <w:tcPr>
            <w:tcW w:w="957" w:type="pct"/>
            <w:vMerge w:val="restart"/>
            <w:tcBorders>
              <w:top w:val="single" w:color="000000" w:sz="4" w:space="0"/>
              <w:left w:val="single" w:color="000000" w:sz="4" w:space="0"/>
              <w:bottom w:val="single" w:color="000000" w:sz="4" w:space="0"/>
              <w:right w:val="single" w:color="000000" w:sz="4" w:space="0"/>
            </w:tcBorders>
            <w:noWrap/>
            <w:vAlign w:val="center"/>
          </w:tcPr>
          <w:p w14:paraId="0749BE90">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安全服务</w:t>
            </w:r>
          </w:p>
        </w:tc>
        <w:tc>
          <w:tcPr>
            <w:tcW w:w="1104" w:type="pct"/>
            <w:tcBorders>
              <w:top w:val="single" w:color="000000" w:sz="4" w:space="0"/>
              <w:left w:val="single" w:color="000000" w:sz="4" w:space="0"/>
              <w:bottom w:val="single" w:color="000000" w:sz="4" w:space="0"/>
              <w:right w:val="single" w:color="000000" w:sz="4" w:space="0"/>
            </w:tcBorders>
            <w:vAlign w:val="center"/>
          </w:tcPr>
          <w:p w14:paraId="33205F8C">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网络入侵防护服务（含IPS+IDS)</w:t>
            </w:r>
          </w:p>
        </w:tc>
        <w:tc>
          <w:tcPr>
            <w:tcW w:w="1855" w:type="pct"/>
            <w:tcBorders>
              <w:top w:val="single" w:color="000000" w:sz="4" w:space="0"/>
              <w:left w:val="single" w:color="000000" w:sz="4" w:space="0"/>
              <w:bottom w:val="single" w:color="000000" w:sz="4" w:space="0"/>
              <w:right w:val="single" w:color="000000" w:sz="4" w:space="0"/>
            </w:tcBorders>
            <w:vAlign w:val="center"/>
          </w:tcPr>
          <w:p w14:paraId="7BFE5167">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网络入侵防护服务（含IPS+IDS)</w:t>
            </w:r>
          </w:p>
        </w:tc>
        <w:tc>
          <w:tcPr>
            <w:tcW w:w="309" w:type="pct"/>
            <w:tcBorders>
              <w:top w:val="single" w:color="000000" w:sz="4" w:space="0"/>
              <w:left w:val="single" w:color="000000" w:sz="4" w:space="0"/>
              <w:bottom w:val="single" w:color="000000" w:sz="4" w:space="0"/>
              <w:right w:val="single" w:color="000000" w:sz="4" w:space="0"/>
            </w:tcBorders>
            <w:noWrap/>
            <w:vAlign w:val="center"/>
          </w:tcPr>
          <w:p w14:paraId="6685CA8F">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套/年</w:t>
            </w:r>
          </w:p>
        </w:tc>
        <w:tc>
          <w:tcPr>
            <w:tcW w:w="467" w:type="pct"/>
            <w:tcBorders>
              <w:top w:val="single" w:color="000000" w:sz="4" w:space="0"/>
              <w:left w:val="single" w:color="000000" w:sz="4" w:space="0"/>
              <w:bottom w:val="single" w:color="000000" w:sz="4" w:space="0"/>
              <w:right w:val="single" w:color="000000" w:sz="4" w:space="0"/>
            </w:tcBorders>
            <w:noWrap/>
            <w:vAlign w:val="center"/>
          </w:tcPr>
          <w:p w14:paraId="35B8D0C0">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1</w:t>
            </w:r>
          </w:p>
        </w:tc>
      </w:tr>
      <w:tr w14:paraId="005FA336">
        <w:trPr>
          <w:trHeight w:val="400" w:hRule="atLeast"/>
        </w:trPr>
        <w:tc>
          <w:tcPr>
            <w:tcW w:w="308" w:type="pct"/>
            <w:tcBorders>
              <w:top w:val="single" w:color="000000" w:sz="4" w:space="0"/>
              <w:left w:val="single" w:color="000000" w:sz="4" w:space="0"/>
              <w:bottom w:val="single" w:color="000000" w:sz="4" w:space="0"/>
              <w:right w:val="single" w:color="000000" w:sz="4" w:space="0"/>
            </w:tcBorders>
            <w:noWrap/>
            <w:vAlign w:val="center"/>
          </w:tcPr>
          <w:p w14:paraId="77E9159E">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19</w:t>
            </w:r>
          </w:p>
        </w:tc>
        <w:tc>
          <w:tcPr>
            <w:tcW w:w="957" w:type="pct"/>
            <w:vMerge w:val="continue"/>
            <w:tcBorders>
              <w:top w:val="single" w:color="000000" w:sz="4" w:space="0"/>
              <w:left w:val="single" w:color="000000" w:sz="4" w:space="0"/>
              <w:bottom w:val="single" w:color="000000" w:sz="4" w:space="0"/>
              <w:right w:val="single" w:color="000000" w:sz="4" w:space="0"/>
            </w:tcBorders>
            <w:vAlign w:val="center"/>
          </w:tcPr>
          <w:p w14:paraId="43EF45FC">
            <w:pPr>
              <w:widowControl/>
              <w:spacing w:line="240" w:lineRule="auto"/>
              <w:jc w:val="left"/>
              <w:rPr>
                <w:rFonts w:hint="eastAsia" w:ascii="宋体" w:hAnsi="宋体" w:cs="宋体"/>
                <w:color w:val="000000"/>
                <w:kern w:val="0"/>
                <w:sz w:val="22"/>
                <w:szCs w:val="22"/>
              </w:rPr>
            </w:pPr>
          </w:p>
        </w:tc>
        <w:tc>
          <w:tcPr>
            <w:tcW w:w="1104" w:type="pct"/>
            <w:tcBorders>
              <w:top w:val="single" w:color="000000" w:sz="4" w:space="0"/>
              <w:left w:val="single" w:color="000000" w:sz="4" w:space="0"/>
              <w:bottom w:val="single" w:color="000000" w:sz="4" w:space="0"/>
              <w:right w:val="single" w:color="000000" w:sz="4" w:space="0"/>
            </w:tcBorders>
            <w:vAlign w:val="center"/>
          </w:tcPr>
          <w:p w14:paraId="4D5CAA7D">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主机安全服务</w:t>
            </w:r>
          </w:p>
        </w:tc>
        <w:tc>
          <w:tcPr>
            <w:tcW w:w="1855" w:type="pct"/>
            <w:tcBorders>
              <w:top w:val="single" w:color="000000" w:sz="4" w:space="0"/>
              <w:left w:val="single" w:color="000000" w:sz="4" w:space="0"/>
              <w:bottom w:val="single" w:color="000000" w:sz="4" w:space="0"/>
              <w:right w:val="single" w:color="000000" w:sz="4" w:space="0"/>
            </w:tcBorders>
            <w:vAlign w:val="center"/>
          </w:tcPr>
          <w:p w14:paraId="7705645C">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主机安全服务</w:t>
            </w:r>
          </w:p>
        </w:tc>
        <w:tc>
          <w:tcPr>
            <w:tcW w:w="309" w:type="pct"/>
            <w:tcBorders>
              <w:top w:val="single" w:color="000000" w:sz="4" w:space="0"/>
              <w:left w:val="single" w:color="000000" w:sz="4" w:space="0"/>
              <w:bottom w:val="single" w:color="000000" w:sz="4" w:space="0"/>
              <w:right w:val="single" w:color="000000" w:sz="4" w:space="0"/>
            </w:tcBorders>
            <w:noWrap/>
            <w:vAlign w:val="center"/>
          </w:tcPr>
          <w:p w14:paraId="24E80D4B">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主机/年</w:t>
            </w:r>
          </w:p>
        </w:tc>
        <w:tc>
          <w:tcPr>
            <w:tcW w:w="467" w:type="pct"/>
            <w:tcBorders>
              <w:top w:val="single" w:color="000000" w:sz="4" w:space="0"/>
              <w:left w:val="single" w:color="000000" w:sz="4" w:space="0"/>
              <w:bottom w:val="single" w:color="000000" w:sz="4" w:space="0"/>
              <w:right w:val="single" w:color="000000" w:sz="4" w:space="0"/>
            </w:tcBorders>
            <w:noWrap/>
            <w:vAlign w:val="center"/>
          </w:tcPr>
          <w:p w14:paraId="7552B110">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20</w:t>
            </w:r>
          </w:p>
        </w:tc>
      </w:tr>
      <w:tr w14:paraId="2ABE18CF">
        <w:trPr>
          <w:trHeight w:val="400" w:hRule="atLeast"/>
        </w:trPr>
        <w:tc>
          <w:tcPr>
            <w:tcW w:w="308" w:type="pct"/>
            <w:tcBorders>
              <w:top w:val="single" w:color="000000" w:sz="4" w:space="0"/>
              <w:left w:val="single" w:color="000000" w:sz="4" w:space="0"/>
              <w:bottom w:val="single" w:color="000000" w:sz="4" w:space="0"/>
              <w:right w:val="single" w:color="000000" w:sz="4" w:space="0"/>
            </w:tcBorders>
            <w:noWrap/>
            <w:vAlign w:val="center"/>
          </w:tcPr>
          <w:p w14:paraId="7004ED69">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20</w:t>
            </w:r>
          </w:p>
        </w:tc>
        <w:tc>
          <w:tcPr>
            <w:tcW w:w="957" w:type="pct"/>
            <w:vMerge w:val="continue"/>
            <w:tcBorders>
              <w:top w:val="single" w:color="000000" w:sz="4" w:space="0"/>
              <w:left w:val="single" w:color="000000" w:sz="4" w:space="0"/>
              <w:bottom w:val="single" w:color="000000" w:sz="4" w:space="0"/>
              <w:right w:val="single" w:color="000000" w:sz="4" w:space="0"/>
            </w:tcBorders>
            <w:vAlign w:val="center"/>
          </w:tcPr>
          <w:p w14:paraId="0814C817">
            <w:pPr>
              <w:widowControl/>
              <w:spacing w:line="240" w:lineRule="auto"/>
              <w:jc w:val="left"/>
              <w:rPr>
                <w:rFonts w:hint="eastAsia" w:ascii="宋体" w:hAnsi="宋体" w:cs="宋体"/>
                <w:color w:val="000000"/>
                <w:kern w:val="0"/>
                <w:sz w:val="22"/>
                <w:szCs w:val="22"/>
              </w:rPr>
            </w:pPr>
          </w:p>
        </w:tc>
        <w:tc>
          <w:tcPr>
            <w:tcW w:w="1104" w:type="pct"/>
            <w:tcBorders>
              <w:top w:val="single" w:color="000000" w:sz="4" w:space="0"/>
              <w:left w:val="single" w:color="000000" w:sz="4" w:space="0"/>
              <w:bottom w:val="single" w:color="000000" w:sz="4" w:space="0"/>
              <w:right w:val="single" w:color="000000" w:sz="4" w:space="0"/>
            </w:tcBorders>
            <w:vAlign w:val="center"/>
          </w:tcPr>
          <w:p w14:paraId="204CCE48">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漏洞扫描服务</w:t>
            </w:r>
          </w:p>
        </w:tc>
        <w:tc>
          <w:tcPr>
            <w:tcW w:w="1855" w:type="pct"/>
            <w:tcBorders>
              <w:top w:val="single" w:color="000000" w:sz="4" w:space="0"/>
              <w:left w:val="single" w:color="000000" w:sz="4" w:space="0"/>
              <w:bottom w:val="single" w:color="000000" w:sz="4" w:space="0"/>
              <w:right w:val="single" w:color="000000" w:sz="4" w:space="0"/>
            </w:tcBorders>
            <w:vAlign w:val="center"/>
          </w:tcPr>
          <w:p w14:paraId="3D927546">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漏洞扫描服务</w:t>
            </w:r>
          </w:p>
        </w:tc>
        <w:tc>
          <w:tcPr>
            <w:tcW w:w="309" w:type="pct"/>
            <w:tcBorders>
              <w:top w:val="single" w:color="000000" w:sz="4" w:space="0"/>
              <w:left w:val="single" w:color="000000" w:sz="4" w:space="0"/>
              <w:bottom w:val="single" w:color="000000" w:sz="4" w:space="0"/>
              <w:right w:val="single" w:color="000000" w:sz="4" w:space="0"/>
            </w:tcBorders>
            <w:noWrap/>
            <w:vAlign w:val="center"/>
          </w:tcPr>
          <w:p w14:paraId="36A9E575">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次/年</w:t>
            </w:r>
          </w:p>
        </w:tc>
        <w:tc>
          <w:tcPr>
            <w:tcW w:w="467" w:type="pct"/>
            <w:tcBorders>
              <w:top w:val="single" w:color="000000" w:sz="4" w:space="0"/>
              <w:left w:val="single" w:color="000000" w:sz="4" w:space="0"/>
              <w:bottom w:val="single" w:color="000000" w:sz="4" w:space="0"/>
              <w:right w:val="single" w:color="000000" w:sz="4" w:space="0"/>
            </w:tcBorders>
            <w:noWrap/>
            <w:vAlign w:val="center"/>
          </w:tcPr>
          <w:p w14:paraId="2ED489FA">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12</w:t>
            </w:r>
          </w:p>
        </w:tc>
      </w:tr>
      <w:tr w14:paraId="2892C3CD">
        <w:trPr>
          <w:trHeight w:val="400" w:hRule="atLeast"/>
        </w:trPr>
        <w:tc>
          <w:tcPr>
            <w:tcW w:w="308" w:type="pct"/>
            <w:tcBorders>
              <w:top w:val="single" w:color="000000" w:sz="4" w:space="0"/>
              <w:left w:val="single" w:color="000000" w:sz="4" w:space="0"/>
              <w:bottom w:val="single" w:color="000000" w:sz="4" w:space="0"/>
              <w:right w:val="single" w:color="000000" w:sz="4" w:space="0"/>
            </w:tcBorders>
            <w:noWrap/>
            <w:vAlign w:val="center"/>
          </w:tcPr>
          <w:p w14:paraId="59CA80A2">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21</w:t>
            </w:r>
          </w:p>
        </w:tc>
        <w:tc>
          <w:tcPr>
            <w:tcW w:w="957" w:type="pct"/>
            <w:vMerge w:val="continue"/>
            <w:tcBorders>
              <w:top w:val="single" w:color="000000" w:sz="4" w:space="0"/>
              <w:left w:val="single" w:color="000000" w:sz="4" w:space="0"/>
              <w:bottom w:val="single" w:color="000000" w:sz="4" w:space="0"/>
              <w:right w:val="single" w:color="000000" w:sz="4" w:space="0"/>
            </w:tcBorders>
            <w:vAlign w:val="center"/>
          </w:tcPr>
          <w:p w14:paraId="48B5B2F9">
            <w:pPr>
              <w:widowControl/>
              <w:spacing w:line="240" w:lineRule="auto"/>
              <w:jc w:val="left"/>
              <w:rPr>
                <w:rFonts w:hint="eastAsia" w:ascii="宋体" w:hAnsi="宋体" w:cs="宋体"/>
                <w:color w:val="000000"/>
                <w:kern w:val="0"/>
                <w:sz w:val="22"/>
                <w:szCs w:val="22"/>
              </w:rPr>
            </w:pPr>
          </w:p>
        </w:tc>
        <w:tc>
          <w:tcPr>
            <w:tcW w:w="1104" w:type="pct"/>
            <w:tcBorders>
              <w:top w:val="single" w:color="000000" w:sz="4" w:space="0"/>
              <w:left w:val="single" w:color="000000" w:sz="4" w:space="0"/>
              <w:bottom w:val="single" w:color="000000" w:sz="4" w:space="0"/>
              <w:right w:val="single" w:color="000000" w:sz="4" w:space="0"/>
            </w:tcBorders>
            <w:vAlign w:val="center"/>
          </w:tcPr>
          <w:p w14:paraId="7D9FD86A">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数据库安全审计一实例版(1数据库)</w:t>
            </w:r>
          </w:p>
        </w:tc>
        <w:tc>
          <w:tcPr>
            <w:tcW w:w="1855" w:type="pct"/>
            <w:tcBorders>
              <w:top w:val="single" w:color="000000" w:sz="4" w:space="0"/>
              <w:left w:val="single" w:color="000000" w:sz="4" w:space="0"/>
              <w:bottom w:val="single" w:color="000000" w:sz="4" w:space="0"/>
              <w:right w:val="single" w:color="000000" w:sz="4" w:space="0"/>
            </w:tcBorders>
            <w:vAlign w:val="center"/>
          </w:tcPr>
          <w:p w14:paraId="783E522A">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数据库安全审计一实例版(1数据库)</w:t>
            </w:r>
          </w:p>
        </w:tc>
        <w:tc>
          <w:tcPr>
            <w:tcW w:w="309" w:type="pct"/>
            <w:tcBorders>
              <w:top w:val="single" w:color="000000" w:sz="4" w:space="0"/>
              <w:left w:val="single" w:color="000000" w:sz="4" w:space="0"/>
              <w:bottom w:val="single" w:color="000000" w:sz="4" w:space="0"/>
              <w:right w:val="single" w:color="000000" w:sz="4" w:space="0"/>
            </w:tcBorders>
            <w:noWrap/>
            <w:vAlign w:val="center"/>
          </w:tcPr>
          <w:p w14:paraId="09E3189C">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套/年</w:t>
            </w:r>
          </w:p>
        </w:tc>
        <w:tc>
          <w:tcPr>
            <w:tcW w:w="467" w:type="pct"/>
            <w:tcBorders>
              <w:top w:val="single" w:color="000000" w:sz="4" w:space="0"/>
              <w:left w:val="single" w:color="000000" w:sz="4" w:space="0"/>
              <w:bottom w:val="single" w:color="000000" w:sz="4" w:space="0"/>
              <w:right w:val="single" w:color="000000" w:sz="4" w:space="0"/>
            </w:tcBorders>
            <w:noWrap/>
            <w:vAlign w:val="center"/>
          </w:tcPr>
          <w:p w14:paraId="6833DC2E">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1</w:t>
            </w:r>
          </w:p>
        </w:tc>
      </w:tr>
      <w:tr w14:paraId="1BBC5110">
        <w:trPr>
          <w:trHeight w:val="400" w:hRule="atLeast"/>
        </w:trPr>
        <w:tc>
          <w:tcPr>
            <w:tcW w:w="308" w:type="pct"/>
            <w:tcBorders>
              <w:top w:val="single" w:color="000000" w:sz="4" w:space="0"/>
              <w:left w:val="single" w:color="000000" w:sz="4" w:space="0"/>
              <w:bottom w:val="single" w:color="000000" w:sz="4" w:space="0"/>
              <w:right w:val="single" w:color="000000" w:sz="4" w:space="0"/>
            </w:tcBorders>
            <w:noWrap/>
            <w:vAlign w:val="center"/>
          </w:tcPr>
          <w:p w14:paraId="216E6950">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22</w:t>
            </w:r>
          </w:p>
        </w:tc>
        <w:tc>
          <w:tcPr>
            <w:tcW w:w="957" w:type="pct"/>
            <w:vMerge w:val="continue"/>
            <w:tcBorders>
              <w:top w:val="single" w:color="000000" w:sz="4" w:space="0"/>
              <w:left w:val="single" w:color="000000" w:sz="4" w:space="0"/>
              <w:bottom w:val="single" w:color="000000" w:sz="4" w:space="0"/>
              <w:right w:val="single" w:color="000000" w:sz="4" w:space="0"/>
            </w:tcBorders>
            <w:vAlign w:val="center"/>
          </w:tcPr>
          <w:p w14:paraId="23CAF3BD">
            <w:pPr>
              <w:widowControl/>
              <w:spacing w:line="240" w:lineRule="auto"/>
              <w:jc w:val="left"/>
              <w:rPr>
                <w:rFonts w:hint="eastAsia" w:ascii="宋体" w:hAnsi="宋体" w:cs="宋体"/>
                <w:color w:val="000000"/>
                <w:kern w:val="0"/>
                <w:sz w:val="22"/>
                <w:szCs w:val="22"/>
              </w:rPr>
            </w:pPr>
          </w:p>
        </w:tc>
        <w:tc>
          <w:tcPr>
            <w:tcW w:w="1104" w:type="pct"/>
            <w:tcBorders>
              <w:top w:val="single" w:color="000000" w:sz="4" w:space="0"/>
              <w:left w:val="single" w:color="000000" w:sz="4" w:space="0"/>
              <w:bottom w:val="single" w:color="000000" w:sz="4" w:space="0"/>
              <w:right w:val="single" w:color="000000" w:sz="4" w:space="0"/>
            </w:tcBorders>
            <w:vAlign w:val="center"/>
          </w:tcPr>
          <w:p w14:paraId="3BF54CB0">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日志审计服务</w:t>
            </w:r>
          </w:p>
        </w:tc>
        <w:tc>
          <w:tcPr>
            <w:tcW w:w="1855" w:type="pct"/>
            <w:tcBorders>
              <w:top w:val="single" w:color="000000" w:sz="4" w:space="0"/>
              <w:left w:val="single" w:color="000000" w:sz="4" w:space="0"/>
              <w:bottom w:val="single" w:color="000000" w:sz="4" w:space="0"/>
              <w:right w:val="single" w:color="000000" w:sz="4" w:space="0"/>
            </w:tcBorders>
            <w:vAlign w:val="center"/>
          </w:tcPr>
          <w:p w14:paraId="4C8BCA2A">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日志审计服务</w:t>
            </w:r>
          </w:p>
        </w:tc>
        <w:tc>
          <w:tcPr>
            <w:tcW w:w="309" w:type="pct"/>
            <w:tcBorders>
              <w:top w:val="single" w:color="000000" w:sz="4" w:space="0"/>
              <w:left w:val="single" w:color="000000" w:sz="4" w:space="0"/>
              <w:bottom w:val="single" w:color="000000" w:sz="4" w:space="0"/>
              <w:right w:val="single" w:color="000000" w:sz="4" w:space="0"/>
            </w:tcBorders>
            <w:noWrap/>
            <w:vAlign w:val="center"/>
          </w:tcPr>
          <w:p w14:paraId="29D77903">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套/年</w:t>
            </w:r>
          </w:p>
        </w:tc>
        <w:tc>
          <w:tcPr>
            <w:tcW w:w="467" w:type="pct"/>
            <w:tcBorders>
              <w:top w:val="single" w:color="000000" w:sz="4" w:space="0"/>
              <w:left w:val="single" w:color="000000" w:sz="4" w:space="0"/>
              <w:bottom w:val="single" w:color="000000" w:sz="4" w:space="0"/>
              <w:right w:val="single" w:color="000000" w:sz="4" w:space="0"/>
            </w:tcBorders>
            <w:noWrap/>
            <w:vAlign w:val="center"/>
          </w:tcPr>
          <w:p w14:paraId="4A4A3411">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2</w:t>
            </w:r>
          </w:p>
        </w:tc>
      </w:tr>
      <w:tr w14:paraId="70FAFA81">
        <w:trPr>
          <w:trHeight w:val="400" w:hRule="atLeast"/>
        </w:trPr>
        <w:tc>
          <w:tcPr>
            <w:tcW w:w="308" w:type="pct"/>
            <w:tcBorders>
              <w:top w:val="single" w:color="000000" w:sz="4" w:space="0"/>
              <w:left w:val="single" w:color="000000" w:sz="4" w:space="0"/>
              <w:bottom w:val="single" w:color="000000" w:sz="4" w:space="0"/>
              <w:right w:val="single" w:color="000000" w:sz="4" w:space="0"/>
            </w:tcBorders>
            <w:noWrap/>
            <w:vAlign w:val="center"/>
          </w:tcPr>
          <w:p w14:paraId="227E80F8">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23</w:t>
            </w:r>
          </w:p>
        </w:tc>
        <w:tc>
          <w:tcPr>
            <w:tcW w:w="957" w:type="pct"/>
            <w:vMerge w:val="continue"/>
            <w:tcBorders>
              <w:top w:val="single" w:color="000000" w:sz="4" w:space="0"/>
              <w:left w:val="single" w:color="000000" w:sz="4" w:space="0"/>
              <w:bottom w:val="single" w:color="000000" w:sz="4" w:space="0"/>
              <w:right w:val="single" w:color="000000" w:sz="4" w:space="0"/>
            </w:tcBorders>
            <w:vAlign w:val="center"/>
          </w:tcPr>
          <w:p w14:paraId="6A267FBC">
            <w:pPr>
              <w:widowControl/>
              <w:spacing w:line="240" w:lineRule="auto"/>
              <w:jc w:val="left"/>
              <w:rPr>
                <w:rFonts w:hint="eastAsia" w:ascii="宋体" w:hAnsi="宋体" w:cs="宋体"/>
                <w:color w:val="000000"/>
                <w:kern w:val="0"/>
                <w:sz w:val="22"/>
                <w:szCs w:val="22"/>
              </w:rPr>
            </w:pPr>
          </w:p>
        </w:tc>
        <w:tc>
          <w:tcPr>
            <w:tcW w:w="1104" w:type="pct"/>
            <w:tcBorders>
              <w:top w:val="single" w:color="000000" w:sz="4" w:space="0"/>
              <w:left w:val="single" w:color="000000" w:sz="4" w:space="0"/>
              <w:bottom w:val="single" w:color="000000" w:sz="4" w:space="0"/>
              <w:right w:val="single" w:color="000000" w:sz="4" w:space="0"/>
            </w:tcBorders>
            <w:vAlign w:val="center"/>
          </w:tcPr>
          <w:p w14:paraId="61FF40BD">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云堡垒机服务</w:t>
            </w:r>
          </w:p>
        </w:tc>
        <w:tc>
          <w:tcPr>
            <w:tcW w:w="1855" w:type="pct"/>
            <w:tcBorders>
              <w:top w:val="single" w:color="000000" w:sz="4" w:space="0"/>
              <w:left w:val="single" w:color="000000" w:sz="4" w:space="0"/>
              <w:bottom w:val="single" w:color="000000" w:sz="4" w:space="0"/>
              <w:right w:val="single" w:color="000000" w:sz="4" w:space="0"/>
            </w:tcBorders>
            <w:vAlign w:val="center"/>
          </w:tcPr>
          <w:p w14:paraId="18636CA7">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云堡垒机服务</w:t>
            </w:r>
          </w:p>
        </w:tc>
        <w:tc>
          <w:tcPr>
            <w:tcW w:w="309" w:type="pct"/>
            <w:tcBorders>
              <w:top w:val="single" w:color="000000" w:sz="4" w:space="0"/>
              <w:left w:val="single" w:color="000000" w:sz="4" w:space="0"/>
              <w:bottom w:val="single" w:color="000000" w:sz="4" w:space="0"/>
              <w:right w:val="single" w:color="000000" w:sz="4" w:space="0"/>
            </w:tcBorders>
            <w:noWrap/>
            <w:vAlign w:val="center"/>
          </w:tcPr>
          <w:p w14:paraId="394BFBEA">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主机/年</w:t>
            </w:r>
          </w:p>
        </w:tc>
        <w:tc>
          <w:tcPr>
            <w:tcW w:w="467" w:type="pct"/>
            <w:tcBorders>
              <w:top w:val="single" w:color="000000" w:sz="4" w:space="0"/>
              <w:left w:val="single" w:color="000000" w:sz="4" w:space="0"/>
              <w:bottom w:val="single" w:color="000000" w:sz="4" w:space="0"/>
              <w:right w:val="single" w:color="000000" w:sz="4" w:space="0"/>
            </w:tcBorders>
            <w:noWrap/>
            <w:vAlign w:val="center"/>
          </w:tcPr>
          <w:p w14:paraId="330C1128">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20</w:t>
            </w:r>
          </w:p>
        </w:tc>
      </w:tr>
      <w:tr w14:paraId="40354041">
        <w:trPr>
          <w:trHeight w:val="400" w:hRule="atLeast"/>
        </w:trPr>
        <w:tc>
          <w:tcPr>
            <w:tcW w:w="308" w:type="pct"/>
            <w:tcBorders>
              <w:top w:val="single" w:color="000000" w:sz="4" w:space="0"/>
              <w:left w:val="single" w:color="000000" w:sz="4" w:space="0"/>
              <w:bottom w:val="single" w:color="000000" w:sz="4" w:space="0"/>
              <w:right w:val="single" w:color="000000" w:sz="4" w:space="0"/>
            </w:tcBorders>
            <w:noWrap/>
            <w:vAlign w:val="center"/>
          </w:tcPr>
          <w:p w14:paraId="676911EF">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24</w:t>
            </w:r>
          </w:p>
        </w:tc>
        <w:tc>
          <w:tcPr>
            <w:tcW w:w="957" w:type="pct"/>
            <w:vMerge w:val="restart"/>
            <w:tcBorders>
              <w:top w:val="single" w:color="000000" w:sz="4" w:space="0"/>
              <w:left w:val="single" w:color="000000" w:sz="4" w:space="0"/>
              <w:bottom w:val="single" w:color="000000" w:sz="4" w:space="0"/>
              <w:right w:val="single" w:color="000000" w:sz="4" w:space="0"/>
            </w:tcBorders>
            <w:noWrap/>
            <w:vAlign w:val="center"/>
          </w:tcPr>
          <w:p w14:paraId="44E1ED64">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密码服务</w:t>
            </w:r>
          </w:p>
        </w:tc>
        <w:tc>
          <w:tcPr>
            <w:tcW w:w="1104" w:type="pct"/>
            <w:tcBorders>
              <w:top w:val="single" w:color="000000" w:sz="4" w:space="0"/>
              <w:left w:val="single" w:color="000000" w:sz="4" w:space="0"/>
              <w:bottom w:val="single" w:color="000000" w:sz="4" w:space="0"/>
              <w:right w:val="single" w:color="000000" w:sz="4" w:space="0"/>
            </w:tcBorders>
            <w:vAlign w:val="center"/>
          </w:tcPr>
          <w:p w14:paraId="2A5D00ED">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数字签名服务</w:t>
            </w:r>
          </w:p>
        </w:tc>
        <w:tc>
          <w:tcPr>
            <w:tcW w:w="1855" w:type="pct"/>
            <w:tcBorders>
              <w:top w:val="single" w:color="000000" w:sz="4" w:space="0"/>
              <w:left w:val="single" w:color="000000" w:sz="4" w:space="0"/>
              <w:bottom w:val="single" w:color="000000" w:sz="4" w:space="0"/>
              <w:right w:val="single" w:color="000000" w:sz="4" w:space="0"/>
            </w:tcBorders>
            <w:vAlign w:val="center"/>
          </w:tcPr>
          <w:p w14:paraId="4CF957A4">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数字签名服务</w:t>
            </w:r>
          </w:p>
        </w:tc>
        <w:tc>
          <w:tcPr>
            <w:tcW w:w="309" w:type="pct"/>
            <w:tcBorders>
              <w:top w:val="single" w:color="000000" w:sz="4" w:space="0"/>
              <w:left w:val="single" w:color="000000" w:sz="4" w:space="0"/>
              <w:bottom w:val="single" w:color="000000" w:sz="4" w:space="0"/>
              <w:right w:val="single" w:color="000000" w:sz="4" w:space="0"/>
            </w:tcBorders>
            <w:noWrap/>
            <w:vAlign w:val="center"/>
          </w:tcPr>
          <w:p w14:paraId="14A41CBA">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应用/年</w:t>
            </w:r>
          </w:p>
        </w:tc>
        <w:tc>
          <w:tcPr>
            <w:tcW w:w="467" w:type="pct"/>
            <w:tcBorders>
              <w:top w:val="single" w:color="000000" w:sz="4" w:space="0"/>
              <w:left w:val="single" w:color="000000" w:sz="4" w:space="0"/>
              <w:bottom w:val="single" w:color="000000" w:sz="4" w:space="0"/>
              <w:right w:val="single" w:color="000000" w:sz="4" w:space="0"/>
            </w:tcBorders>
            <w:noWrap/>
            <w:vAlign w:val="center"/>
          </w:tcPr>
          <w:p w14:paraId="76EEBF7E">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1</w:t>
            </w:r>
          </w:p>
        </w:tc>
      </w:tr>
      <w:tr w14:paraId="1CBC6DE9">
        <w:trPr>
          <w:trHeight w:val="400" w:hRule="atLeast"/>
        </w:trPr>
        <w:tc>
          <w:tcPr>
            <w:tcW w:w="308" w:type="pct"/>
            <w:tcBorders>
              <w:top w:val="single" w:color="000000" w:sz="4" w:space="0"/>
              <w:left w:val="single" w:color="000000" w:sz="4" w:space="0"/>
              <w:bottom w:val="single" w:color="000000" w:sz="4" w:space="0"/>
              <w:right w:val="single" w:color="000000" w:sz="4" w:space="0"/>
            </w:tcBorders>
            <w:noWrap/>
            <w:vAlign w:val="center"/>
          </w:tcPr>
          <w:p w14:paraId="55EEE4A3">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25</w:t>
            </w:r>
          </w:p>
        </w:tc>
        <w:tc>
          <w:tcPr>
            <w:tcW w:w="957" w:type="pct"/>
            <w:vMerge w:val="continue"/>
            <w:tcBorders>
              <w:top w:val="single" w:color="000000" w:sz="4" w:space="0"/>
              <w:left w:val="single" w:color="000000" w:sz="4" w:space="0"/>
              <w:bottom w:val="single" w:color="000000" w:sz="4" w:space="0"/>
              <w:right w:val="single" w:color="000000" w:sz="4" w:space="0"/>
            </w:tcBorders>
            <w:vAlign w:val="center"/>
          </w:tcPr>
          <w:p w14:paraId="48C6380D">
            <w:pPr>
              <w:widowControl/>
              <w:spacing w:line="240" w:lineRule="auto"/>
              <w:jc w:val="left"/>
              <w:rPr>
                <w:rFonts w:hint="eastAsia" w:ascii="宋体" w:hAnsi="宋体" w:cs="宋体"/>
                <w:color w:val="000000"/>
                <w:kern w:val="0"/>
                <w:sz w:val="22"/>
                <w:szCs w:val="22"/>
              </w:rPr>
            </w:pPr>
          </w:p>
        </w:tc>
        <w:tc>
          <w:tcPr>
            <w:tcW w:w="1104" w:type="pct"/>
            <w:tcBorders>
              <w:top w:val="single" w:color="000000" w:sz="4" w:space="0"/>
              <w:left w:val="single" w:color="000000" w:sz="4" w:space="0"/>
              <w:bottom w:val="single" w:color="000000" w:sz="4" w:space="0"/>
              <w:right w:val="single" w:color="000000" w:sz="4" w:space="0"/>
            </w:tcBorders>
            <w:vAlign w:val="center"/>
          </w:tcPr>
          <w:p w14:paraId="776127B5">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时间戳服务</w:t>
            </w:r>
          </w:p>
        </w:tc>
        <w:tc>
          <w:tcPr>
            <w:tcW w:w="1855" w:type="pct"/>
            <w:tcBorders>
              <w:top w:val="single" w:color="000000" w:sz="4" w:space="0"/>
              <w:left w:val="single" w:color="000000" w:sz="4" w:space="0"/>
              <w:bottom w:val="single" w:color="000000" w:sz="4" w:space="0"/>
              <w:right w:val="single" w:color="000000" w:sz="4" w:space="0"/>
            </w:tcBorders>
            <w:vAlign w:val="center"/>
          </w:tcPr>
          <w:p w14:paraId="653D348D">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时间戳服务</w:t>
            </w:r>
          </w:p>
        </w:tc>
        <w:tc>
          <w:tcPr>
            <w:tcW w:w="309" w:type="pct"/>
            <w:tcBorders>
              <w:top w:val="single" w:color="000000" w:sz="4" w:space="0"/>
              <w:left w:val="single" w:color="000000" w:sz="4" w:space="0"/>
              <w:bottom w:val="single" w:color="000000" w:sz="4" w:space="0"/>
              <w:right w:val="single" w:color="000000" w:sz="4" w:space="0"/>
            </w:tcBorders>
            <w:noWrap/>
            <w:vAlign w:val="center"/>
          </w:tcPr>
          <w:p w14:paraId="7815F157">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应用/年</w:t>
            </w:r>
          </w:p>
        </w:tc>
        <w:tc>
          <w:tcPr>
            <w:tcW w:w="467" w:type="pct"/>
            <w:tcBorders>
              <w:top w:val="single" w:color="000000" w:sz="4" w:space="0"/>
              <w:left w:val="single" w:color="000000" w:sz="4" w:space="0"/>
              <w:bottom w:val="single" w:color="000000" w:sz="4" w:space="0"/>
              <w:right w:val="single" w:color="000000" w:sz="4" w:space="0"/>
            </w:tcBorders>
            <w:noWrap/>
            <w:vAlign w:val="center"/>
          </w:tcPr>
          <w:p w14:paraId="7CD89AED">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1</w:t>
            </w:r>
          </w:p>
        </w:tc>
      </w:tr>
      <w:tr w14:paraId="7DA0BD7C">
        <w:trPr>
          <w:trHeight w:val="400" w:hRule="atLeast"/>
        </w:trPr>
        <w:tc>
          <w:tcPr>
            <w:tcW w:w="308" w:type="pct"/>
            <w:tcBorders>
              <w:top w:val="single" w:color="000000" w:sz="4" w:space="0"/>
              <w:left w:val="single" w:color="000000" w:sz="4" w:space="0"/>
              <w:bottom w:val="single" w:color="000000" w:sz="4" w:space="0"/>
              <w:right w:val="single" w:color="000000" w:sz="4" w:space="0"/>
            </w:tcBorders>
            <w:noWrap/>
            <w:vAlign w:val="center"/>
          </w:tcPr>
          <w:p w14:paraId="03D14835">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26</w:t>
            </w:r>
          </w:p>
        </w:tc>
        <w:tc>
          <w:tcPr>
            <w:tcW w:w="957" w:type="pct"/>
            <w:vMerge w:val="continue"/>
            <w:tcBorders>
              <w:top w:val="single" w:color="000000" w:sz="4" w:space="0"/>
              <w:left w:val="single" w:color="000000" w:sz="4" w:space="0"/>
              <w:bottom w:val="single" w:color="000000" w:sz="4" w:space="0"/>
              <w:right w:val="single" w:color="000000" w:sz="4" w:space="0"/>
            </w:tcBorders>
            <w:vAlign w:val="center"/>
          </w:tcPr>
          <w:p w14:paraId="0ECBD473">
            <w:pPr>
              <w:widowControl/>
              <w:spacing w:line="240" w:lineRule="auto"/>
              <w:jc w:val="left"/>
              <w:rPr>
                <w:rFonts w:hint="eastAsia" w:ascii="宋体" w:hAnsi="宋体" w:cs="宋体"/>
                <w:color w:val="000000"/>
                <w:kern w:val="0"/>
                <w:sz w:val="22"/>
                <w:szCs w:val="22"/>
              </w:rPr>
            </w:pPr>
          </w:p>
        </w:tc>
        <w:tc>
          <w:tcPr>
            <w:tcW w:w="1104" w:type="pct"/>
            <w:tcBorders>
              <w:top w:val="single" w:color="000000" w:sz="4" w:space="0"/>
              <w:left w:val="single" w:color="000000" w:sz="4" w:space="0"/>
              <w:bottom w:val="single" w:color="000000" w:sz="4" w:space="0"/>
              <w:right w:val="single" w:color="000000" w:sz="4" w:space="0"/>
            </w:tcBorders>
            <w:vAlign w:val="center"/>
          </w:tcPr>
          <w:p w14:paraId="3CA20649">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应用安全网关服务</w:t>
            </w:r>
          </w:p>
        </w:tc>
        <w:tc>
          <w:tcPr>
            <w:tcW w:w="1855" w:type="pct"/>
            <w:tcBorders>
              <w:top w:val="single" w:color="000000" w:sz="4" w:space="0"/>
              <w:left w:val="single" w:color="000000" w:sz="4" w:space="0"/>
              <w:bottom w:val="single" w:color="000000" w:sz="4" w:space="0"/>
              <w:right w:val="single" w:color="000000" w:sz="4" w:space="0"/>
            </w:tcBorders>
            <w:vAlign w:val="center"/>
          </w:tcPr>
          <w:p w14:paraId="2ED7F570">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应用安全网关服务</w:t>
            </w:r>
          </w:p>
        </w:tc>
        <w:tc>
          <w:tcPr>
            <w:tcW w:w="309" w:type="pct"/>
            <w:tcBorders>
              <w:top w:val="single" w:color="000000" w:sz="4" w:space="0"/>
              <w:left w:val="single" w:color="000000" w:sz="4" w:space="0"/>
              <w:bottom w:val="single" w:color="000000" w:sz="4" w:space="0"/>
              <w:right w:val="single" w:color="000000" w:sz="4" w:space="0"/>
            </w:tcBorders>
            <w:noWrap/>
            <w:vAlign w:val="center"/>
          </w:tcPr>
          <w:p w14:paraId="2DEF9824">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应用/年</w:t>
            </w:r>
          </w:p>
        </w:tc>
        <w:tc>
          <w:tcPr>
            <w:tcW w:w="467" w:type="pct"/>
            <w:tcBorders>
              <w:top w:val="single" w:color="000000" w:sz="4" w:space="0"/>
              <w:left w:val="single" w:color="000000" w:sz="4" w:space="0"/>
              <w:bottom w:val="single" w:color="000000" w:sz="4" w:space="0"/>
              <w:right w:val="single" w:color="000000" w:sz="4" w:space="0"/>
            </w:tcBorders>
            <w:noWrap/>
            <w:vAlign w:val="center"/>
          </w:tcPr>
          <w:p w14:paraId="5BAC575F">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1</w:t>
            </w:r>
          </w:p>
        </w:tc>
      </w:tr>
      <w:tr w14:paraId="5C5D8DBC">
        <w:trPr>
          <w:trHeight w:val="400" w:hRule="atLeast"/>
        </w:trPr>
        <w:tc>
          <w:tcPr>
            <w:tcW w:w="308" w:type="pct"/>
            <w:tcBorders>
              <w:top w:val="single" w:color="000000" w:sz="4" w:space="0"/>
              <w:left w:val="single" w:color="000000" w:sz="4" w:space="0"/>
              <w:bottom w:val="single" w:color="000000" w:sz="4" w:space="0"/>
              <w:right w:val="single" w:color="000000" w:sz="4" w:space="0"/>
            </w:tcBorders>
            <w:noWrap/>
            <w:vAlign w:val="center"/>
          </w:tcPr>
          <w:p w14:paraId="1A92466B">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27</w:t>
            </w:r>
          </w:p>
        </w:tc>
        <w:tc>
          <w:tcPr>
            <w:tcW w:w="957" w:type="pct"/>
            <w:vMerge w:val="continue"/>
            <w:tcBorders>
              <w:top w:val="single" w:color="000000" w:sz="4" w:space="0"/>
              <w:left w:val="single" w:color="000000" w:sz="4" w:space="0"/>
              <w:bottom w:val="single" w:color="000000" w:sz="4" w:space="0"/>
              <w:right w:val="single" w:color="000000" w:sz="4" w:space="0"/>
            </w:tcBorders>
            <w:vAlign w:val="center"/>
          </w:tcPr>
          <w:p w14:paraId="78A440D2">
            <w:pPr>
              <w:widowControl/>
              <w:spacing w:line="240" w:lineRule="auto"/>
              <w:jc w:val="left"/>
              <w:rPr>
                <w:rFonts w:hint="eastAsia" w:ascii="宋体" w:hAnsi="宋体" w:cs="宋体"/>
                <w:color w:val="000000"/>
                <w:kern w:val="0"/>
                <w:sz w:val="22"/>
                <w:szCs w:val="22"/>
              </w:rPr>
            </w:pPr>
          </w:p>
        </w:tc>
        <w:tc>
          <w:tcPr>
            <w:tcW w:w="1104" w:type="pct"/>
            <w:tcBorders>
              <w:top w:val="single" w:color="000000" w:sz="4" w:space="0"/>
              <w:left w:val="single" w:color="000000" w:sz="4" w:space="0"/>
              <w:bottom w:val="single" w:color="000000" w:sz="4" w:space="0"/>
              <w:right w:val="single" w:color="000000" w:sz="4" w:space="0"/>
            </w:tcBorders>
            <w:vAlign w:val="center"/>
          </w:tcPr>
          <w:p w14:paraId="5057C335">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SSL</w:t>
            </w:r>
            <w:del w:id="692" w:author="cc" w:date="2026-05-23T12:56:49Z">
              <w:r>
                <w:rPr>
                  <w:rFonts w:ascii="宋体" w:hAnsi="宋体" w:cs="宋体"/>
                  <w:color w:val="000000"/>
                  <w:kern w:val="0"/>
                  <w:sz w:val="22"/>
                  <w:szCs w:val="22"/>
                </w:rPr>
                <w:delText xml:space="preserve"> </w:delText>
              </w:r>
            </w:del>
            <w:r>
              <w:rPr>
                <w:rFonts w:ascii="宋体" w:hAnsi="宋体" w:cs="宋体"/>
                <w:color w:val="000000"/>
                <w:kern w:val="0"/>
                <w:sz w:val="22"/>
                <w:szCs w:val="22"/>
              </w:rPr>
              <w:t>VPN服务</w:t>
            </w:r>
          </w:p>
        </w:tc>
        <w:tc>
          <w:tcPr>
            <w:tcW w:w="1855" w:type="pct"/>
            <w:tcBorders>
              <w:top w:val="single" w:color="000000" w:sz="4" w:space="0"/>
              <w:left w:val="single" w:color="000000" w:sz="4" w:space="0"/>
              <w:bottom w:val="single" w:color="000000" w:sz="4" w:space="0"/>
              <w:right w:val="single" w:color="000000" w:sz="4" w:space="0"/>
            </w:tcBorders>
            <w:vAlign w:val="center"/>
          </w:tcPr>
          <w:p w14:paraId="51E8991A">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SSL</w:t>
            </w:r>
            <w:del w:id="693" w:author="cc" w:date="2026-05-23T12:56:49Z">
              <w:r>
                <w:rPr>
                  <w:rFonts w:ascii="宋体" w:hAnsi="宋体" w:cs="宋体"/>
                  <w:color w:val="000000"/>
                  <w:kern w:val="0"/>
                  <w:sz w:val="22"/>
                  <w:szCs w:val="22"/>
                </w:rPr>
                <w:delText xml:space="preserve"> </w:delText>
              </w:r>
            </w:del>
            <w:r>
              <w:rPr>
                <w:rFonts w:ascii="宋体" w:hAnsi="宋体" w:cs="宋体"/>
                <w:color w:val="000000"/>
                <w:kern w:val="0"/>
                <w:sz w:val="22"/>
                <w:szCs w:val="22"/>
              </w:rPr>
              <w:t>VPN服务</w:t>
            </w:r>
          </w:p>
        </w:tc>
        <w:tc>
          <w:tcPr>
            <w:tcW w:w="309" w:type="pct"/>
            <w:tcBorders>
              <w:top w:val="single" w:color="000000" w:sz="4" w:space="0"/>
              <w:left w:val="single" w:color="000000" w:sz="4" w:space="0"/>
              <w:bottom w:val="single" w:color="000000" w:sz="4" w:space="0"/>
              <w:right w:val="single" w:color="000000" w:sz="4" w:space="0"/>
            </w:tcBorders>
            <w:noWrap/>
            <w:vAlign w:val="center"/>
          </w:tcPr>
          <w:p w14:paraId="634653E8">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应用/年</w:t>
            </w:r>
          </w:p>
        </w:tc>
        <w:tc>
          <w:tcPr>
            <w:tcW w:w="467" w:type="pct"/>
            <w:tcBorders>
              <w:top w:val="single" w:color="000000" w:sz="4" w:space="0"/>
              <w:left w:val="single" w:color="000000" w:sz="4" w:space="0"/>
              <w:bottom w:val="single" w:color="000000" w:sz="4" w:space="0"/>
              <w:right w:val="single" w:color="000000" w:sz="4" w:space="0"/>
            </w:tcBorders>
            <w:noWrap/>
            <w:vAlign w:val="center"/>
          </w:tcPr>
          <w:p w14:paraId="1C0DE6D7">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1</w:t>
            </w:r>
          </w:p>
        </w:tc>
      </w:tr>
      <w:tr w14:paraId="4D18D5F1">
        <w:trPr>
          <w:trHeight w:val="400" w:hRule="atLeast"/>
        </w:trPr>
        <w:tc>
          <w:tcPr>
            <w:tcW w:w="308" w:type="pct"/>
            <w:tcBorders>
              <w:top w:val="single" w:color="000000" w:sz="4" w:space="0"/>
              <w:left w:val="single" w:color="000000" w:sz="4" w:space="0"/>
              <w:bottom w:val="single" w:color="000000" w:sz="4" w:space="0"/>
              <w:right w:val="single" w:color="000000" w:sz="4" w:space="0"/>
            </w:tcBorders>
            <w:noWrap/>
            <w:vAlign w:val="center"/>
          </w:tcPr>
          <w:p w14:paraId="0C135804">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28</w:t>
            </w:r>
          </w:p>
        </w:tc>
        <w:tc>
          <w:tcPr>
            <w:tcW w:w="957" w:type="pct"/>
            <w:vMerge w:val="continue"/>
            <w:tcBorders>
              <w:top w:val="single" w:color="000000" w:sz="4" w:space="0"/>
              <w:left w:val="single" w:color="000000" w:sz="4" w:space="0"/>
              <w:bottom w:val="single" w:color="000000" w:sz="4" w:space="0"/>
              <w:right w:val="single" w:color="000000" w:sz="4" w:space="0"/>
            </w:tcBorders>
            <w:vAlign w:val="center"/>
          </w:tcPr>
          <w:p w14:paraId="5D244873">
            <w:pPr>
              <w:widowControl/>
              <w:spacing w:line="240" w:lineRule="auto"/>
              <w:jc w:val="left"/>
              <w:rPr>
                <w:rFonts w:hint="eastAsia" w:ascii="宋体" w:hAnsi="宋体" w:cs="宋体"/>
                <w:color w:val="000000"/>
                <w:kern w:val="0"/>
                <w:sz w:val="22"/>
                <w:szCs w:val="22"/>
              </w:rPr>
            </w:pPr>
          </w:p>
        </w:tc>
        <w:tc>
          <w:tcPr>
            <w:tcW w:w="1104" w:type="pct"/>
            <w:tcBorders>
              <w:top w:val="single" w:color="000000" w:sz="4" w:space="0"/>
              <w:left w:val="single" w:color="000000" w:sz="4" w:space="0"/>
              <w:bottom w:val="single" w:color="000000" w:sz="4" w:space="0"/>
              <w:right w:val="single" w:color="000000" w:sz="4" w:space="0"/>
            </w:tcBorders>
            <w:vAlign w:val="center"/>
          </w:tcPr>
          <w:p w14:paraId="53FC4A0E">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动态口令服务</w:t>
            </w:r>
          </w:p>
        </w:tc>
        <w:tc>
          <w:tcPr>
            <w:tcW w:w="1855" w:type="pct"/>
            <w:tcBorders>
              <w:top w:val="single" w:color="000000" w:sz="4" w:space="0"/>
              <w:left w:val="single" w:color="000000" w:sz="4" w:space="0"/>
              <w:bottom w:val="single" w:color="000000" w:sz="4" w:space="0"/>
              <w:right w:val="single" w:color="000000" w:sz="4" w:space="0"/>
            </w:tcBorders>
            <w:vAlign w:val="center"/>
          </w:tcPr>
          <w:p w14:paraId="10B1D29B">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动态口令服务</w:t>
            </w:r>
          </w:p>
        </w:tc>
        <w:tc>
          <w:tcPr>
            <w:tcW w:w="309" w:type="pct"/>
            <w:tcBorders>
              <w:top w:val="single" w:color="000000" w:sz="4" w:space="0"/>
              <w:left w:val="single" w:color="000000" w:sz="4" w:space="0"/>
              <w:bottom w:val="single" w:color="000000" w:sz="4" w:space="0"/>
              <w:right w:val="single" w:color="000000" w:sz="4" w:space="0"/>
            </w:tcBorders>
            <w:noWrap/>
            <w:vAlign w:val="center"/>
          </w:tcPr>
          <w:p w14:paraId="10E93DC8">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应用/年</w:t>
            </w:r>
          </w:p>
        </w:tc>
        <w:tc>
          <w:tcPr>
            <w:tcW w:w="467" w:type="pct"/>
            <w:tcBorders>
              <w:top w:val="single" w:color="000000" w:sz="4" w:space="0"/>
              <w:left w:val="single" w:color="000000" w:sz="4" w:space="0"/>
              <w:bottom w:val="single" w:color="000000" w:sz="4" w:space="0"/>
              <w:right w:val="single" w:color="000000" w:sz="4" w:space="0"/>
            </w:tcBorders>
            <w:noWrap/>
            <w:vAlign w:val="center"/>
          </w:tcPr>
          <w:p w14:paraId="5EF3E158">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1</w:t>
            </w:r>
          </w:p>
        </w:tc>
      </w:tr>
      <w:tr w14:paraId="1B30CFDB">
        <w:trPr>
          <w:trHeight w:val="400" w:hRule="atLeast"/>
        </w:trPr>
        <w:tc>
          <w:tcPr>
            <w:tcW w:w="308" w:type="pct"/>
            <w:tcBorders>
              <w:top w:val="single" w:color="000000" w:sz="4" w:space="0"/>
              <w:left w:val="single" w:color="000000" w:sz="4" w:space="0"/>
              <w:bottom w:val="single" w:color="000000" w:sz="4" w:space="0"/>
              <w:right w:val="single" w:color="000000" w:sz="4" w:space="0"/>
            </w:tcBorders>
            <w:noWrap/>
            <w:vAlign w:val="center"/>
          </w:tcPr>
          <w:p w14:paraId="4CD46ABF">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29</w:t>
            </w:r>
          </w:p>
        </w:tc>
        <w:tc>
          <w:tcPr>
            <w:tcW w:w="957" w:type="pct"/>
            <w:vMerge w:val="continue"/>
            <w:tcBorders>
              <w:top w:val="single" w:color="000000" w:sz="4" w:space="0"/>
              <w:left w:val="single" w:color="000000" w:sz="4" w:space="0"/>
              <w:bottom w:val="single" w:color="000000" w:sz="4" w:space="0"/>
              <w:right w:val="single" w:color="000000" w:sz="4" w:space="0"/>
            </w:tcBorders>
            <w:vAlign w:val="center"/>
          </w:tcPr>
          <w:p w14:paraId="0C100652">
            <w:pPr>
              <w:widowControl/>
              <w:spacing w:line="240" w:lineRule="auto"/>
              <w:jc w:val="left"/>
              <w:rPr>
                <w:rFonts w:hint="eastAsia" w:ascii="宋体" w:hAnsi="宋体" w:cs="宋体"/>
                <w:color w:val="000000"/>
                <w:kern w:val="0"/>
                <w:sz w:val="22"/>
                <w:szCs w:val="22"/>
              </w:rPr>
            </w:pPr>
          </w:p>
        </w:tc>
        <w:tc>
          <w:tcPr>
            <w:tcW w:w="1104" w:type="pct"/>
            <w:tcBorders>
              <w:top w:val="single" w:color="000000" w:sz="4" w:space="0"/>
              <w:left w:val="single" w:color="000000" w:sz="4" w:space="0"/>
              <w:bottom w:val="single" w:color="000000" w:sz="4" w:space="0"/>
              <w:right w:val="single" w:color="000000" w:sz="4" w:space="0"/>
            </w:tcBorders>
            <w:vAlign w:val="center"/>
          </w:tcPr>
          <w:p w14:paraId="5DCF1E9A">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统一认证服务</w:t>
            </w:r>
          </w:p>
        </w:tc>
        <w:tc>
          <w:tcPr>
            <w:tcW w:w="1855" w:type="pct"/>
            <w:tcBorders>
              <w:top w:val="single" w:color="000000" w:sz="4" w:space="0"/>
              <w:left w:val="single" w:color="000000" w:sz="4" w:space="0"/>
              <w:bottom w:val="single" w:color="000000" w:sz="4" w:space="0"/>
              <w:right w:val="single" w:color="000000" w:sz="4" w:space="0"/>
            </w:tcBorders>
            <w:vAlign w:val="center"/>
          </w:tcPr>
          <w:p w14:paraId="6DD5D73B">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统一认证服务</w:t>
            </w:r>
          </w:p>
        </w:tc>
        <w:tc>
          <w:tcPr>
            <w:tcW w:w="309" w:type="pct"/>
            <w:tcBorders>
              <w:top w:val="single" w:color="000000" w:sz="4" w:space="0"/>
              <w:left w:val="single" w:color="000000" w:sz="4" w:space="0"/>
              <w:bottom w:val="single" w:color="000000" w:sz="4" w:space="0"/>
              <w:right w:val="single" w:color="000000" w:sz="4" w:space="0"/>
            </w:tcBorders>
            <w:noWrap/>
            <w:vAlign w:val="center"/>
          </w:tcPr>
          <w:p w14:paraId="3FAED1BE">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应用/年</w:t>
            </w:r>
          </w:p>
        </w:tc>
        <w:tc>
          <w:tcPr>
            <w:tcW w:w="467" w:type="pct"/>
            <w:tcBorders>
              <w:top w:val="single" w:color="000000" w:sz="4" w:space="0"/>
              <w:left w:val="single" w:color="000000" w:sz="4" w:space="0"/>
              <w:bottom w:val="single" w:color="000000" w:sz="4" w:space="0"/>
              <w:right w:val="single" w:color="000000" w:sz="4" w:space="0"/>
            </w:tcBorders>
            <w:noWrap/>
            <w:vAlign w:val="center"/>
          </w:tcPr>
          <w:p w14:paraId="30B141A9">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1</w:t>
            </w:r>
          </w:p>
        </w:tc>
      </w:tr>
      <w:tr w14:paraId="3780A537">
        <w:trPr>
          <w:trHeight w:val="288" w:hRule="atLeast"/>
        </w:trPr>
        <w:tc>
          <w:tcPr>
            <w:tcW w:w="308" w:type="pct"/>
            <w:tcBorders>
              <w:top w:val="single" w:color="000000" w:sz="4" w:space="0"/>
              <w:left w:val="single" w:color="000000" w:sz="4" w:space="0"/>
              <w:bottom w:val="single" w:color="000000" w:sz="4" w:space="0"/>
              <w:right w:val="single" w:color="000000" w:sz="4" w:space="0"/>
            </w:tcBorders>
            <w:noWrap/>
            <w:vAlign w:val="center"/>
          </w:tcPr>
          <w:p w14:paraId="3AA2C7C5">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30</w:t>
            </w:r>
          </w:p>
        </w:tc>
        <w:tc>
          <w:tcPr>
            <w:tcW w:w="957" w:type="pct"/>
            <w:vMerge w:val="restart"/>
            <w:tcBorders>
              <w:top w:val="single" w:color="000000" w:sz="4" w:space="0"/>
              <w:left w:val="single" w:color="000000" w:sz="4" w:space="0"/>
              <w:bottom w:val="single" w:color="000000" w:sz="4" w:space="0"/>
              <w:right w:val="single" w:color="000000" w:sz="4" w:space="0"/>
            </w:tcBorders>
            <w:noWrap/>
            <w:vAlign w:val="center"/>
          </w:tcPr>
          <w:p w14:paraId="11D6A7C9">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网络资源</w:t>
            </w:r>
          </w:p>
        </w:tc>
        <w:tc>
          <w:tcPr>
            <w:tcW w:w="1104" w:type="pct"/>
            <w:tcBorders>
              <w:top w:val="single" w:color="000000" w:sz="4" w:space="0"/>
              <w:left w:val="single" w:color="000000" w:sz="4" w:space="0"/>
              <w:bottom w:val="single" w:color="000000" w:sz="4" w:space="0"/>
              <w:right w:val="single" w:color="000000" w:sz="4" w:space="0"/>
            </w:tcBorders>
            <w:vAlign w:val="center"/>
          </w:tcPr>
          <w:p w14:paraId="72EF8DFA">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1000M</w:t>
            </w:r>
          </w:p>
        </w:tc>
        <w:tc>
          <w:tcPr>
            <w:tcW w:w="1855" w:type="pct"/>
            <w:tcBorders>
              <w:top w:val="single" w:color="000000" w:sz="4" w:space="0"/>
              <w:left w:val="single" w:color="000000" w:sz="4" w:space="0"/>
              <w:bottom w:val="single" w:color="000000" w:sz="4" w:space="0"/>
              <w:right w:val="single" w:color="000000" w:sz="4" w:space="0"/>
            </w:tcBorders>
            <w:vAlign w:val="center"/>
          </w:tcPr>
          <w:p w14:paraId="6B26A65B">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互联网专线</w:t>
            </w:r>
          </w:p>
        </w:tc>
        <w:tc>
          <w:tcPr>
            <w:tcW w:w="309" w:type="pct"/>
            <w:tcBorders>
              <w:top w:val="nil"/>
              <w:left w:val="single" w:color="000000" w:sz="4" w:space="0"/>
              <w:bottom w:val="single" w:color="000000" w:sz="4" w:space="0"/>
              <w:right w:val="single" w:color="000000" w:sz="4" w:space="0"/>
            </w:tcBorders>
            <w:noWrap/>
            <w:vAlign w:val="center"/>
          </w:tcPr>
          <w:p w14:paraId="44C8D8AF">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条/年</w:t>
            </w:r>
          </w:p>
        </w:tc>
        <w:tc>
          <w:tcPr>
            <w:tcW w:w="467" w:type="pct"/>
            <w:tcBorders>
              <w:top w:val="nil"/>
              <w:left w:val="single" w:color="000000" w:sz="4" w:space="0"/>
              <w:bottom w:val="single" w:color="000000" w:sz="4" w:space="0"/>
              <w:right w:val="single" w:color="000000" w:sz="4" w:space="0"/>
            </w:tcBorders>
            <w:noWrap/>
            <w:vAlign w:val="center"/>
          </w:tcPr>
          <w:p w14:paraId="682D9381">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1</w:t>
            </w:r>
          </w:p>
        </w:tc>
      </w:tr>
      <w:tr w14:paraId="755EB41F">
        <w:trPr>
          <w:trHeight w:val="288" w:hRule="atLeast"/>
        </w:trPr>
        <w:tc>
          <w:tcPr>
            <w:tcW w:w="308" w:type="pct"/>
            <w:tcBorders>
              <w:top w:val="single" w:color="000000" w:sz="4" w:space="0"/>
              <w:left w:val="single" w:color="000000" w:sz="4" w:space="0"/>
              <w:bottom w:val="single" w:color="000000" w:sz="4" w:space="0"/>
              <w:right w:val="single" w:color="000000" w:sz="4" w:space="0"/>
            </w:tcBorders>
            <w:noWrap/>
            <w:vAlign w:val="center"/>
          </w:tcPr>
          <w:p w14:paraId="5D4EF14A">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31</w:t>
            </w:r>
          </w:p>
        </w:tc>
        <w:tc>
          <w:tcPr>
            <w:tcW w:w="957" w:type="pct"/>
            <w:vMerge w:val="continue"/>
            <w:tcBorders>
              <w:top w:val="single" w:color="000000" w:sz="4" w:space="0"/>
              <w:left w:val="single" w:color="000000" w:sz="4" w:space="0"/>
              <w:bottom w:val="single" w:color="000000" w:sz="4" w:space="0"/>
              <w:right w:val="single" w:color="000000" w:sz="4" w:space="0"/>
            </w:tcBorders>
            <w:vAlign w:val="center"/>
          </w:tcPr>
          <w:p w14:paraId="388B9A92">
            <w:pPr>
              <w:widowControl/>
              <w:spacing w:line="240" w:lineRule="auto"/>
              <w:jc w:val="left"/>
              <w:rPr>
                <w:rFonts w:hint="eastAsia" w:ascii="宋体" w:hAnsi="宋体" w:cs="宋体"/>
                <w:color w:val="000000"/>
                <w:kern w:val="0"/>
                <w:sz w:val="22"/>
                <w:szCs w:val="22"/>
              </w:rPr>
            </w:pPr>
          </w:p>
        </w:tc>
        <w:tc>
          <w:tcPr>
            <w:tcW w:w="1104" w:type="pct"/>
            <w:tcBorders>
              <w:top w:val="single" w:color="000000" w:sz="4" w:space="0"/>
              <w:left w:val="single" w:color="000000" w:sz="4" w:space="0"/>
              <w:bottom w:val="single" w:color="000000" w:sz="4" w:space="0"/>
              <w:right w:val="single" w:color="000000" w:sz="4" w:space="0"/>
            </w:tcBorders>
            <w:vAlign w:val="center"/>
          </w:tcPr>
          <w:p w14:paraId="5EB5A216">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100M</w:t>
            </w:r>
          </w:p>
        </w:tc>
        <w:tc>
          <w:tcPr>
            <w:tcW w:w="1855" w:type="pct"/>
            <w:tcBorders>
              <w:top w:val="single" w:color="000000" w:sz="4" w:space="0"/>
              <w:left w:val="single" w:color="000000" w:sz="4" w:space="0"/>
              <w:bottom w:val="single" w:color="000000" w:sz="4" w:space="0"/>
              <w:right w:val="single" w:color="000000" w:sz="4" w:space="0"/>
            </w:tcBorders>
            <w:vAlign w:val="center"/>
          </w:tcPr>
          <w:p w14:paraId="79181808">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互联网专线</w:t>
            </w:r>
          </w:p>
        </w:tc>
        <w:tc>
          <w:tcPr>
            <w:tcW w:w="309" w:type="pct"/>
            <w:tcBorders>
              <w:top w:val="nil"/>
              <w:left w:val="single" w:color="000000" w:sz="4" w:space="0"/>
              <w:bottom w:val="single" w:color="000000" w:sz="4" w:space="0"/>
              <w:right w:val="single" w:color="000000" w:sz="4" w:space="0"/>
            </w:tcBorders>
            <w:noWrap/>
            <w:vAlign w:val="center"/>
          </w:tcPr>
          <w:p w14:paraId="2C5ED648">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条/年</w:t>
            </w:r>
          </w:p>
        </w:tc>
        <w:tc>
          <w:tcPr>
            <w:tcW w:w="467" w:type="pct"/>
            <w:tcBorders>
              <w:top w:val="nil"/>
              <w:left w:val="single" w:color="000000" w:sz="4" w:space="0"/>
              <w:bottom w:val="single" w:color="000000" w:sz="4" w:space="0"/>
              <w:right w:val="single" w:color="000000" w:sz="4" w:space="0"/>
            </w:tcBorders>
            <w:noWrap/>
            <w:vAlign w:val="center"/>
          </w:tcPr>
          <w:p w14:paraId="4D4F46DF">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4</w:t>
            </w:r>
          </w:p>
        </w:tc>
      </w:tr>
      <w:tr w14:paraId="4435E82F">
        <w:trPr>
          <w:trHeight w:val="288" w:hRule="atLeast"/>
        </w:trPr>
        <w:tc>
          <w:tcPr>
            <w:tcW w:w="308" w:type="pct"/>
            <w:tcBorders>
              <w:top w:val="single" w:color="000000" w:sz="4" w:space="0"/>
              <w:left w:val="single" w:color="000000" w:sz="4" w:space="0"/>
              <w:bottom w:val="single" w:color="000000" w:sz="4" w:space="0"/>
              <w:right w:val="single" w:color="000000" w:sz="4" w:space="0"/>
            </w:tcBorders>
            <w:noWrap/>
            <w:vAlign w:val="center"/>
          </w:tcPr>
          <w:p w14:paraId="4D3104AB">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32</w:t>
            </w:r>
          </w:p>
        </w:tc>
        <w:tc>
          <w:tcPr>
            <w:tcW w:w="957" w:type="pct"/>
            <w:vMerge w:val="continue"/>
            <w:tcBorders>
              <w:top w:val="single" w:color="000000" w:sz="4" w:space="0"/>
              <w:left w:val="single" w:color="000000" w:sz="4" w:space="0"/>
              <w:bottom w:val="single" w:color="000000" w:sz="4" w:space="0"/>
              <w:right w:val="single" w:color="000000" w:sz="4" w:space="0"/>
            </w:tcBorders>
            <w:vAlign w:val="center"/>
          </w:tcPr>
          <w:p w14:paraId="6C8CF440">
            <w:pPr>
              <w:widowControl/>
              <w:spacing w:line="240" w:lineRule="auto"/>
              <w:jc w:val="left"/>
              <w:rPr>
                <w:rFonts w:hint="eastAsia" w:ascii="宋体" w:hAnsi="宋体" w:cs="宋体"/>
                <w:color w:val="000000"/>
                <w:kern w:val="0"/>
                <w:sz w:val="22"/>
                <w:szCs w:val="22"/>
              </w:rPr>
            </w:pPr>
          </w:p>
        </w:tc>
        <w:tc>
          <w:tcPr>
            <w:tcW w:w="1104" w:type="pct"/>
            <w:tcBorders>
              <w:top w:val="single" w:color="000000" w:sz="4" w:space="0"/>
              <w:left w:val="single" w:color="000000" w:sz="4" w:space="0"/>
              <w:bottom w:val="single" w:color="000000" w:sz="4" w:space="0"/>
              <w:right w:val="single" w:color="000000" w:sz="4" w:space="0"/>
            </w:tcBorders>
            <w:vAlign w:val="center"/>
          </w:tcPr>
          <w:p w14:paraId="76833D2C">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IP</w:t>
            </w:r>
          </w:p>
        </w:tc>
        <w:tc>
          <w:tcPr>
            <w:tcW w:w="1855" w:type="pct"/>
            <w:tcBorders>
              <w:top w:val="single" w:color="000000" w:sz="4" w:space="0"/>
              <w:left w:val="single" w:color="000000" w:sz="4" w:space="0"/>
              <w:bottom w:val="single" w:color="000000" w:sz="4" w:space="0"/>
              <w:right w:val="single" w:color="000000" w:sz="4" w:space="0"/>
            </w:tcBorders>
            <w:vAlign w:val="center"/>
          </w:tcPr>
          <w:p w14:paraId="23CEBFFD">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IP</w:t>
            </w:r>
          </w:p>
        </w:tc>
        <w:tc>
          <w:tcPr>
            <w:tcW w:w="309" w:type="pct"/>
            <w:tcBorders>
              <w:top w:val="nil"/>
              <w:left w:val="single" w:color="000000" w:sz="4" w:space="0"/>
              <w:bottom w:val="single" w:color="000000" w:sz="4" w:space="0"/>
              <w:right w:val="single" w:color="000000" w:sz="4" w:space="0"/>
            </w:tcBorders>
            <w:noWrap/>
            <w:vAlign w:val="center"/>
          </w:tcPr>
          <w:p w14:paraId="4DA82241">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个</w:t>
            </w:r>
          </w:p>
        </w:tc>
        <w:tc>
          <w:tcPr>
            <w:tcW w:w="467" w:type="pct"/>
            <w:tcBorders>
              <w:top w:val="nil"/>
              <w:left w:val="single" w:color="000000" w:sz="4" w:space="0"/>
              <w:bottom w:val="single" w:color="000000" w:sz="4" w:space="0"/>
              <w:right w:val="single" w:color="000000" w:sz="4" w:space="0"/>
            </w:tcBorders>
            <w:noWrap/>
            <w:vAlign w:val="center"/>
          </w:tcPr>
          <w:p w14:paraId="4636ED2E">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10</w:t>
            </w:r>
          </w:p>
        </w:tc>
      </w:tr>
      <w:tr w14:paraId="02F753E8">
        <w:trPr>
          <w:trHeight w:val="288" w:hRule="atLeast"/>
        </w:trPr>
        <w:tc>
          <w:tcPr>
            <w:tcW w:w="308" w:type="pct"/>
            <w:tcBorders>
              <w:top w:val="single" w:color="000000" w:sz="4" w:space="0"/>
              <w:left w:val="single" w:color="000000" w:sz="4" w:space="0"/>
              <w:bottom w:val="single" w:color="000000" w:sz="4" w:space="0"/>
              <w:right w:val="single" w:color="000000" w:sz="4" w:space="0"/>
            </w:tcBorders>
            <w:noWrap/>
            <w:vAlign w:val="center"/>
          </w:tcPr>
          <w:p w14:paraId="6319312F">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33</w:t>
            </w:r>
          </w:p>
        </w:tc>
        <w:tc>
          <w:tcPr>
            <w:tcW w:w="957" w:type="pct"/>
            <w:vMerge w:val="continue"/>
            <w:tcBorders>
              <w:top w:val="single" w:color="000000" w:sz="4" w:space="0"/>
              <w:left w:val="single" w:color="000000" w:sz="4" w:space="0"/>
              <w:bottom w:val="single" w:color="000000" w:sz="4" w:space="0"/>
              <w:right w:val="single" w:color="000000" w:sz="4" w:space="0"/>
            </w:tcBorders>
            <w:vAlign w:val="center"/>
          </w:tcPr>
          <w:p w14:paraId="5880B74F">
            <w:pPr>
              <w:widowControl/>
              <w:spacing w:line="240" w:lineRule="auto"/>
              <w:jc w:val="left"/>
              <w:rPr>
                <w:rFonts w:hint="eastAsia" w:ascii="宋体" w:hAnsi="宋体" w:cs="宋体"/>
                <w:color w:val="000000"/>
                <w:kern w:val="0"/>
                <w:sz w:val="22"/>
                <w:szCs w:val="22"/>
              </w:rPr>
            </w:pPr>
          </w:p>
        </w:tc>
        <w:tc>
          <w:tcPr>
            <w:tcW w:w="1104" w:type="pct"/>
            <w:tcBorders>
              <w:top w:val="single" w:color="000000" w:sz="4" w:space="0"/>
              <w:left w:val="single" w:color="000000" w:sz="4" w:space="0"/>
              <w:bottom w:val="single" w:color="000000" w:sz="4" w:space="0"/>
              <w:right w:val="single" w:color="000000" w:sz="4" w:space="0"/>
            </w:tcBorders>
            <w:vAlign w:val="center"/>
          </w:tcPr>
          <w:p w14:paraId="5D05265E">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主机负载均衡（IP）</w:t>
            </w:r>
          </w:p>
        </w:tc>
        <w:tc>
          <w:tcPr>
            <w:tcW w:w="1855" w:type="pct"/>
            <w:tcBorders>
              <w:top w:val="single" w:color="000000" w:sz="4" w:space="0"/>
              <w:left w:val="single" w:color="000000" w:sz="4" w:space="0"/>
              <w:bottom w:val="single" w:color="000000" w:sz="4" w:space="0"/>
              <w:right w:val="single" w:color="000000" w:sz="4" w:space="0"/>
            </w:tcBorders>
            <w:vAlign w:val="center"/>
          </w:tcPr>
          <w:p w14:paraId="299DC7BB">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主机负载均衡（IP）</w:t>
            </w:r>
          </w:p>
        </w:tc>
        <w:tc>
          <w:tcPr>
            <w:tcW w:w="309" w:type="pct"/>
            <w:tcBorders>
              <w:top w:val="nil"/>
              <w:left w:val="single" w:color="000000" w:sz="4" w:space="0"/>
              <w:bottom w:val="single" w:color="000000" w:sz="4" w:space="0"/>
              <w:right w:val="single" w:color="000000" w:sz="4" w:space="0"/>
            </w:tcBorders>
            <w:noWrap/>
            <w:vAlign w:val="center"/>
          </w:tcPr>
          <w:p w14:paraId="250413C6">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个</w:t>
            </w:r>
          </w:p>
        </w:tc>
        <w:tc>
          <w:tcPr>
            <w:tcW w:w="467" w:type="pct"/>
            <w:tcBorders>
              <w:top w:val="nil"/>
              <w:left w:val="single" w:color="000000" w:sz="4" w:space="0"/>
              <w:bottom w:val="single" w:color="000000" w:sz="4" w:space="0"/>
              <w:right w:val="single" w:color="000000" w:sz="4" w:space="0"/>
            </w:tcBorders>
            <w:noWrap/>
            <w:vAlign w:val="center"/>
          </w:tcPr>
          <w:p w14:paraId="2877474E">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7</w:t>
            </w:r>
          </w:p>
        </w:tc>
      </w:tr>
      <w:tr w14:paraId="2DDAD7B0">
        <w:trPr>
          <w:trHeight w:val="288" w:hRule="atLeast"/>
        </w:trPr>
        <w:tc>
          <w:tcPr>
            <w:tcW w:w="308" w:type="pct"/>
            <w:tcBorders>
              <w:top w:val="single" w:color="000000" w:sz="4" w:space="0"/>
              <w:left w:val="single" w:color="000000" w:sz="4" w:space="0"/>
              <w:bottom w:val="single" w:color="000000" w:sz="4" w:space="0"/>
              <w:right w:val="single" w:color="000000" w:sz="4" w:space="0"/>
            </w:tcBorders>
            <w:noWrap/>
            <w:vAlign w:val="center"/>
          </w:tcPr>
          <w:p w14:paraId="655A9337">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34</w:t>
            </w:r>
          </w:p>
        </w:tc>
        <w:tc>
          <w:tcPr>
            <w:tcW w:w="957" w:type="pct"/>
            <w:vMerge w:val="continue"/>
            <w:tcBorders>
              <w:top w:val="single" w:color="000000" w:sz="4" w:space="0"/>
              <w:left w:val="single" w:color="000000" w:sz="4" w:space="0"/>
              <w:bottom w:val="single" w:color="000000" w:sz="4" w:space="0"/>
              <w:right w:val="single" w:color="000000" w:sz="4" w:space="0"/>
            </w:tcBorders>
            <w:vAlign w:val="center"/>
          </w:tcPr>
          <w:p w14:paraId="5ECE9E11">
            <w:pPr>
              <w:widowControl/>
              <w:spacing w:line="240" w:lineRule="auto"/>
              <w:jc w:val="left"/>
              <w:rPr>
                <w:rFonts w:hint="eastAsia" w:ascii="宋体" w:hAnsi="宋体" w:cs="宋体"/>
                <w:color w:val="000000"/>
                <w:kern w:val="0"/>
                <w:sz w:val="22"/>
                <w:szCs w:val="22"/>
              </w:rPr>
            </w:pPr>
          </w:p>
        </w:tc>
        <w:tc>
          <w:tcPr>
            <w:tcW w:w="1104" w:type="pct"/>
            <w:tcBorders>
              <w:top w:val="single" w:color="000000" w:sz="4" w:space="0"/>
              <w:left w:val="single" w:color="000000" w:sz="4" w:space="0"/>
              <w:bottom w:val="single" w:color="000000" w:sz="4" w:space="0"/>
              <w:right w:val="single" w:color="000000" w:sz="4" w:space="0"/>
            </w:tcBorders>
            <w:vAlign w:val="center"/>
          </w:tcPr>
          <w:p w14:paraId="3792D109">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VPN（SSL/IPsec）</w:t>
            </w:r>
          </w:p>
        </w:tc>
        <w:tc>
          <w:tcPr>
            <w:tcW w:w="1855" w:type="pct"/>
            <w:tcBorders>
              <w:top w:val="single" w:color="000000" w:sz="4" w:space="0"/>
              <w:left w:val="single" w:color="000000" w:sz="4" w:space="0"/>
              <w:bottom w:val="single" w:color="000000" w:sz="4" w:space="0"/>
              <w:right w:val="single" w:color="000000" w:sz="4" w:space="0"/>
            </w:tcBorders>
            <w:vAlign w:val="center"/>
          </w:tcPr>
          <w:p w14:paraId="166A1E77">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VPN（SSL/IPsec）</w:t>
            </w:r>
          </w:p>
        </w:tc>
        <w:tc>
          <w:tcPr>
            <w:tcW w:w="309" w:type="pct"/>
            <w:tcBorders>
              <w:top w:val="nil"/>
              <w:left w:val="single" w:color="000000" w:sz="4" w:space="0"/>
              <w:bottom w:val="single" w:color="000000" w:sz="4" w:space="0"/>
              <w:right w:val="single" w:color="000000" w:sz="4" w:space="0"/>
            </w:tcBorders>
            <w:noWrap/>
            <w:vAlign w:val="center"/>
          </w:tcPr>
          <w:p w14:paraId="001F66B1">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个</w:t>
            </w:r>
          </w:p>
        </w:tc>
        <w:tc>
          <w:tcPr>
            <w:tcW w:w="467" w:type="pct"/>
            <w:tcBorders>
              <w:top w:val="nil"/>
              <w:left w:val="single" w:color="000000" w:sz="4" w:space="0"/>
              <w:bottom w:val="single" w:color="000000" w:sz="4" w:space="0"/>
              <w:right w:val="single" w:color="000000" w:sz="4" w:space="0"/>
            </w:tcBorders>
            <w:noWrap/>
            <w:vAlign w:val="center"/>
          </w:tcPr>
          <w:p w14:paraId="4FB35543">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6</w:t>
            </w:r>
          </w:p>
        </w:tc>
      </w:tr>
    </w:tbl>
    <w:p w14:paraId="3F9155D3">
      <w:pPr>
        <w:wordWrap w:val="0"/>
        <w:ind w:firstLine="562" w:firstLineChars="200"/>
        <w:rPr>
          <w:rFonts w:hint="eastAsia" w:ascii="仿宋" w:hAnsi="仿宋" w:eastAsia="仿宋"/>
          <w:b/>
          <w:bCs/>
          <w:szCs w:val="28"/>
        </w:rPr>
      </w:pPr>
    </w:p>
    <w:p w14:paraId="45966627">
      <w:pPr>
        <w:sectPr>
          <w:pgSz w:w="16838" w:h="11906" w:orient="landscape"/>
          <w:pgMar w:top="1800" w:right="1440" w:bottom="1800" w:left="1440" w:header="851" w:footer="992" w:gutter="0"/>
          <w:pgNumType w:fmt="numberInDash"/>
          <w:cols w:space="425" w:num="1"/>
          <w:docGrid w:type="lines" w:linePitch="381" w:charSpace="0"/>
        </w:sectPr>
      </w:pPr>
    </w:p>
    <w:p w14:paraId="35D9D297">
      <w:pPr>
        <w:pStyle w:val="2"/>
        <w:numPr>
          <w:ilvl w:val="0"/>
          <w:numId w:val="0"/>
        </w:numPr>
        <w:spacing w:line="480" w:lineRule="exact"/>
      </w:pPr>
      <w:bookmarkStart w:id="140" w:name="_Toc30845"/>
      <w:bookmarkStart w:id="141" w:name="_Toc229492051"/>
      <w:bookmarkStart w:id="142" w:name="_Toc6538"/>
      <w:bookmarkStart w:id="143" w:name="_Toc7854"/>
      <w:bookmarkStart w:id="144" w:name="_Toc18541"/>
      <w:r>
        <w:rPr>
          <w:rFonts w:hint="eastAsia"/>
        </w:rPr>
        <w:t>第六章项目运营方案</w:t>
      </w:r>
      <w:bookmarkEnd w:id="140"/>
      <w:bookmarkEnd w:id="141"/>
    </w:p>
    <w:p w14:paraId="0070BE54">
      <w:pPr>
        <w:pStyle w:val="3"/>
        <w:numPr>
          <w:ilvl w:val="1"/>
          <w:numId w:val="0"/>
        </w:numPr>
        <w:ind w:left="576" w:hanging="576"/>
      </w:pPr>
      <w:bookmarkStart w:id="145" w:name="_Toc14368"/>
      <w:bookmarkStart w:id="146" w:name="_Toc172907766"/>
      <w:bookmarkStart w:id="147" w:name="_Toc25466"/>
      <w:bookmarkStart w:id="148" w:name="_Toc229492052"/>
      <w:r>
        <w:rPr>
          <w:rFonts w:hint="eastAsia"/>
        </w:rPr>
        <w:t>6.1运营模式选择</w:t>
      </w:r>
      <w:bookmarkEnd w:id="145"/>
      <w:bookmarkEnd w:id="146"/>
      <w:bookmarkEnd w:id="147"/>
      <w:bookmarkEnd w:id="148"/>
    </w:p>
    <w:p w14:paraId="00425D55">
      <w:pPr>
        <w:wordWrap w:val="0"/>
        <w:ind w:firstLine="560" w:firstLineChars="200"/>
      </w:pPr>
      <w:r>
        <w:rPr>
          <w:rFonts w:hint="eastAsia"/>
        </w:rPr>
        <w:t>本项目建设完成后，拟由</w:t>
      </w:r>
      <w:bookmarkStart w:id="149" w:name="OLE_LINK22"/>
      <w:r>
        <w:rPr>
          <w:rFonts w:hint="eastAsia"/>
        </w:rPr>
        <w:t>光谷数产</w:t>
      </w:r>
      <w:bookmarkEnd w:id="149"/>
      <w:r>
        <w:rPr>
          <w:rFonts w:hint="eastAsia"/>
        </w:rPr>
        <w:t>运营。光谷数产作为东湖高新区国有信息化建设平台公司，主要负责“数字光谷”建设运维以及数据资产运营。光谷数产集团人员编制45名，运维团队工作人员10名，负责所有项目的交付运营的管控，制定和实施运营策略、监督运营流程并提供支持服务，包括项目计划制定、资源调度、进度控制、质量保证和风险管理等方面，对整体交付质量负责。光谷数产建立了完善的运维安全管理制度和运维团队，具备项目运营管理能力。</w:t>
      </w:r>
    </w:p>
    <w:p w14:paraId="0D033DEE">
      <w:pPr>
        <w:pStyle w:val="3"/>
        <w:numPr>
          <w:ilvl w:val="1"/>
          <w:numId w:val="0"/>
        </w:numPr>
        <w:spacing w:line="480" w:lineRule="exact"/>
      </w:pPr>
      <w:bookmarkStart w:id="150" w:name="_Toc229492053"/>
      <w:bookmarkStart w:id="151" w:name="_Toc6318"/>
      <w:bookmarkStart w:id="152" w:name="_Toc172907771"/>
      <w:bookmarkStart w:id="153" w:name="_Toc7109"/>
      <w:r>
        <w:rPr>
          <w:rFonts w:hint="eastAsia"/>
        </w:rPr>
        <w:t>6.2运营组织方案</w:t>
      </w:r>
      <w:bookmarkEnd w:id="150"/>
      <w:bookmarkEnd w:id="151"/>
    </w:p>
    <w:p w14:paraId="506B8D57">
      <w:pPr>
        <w:pStyle w:val="4"/>
        <w:numPr>
          <w:ilvl w:val="2"/>
          <w:numId w:val="0"/>
        </w:numPr>
        <w:ind w:left="720" w:hanging="720"/>
      </w:pPr>
      <w:bookmarkStart w:id="154" w:name="_Toc12492"/>
      <w:bookmarkStart w:id="155" w:name="_Toc14303"/>
      <w:bookmarkStart w:id="156" w:name="_Toc9918"/>
      <w:r>
        <w:rPr>
          <w:rFonts w:hint="eastAsia"/>
        </w:rPr>
        <w:t>6.2.1组织架构</w:t>
      </w:r>
      <w:bookmarkEnd w:id="154"/>
      <w:bookmarkEnd w:id="155"/>
      <w:bookmarkEnd w:id="156"/>
    </w:p>
    <w:p w14:paraId="491A27AF">
      <w:pPr>
        <w:ind w:firstLine="560" w:firstLineChars="200"/>
      </w:pPr>
      <w:r>
        <w:rPr>
          <w:rFonts w:hint="eastAsia"/>
        </w:rPr>
        <w:t>光谷数产在数字基础设施建设、运维、服务方面形成了一个高效、有序的管理体系，制定了一套严格、科学、可行的管理办法及相应的监督、检查、考核制度。</w:t>
      </w:r>
    </w:p>
    <w:p w14:paraId="0B713FB1">
      <w:pPr>
        <w:spacing w:before="156" w:beforeLines="50" w:after="156" w:afterLines="50" w:line="240" w:lineRule="auto"/>
        <w:jc w:val="center"/>
      </w:pPr>
      <w:r>
        <w:drawing>
          <wp:inline distT="0" distB="0" distL="0" distR="0">
            <wp:extent cx="3524250" cy="3343275"/>
            <wp:effectExtent l="0" t="0" r="0" b="9525"/>
            <wp:docPr id="174873796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37962" name="图片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3524250" cy="3343275"/>
                    </a:xfrm>
                    <a:prstGeom prst="rect">
                      <a:avLst/>
                    </a:prstGeom>
                    <a:noFill/>
                    <a:ln>
                      <a:noFill/>
                    </a:ln>
                  </pic:spPr>
                </pic:pic>
              </a:graphicData>
            </a:graphic>
          </wp:inline>
        </w:drawing>
      </w:r>
    </w:p>
    <w:p w14:paraId="12A517FC">
      <w:pPr>
        <w:pStyle w:val="10"/>
        <w:jc w:val="center"/>
      </w:pPr>
      <w:bookmarkStart w:id="157" w:name="_Toc162814639"/>
      <w:r>
        <w:t>图</w:t>
      </w:r>
      <w:r>
        <w:rPr>
          <w:rFonts w:hint="eastAsia"/>
        </w:rPr>
        <w:t>组织机构图</w:t>
      </w:r>
    </w:p>
    <w:bookmarkEnd w:id="157"/>
    <w:p w14:paraId="6295D83D">
      <w:pPr>
        <w:pStyle w:val="4"/>
        <w:numPr>
          <w:ilvl w:val="2"/>
          <w:numId w:val="0"/>
        </w:numPr>
        <w:ind w:left="720" w:hanging="720"/>
      </w:pPr>
      <w:bookmarkStart w:id="158" w:name="_Toc24121"/>
      <w:bookmarkStart w:id="159" w:name="_Toc21516"/>
      <w:bookmarkStart w:id="160" w:name="_Toc14725"/>
      <w:r>
        <w:rPr>
          <w:rFonts w:hint="eastAsia"/>
        </w:rPr>
        <w:t>6.2.2人员保障</w:t>
      </w:r>
      <w:bookmarkEnd w:id="158"/>
      <w:bookmarkEnd w:id="159"/>
      <w:bookmarkEnd w:id="160"/>
    </w:p>
    <w:p w14:paraId="2995971F">
      <w:pPr>
        <w:ind w:firstLine="560" w:firstLineChars="200"/>
      </w:pPr>
      <w:r>
        <w:rPr>
          <w:rFonts w:hint="eastAsia"/>
        </w:rPr>
        <w:t>本项目根据项目运维规模要求，需新增7名劳动定员，开展数据运营、安全运营、服务运营工作。</w:t>
      </w:r>
    </w:p>
    <w:tbl>
      <w:tblPr>
        <w:tblStyle w:val="2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0"/>
        <w:gridCol w:w="3320"/>
        <w:gridCol w:w="2004"/>
        <w:gridCol w:w="1835"/>
      </w:tblGrid>
      <w:tr w14:paraId="4238218B">
        <w:trPr>
          <w:trHeight w:val="397" w:hRule="atLeast"/>
          <w:jc w:val="center"/>
        </w:trPr>
        <w:tc>
          <w:tcPr>
            <w:tcW w:w="798" w:type="pct"/>
            <w:vAlign w:val="center"/>
          </w:tcPr>
          <w:p w14:paraId="6AD33682">
            <w:pPr>
              <w:spacing w:line="240" w:lineRule="exact"/>
              <w:jc w:val="center"/>
              <w:rPr>
                <w:rFonts w:hint="eastAsia" w:ascii="仿宋" w:hAnsi="仿宋" w:cs="MS Gothic"/>
                <w:b/>
                <w:bCs/>
                <w:sz w:val="24"/>
              </w:rPr>
            </w:pPr>
            <w:r>
              <w:rPr>
                <w:rFonts w:hint="eastAsia" w:ascii="仿宋" w:hAnsi="仿宋"/>
                <w:b/>
                <w:bCs/>
                <w:sz w:val="24"/>
              </w:rPr>
              <w:t>序号</w:t>
            </w:r>
          </w:p>
        </w:tc>
        <w:tc>
          <w:tcPr>
            <w:tcW w:w="1948" w:type="pct"/>
            <w:vAlign w:val="center"/>
          </w:tcPr>
          <w:p w14:paraId="43DF068C">
            <w:pPr>
              <w:spacing w:line="240" w:lineRule="exact"/>
              <w:jc w:val="center"/>
              <w:rPr>
                <w:rFonts w:hint="eastAsia" w:ascii="仿宋" w:hAnsi="仿宋" w:cs="MS Gothic"/>
                <w:b/>
                <w:bCs/>
                <w:sz w:val="24"/>
              </w:rPr>
            </w:pPr>
            <w:r>
              <w:rPr>
                <w:rFonts w:hint="eastAsia" w:ascii="仿宋" w:hAnsi="仿宋"/>
                <w:b/>
                <w:bCs/>
                <w:sz w:val="24"/>
              </w:rPr>
              <w:t>岗位名称</w:t>
            </w:r>
          </w:p>
        </w:tc>
        <w:tc>
          <w:tcPr>
            <w:tcW w:w="1176" w:type="pct"/>
            <w:vAlign w:val="center"/>
          </w:tcPr>
          <w:p w14:paraId="5E0B034C">
            <w:pPr>
              <w:spacing w:line="240" w:lineRule="exact"/>
              <w:jc w:val="center"/>
              <w:rPr>
                <w:rFonts w:hint="eastAsia" w:ascii="仿宋" w:hAnsi="仿宋" w:cs="MS Gothic"/>
                <w:b/>
                <w:bCs/>
                <w:sz w:val="24"/>
              </w:rPr>
            </w:pPr>
            <w:r>
              <w:rPr>
                <w:rFonts w:hint="eastAsia" w:ascii="仿宋" w:hAnsi="仿宋"/>
                <w:b/>
                <w:bCs/>
                <w:sz w:val="24"/>
              </w:rPr>
              <w:t>人数</w:t>
            </w:r>
          </w:p>
        </w:tc>
        <w:tc>
          <w:tcPr>
            <w:tcW w:w="1076" w:type="pct"/>
            <w:vAlign w:val="center"/>
          </w:tcPr>
          <w:p w14:paraId="678A5DAA">
            <w:pPr>
              <w:spacing w:line="240" w:lineRule="exact"/>
              <w:jc w:val="center"/>
              <w:rPr>
                <w:rFonts w:hint="eastAsia" w:ascii="仿宋" w:hAnsi="仿宋" w:cs="MS Gothic"/>
                <w:b/>
                <w:bCs/>
                <w:sz w:val="24"/>
              </w:rPr>
            </w:pPr>
            <w:r>
              <w:rPr>
                <w:rFonts w:hint="eastAsia" w:ascii="仿宋" w:hAnsi="仿宋"/>
                <w:b/>
                <w:bCs/>
                <w:sz w:val="24"/>
              </w:rPr>
              <w:t>备注</w:t>
            </w:r>
          </w:p>
        </w:tc>
      </w:tr>
      <w:tr w14:paraId="41F08B5E">
        <w:trPr>
          <w:trHeight w:val="397" w:hRule="atLeast"/>
          <w:jc w:val="center"/>
        </w:trPr>
        <w:tc>
          <w:tcPr>
            <w:tcW w:w="798" w:type="pct"/>
            <w:vAlign w:val="center"/>
          </w:tcPr>
          <w:p w14:paraId="7E6BA2B7">
            <w:pPr>
              <w:spacing w:line="240" w:lineRule="exact"/>
              <w:jc w:val="center"/>
              <w:rPr>
                <w:rFonts w:hint="eastAsia" w:ascii="仿宋" w:hAnsi="仿宋" w:cs="MS Gothic"/>
                <w:sz w:val="24"/>
              </w:rPr>
            </w:pPr>
            <w:r>
              <w:rPr>
                <w:rFonts w:ascii="仿宋" w:hAnsi="仿宋"/>
                <w:sz w:val="24"/>
              </w:rPr>
              <w:t>1</w:t>
            </w:r>
          </w:p>
        </w:tc>
        <w:tc>
          <w:tcPr>
            <w:tcW w:w="1948" w:type="pct"/>
            <w:vAlign w:val="center"/>
          </w:tcPr>
          <w:p w14:paraId="024E42CA">
            <w:pPr>
              <w:spacing w:line="240" w:lineRule="exact"/>
              <w:jc w:val="center"/>
              <w:rPr>
                <w:rFonts w:hint="eastAsia" w:ascii="仿宋" w:hAnsi="仿宋" w:cs="MS Gothic"/>
                <w:sz w:val="24"/>
              </w:rPr>
            </w:pPr>
            <w:r>
              <w:rPr>
                <w:rFonts w:hint="eastAsia" w:ascii="仿宋" w:hAnsi="仿宋"/>
                <w:sz w:val="24"/>
              </w:rPr>
              <w:t>数据运营人员</w:t>
            </w:r>
          </w:p>
        </w:tc>
        <w:tc>
          <w:tcPr>
            <w:tcW w:w="1176" w:type="pct"/>
            <w:vAlign w:val="center"/>
          </w:tcPr>
          <w:p w14:paraId="0F65000D">
            <w:pPr>
              <w:spacing w:line="240" w:lineRule="exact"/>
              <w:jc w:val="center"/>
              <w:rPr>
                <w:rFonts w:hint="eastAsia" w:ascii="仿宋" w:hAnsi="仿宋"/>
                <w:sz w:val="24"/>
              </w:rPr>
            </w:pPr>
            <w:r>
              <w:rPr>
                <w:rFonts w:hint="eastAsia" w:ascii="仿宋" w:hAnsi="仿宋"/>
                <w:sz w:val="24"/>
              </w:rPr>
              <w:t>2</w:t>
            </w:r>
          </w:p>
        </w:tc>
        <w:tc>
          <w:tcPr>
            <w:tcW w:w="1076" w:type="pct"/>
            <w:vAlign w:val="center"/>
          </w:tcPr>
          <w:p w14:paraId="30BF9CD6">
            <w:pPr>
              <w:spacing w:line="240" w:lineRule="exact"/>
              <w:jc w:val="center"/>
              <w:rPr>
                <w:rFonts w:hint="eastAsia" w:ascii="仿宋" w:hAnsi="仿宋" w:cs="MS Gothic"/>
                <w:sz w:val="24"/>
              </w:rPr>
            </w:pPr>
          </w:p>
        </w:tc>
      </w:tr>
      <w:tr w14:paraId="5B931C32">
        <w:trPr>
          <w:trHeight w:val="397" w:hRule="atLeast"/>
          <w:jc w:val="center"/>
        </w:trPr>
        <w:tc>
          <w:tcPr>
            <w:tcW w:w="798" w:type="pct"/>
            <w:vAlign w:val="center"/>
          </w:tcPr>
          <w:p w14:paraId="441F75E2">
            <w:pPr>
              <w:spacing w:line="240" w:lineRule="exact"/>
              <w:jc w:val="center"/>
              <w:rPr>
                <w:rFonts w:hint="eastAsia" w:ascii="仿宋" w:hAnsi="仿宋" w:cs="MS Gothic"/>
                <w:sz w:val="24"/>
              </w:rPr>
            </w:pPr>
            <w:r>
              <w:rPr>
                <w:rFonts w:ascii="仿宋" w:hAnsi="仿宋"/>
                <w:sz w:val="24"/>
              </w:rPr>
              <w:t>2</w:t>
            </w:r>
          </w:p>
        </w:tc>
        <w:tc>
          <w:tcPr>
            <w:tcW w:w="1948" w:type="pct"/>
            <w:vAlign w:val="center"/>
          </w:tcPr>
          <w:p w14:paraId="05FA25B0">
            <w:pPr>
              <w:spacing w:line="240" w:lineRule="exact"/>
              <w:jc w:val="center"/>
              <w:rPr>
                <w:rFonts w:hint="eastAsia" w:ascii="仿宋" w:hAnsi="仿宋" w:cs="MS Gothic"/>
                <w:sz w:val="24"/>
              </w:rPr>
            </w:pPr>
            <w:r>
              <w:rPr>
                <w:rFonts w:hint="eastAsia" w:ascii="仿宋" w:hAnsi="仿宋"/>
                <w:sz w:val="24"/>
              </w:rPr>
              <w:t>安全运营人员</w:t>
            </w:r>
          </w:p>
        </w:tc>
        <w:tc>
          <w:tcPr>
            <w:tcW w:w="1176" w:type="pct"/>
            <w:vAlign w:val="center"/>
          </w:tcPr>
          <w:p w14:paraId="68848875">
            <w:pPr>
              <w:spacing w:line="240" w:lineRule="exact"/>
              <w:jc w:val="center"/>
              <w:rPr>
                <w:rFonts w:hint="eastAsia" w:ascii="仿宋" w:hAnsi="仿宋"/>
                <w:sz w:val="24"/>
              </w:rPr>
            </w:pPr>
            <w:r>
              <w:rPr>
                <w:rFonts w:hint="eastAsia" w:ascii="仿宋" w:hAnsi="仿宋"/>
                <w:sz w:val="24"/>
              </w:rPr>
              <w:t>2</w:t>
            </w:r>
          </w:p>
        </w:tc>
        <w:tc>
          <w:tcPr>
            <w:tcW w:w="1076" w:type="pct"/>
            <w:vAlign w:val="center"/>
          </w:tcPr>
          <w:p w14:paraId="3F73E132">
            <w:pPr>
              <w:spacing w:line="240" w:lineRule="exact"/>
              <w:jc w:val="center"/>
              <w:rPr>
                <w:rFonts w:hint="eastAsia" w:ascii="仿宋" w:hAnsi="仿宋" w:cs="MS Gothic"/>
                <w:sz w:val="24"/>
              </w:rPr>
            </w:pPr>
          </w:p>
        </w:tc>
      </w:tr>
      <w:tr w14:paraId="55FA39F3">
        <w:trPr>
          <w:trHeight w:val="397" w:hRule="atLeast"/>
          <w:jc w:val="center"/>
        </w:trPr>
        <w:tc>
          <w:tcPr>
            <w:tcW w:w="798" w:type="pct"/>
            <w:vAlign w:val="center"/>
          </w:tcPr>
          <w:p w14:paraId="35AD8C9F">
            <w:pPr>
              <w:spacing w:line="240" w:lineRule="exact"/>
              <w:jc w:val="center"/>
              <w:rPr>
                <w:rFonts w:hint="eastAsia" w:ascii="仿宋" w:hAnsi="仿宋" w:eastAsia="仿宋"/>
                <w:sz w:val="24"/>
              </w:rPr>
            </w:pPr>
            <w:r>
              <w:rPr>
                <w:rFonts w:hint="eastAsia" w:ascii="仿宋" w:hAnsi="仿宋"/>
                <w:sz w:val="24"/>
              </w:rPr>
              <w:t>3</w:t>
            </w:r>
          </w:p>
        </w:tc>
        <w:tc>
          <w:tcPr>
            <w:tcW w:w="1948" w:type="pct"/>
            <w:vAlign w:val="center"/>
          </w:tcPr>
          <w:p w14:paraId="5DF87D29">
            <w:pPr>
              <w:spacing w:line="240" w:lineRule="exact"/>
              <w:jc w:val="center"/>
              <w:rPr>
                <w:rFonts w:hint="eastAsia" w:ascii="仿宋" w:hAnsi="仿宋"/>
                <w:sz w:val="24"/>
              </w:rPr>
            </w:pPr>
            <w:r>
              <w:rPr>
                <w:rFonts w:hint="eastAsia" w:ascii="仿宋" w:hAnsi="仿宋"/>
                <w:sz w:val="24"/>
              </w:rPr>
              <w:t>服务运营人员</w:t>
            </w:r>
          </w:p>
        </w:tc>
        <w:tc>
          <w:tcPr>
            <w:tcW w:w="1176" w:type="pct"/>
            <w:vAlign w:val="center"/>
          </w:tcPr>
          <w:p w14:paraId="20E68016">
            <w:pPr>
              <w:spacing w:line="240" w:lineRule="exact"/>
              <w:jc w:val="center"/>
              <w:rPr>
                <w:rFonts w:hint="eastAsia" w:ascii="仿宋" w:hAnsi="仿宋"/>
                <w:sz w:val="24"/>
              </w:rPr>
            </w:pPr>
            <w:r>
              <w:rPr>
                <w:rFonts w:hint="eastAsia" w:ascii="仿宋" w:hAnsi="仿宋"/>
                <w:sz w:val="24"/>
              </w:rPr>
              <w:t>3</w:t>
            </w:r>
          </w:p>
        </w:tc>
        <w:tc>
          <w:tcPr>
            <w:tcW w:w="1076" w:type="pct"/>
            <w:vAlign w:val="center"/>
          </w:tcPr>
          <w:p w14:paraId="45CC9EF0">
            <w:pPr>
              <w:spacing w:line="240" w:lineRule="exact"/>
              <w:jc w:val="center"/>
              <w:rPr>
                <w:rFonts w:hint="eastAsia" w:ascii="仿宋" w:hAnsi="仿宋" w:cs="MS Gothic"/>
                <w:sz w:val="24"/>
              </w:rPr>
            </w:pPr>
          </w:p>
        </w:tc>
      </w:tr>
      <w:tr w14:paraId="0C9FDBCF">
        <w:trPr>
          <w:trHeight w:val="397" w:hRule="atLeast"/>
          <w:jc w:val="center"/>
        </w:trPr>
        <w:tc>
          <w:tcPr>
            <w:tcW w:w="2746" w:type="pct"/>
            <w:gridSpan w:val="2"/>
            <w:vAlign w:val="center"/>
          </w:tcPr>
          <w:p w14:paraId="7B8DF42B">
            <w:pPr>
              <w:spacing w:line="240" w:lineRule="exact"/>
              <w:jc w:val="center"/>
              <w:rPr>
                <w:rFonts w:hint="eastAsia" w:ascii="仿宋" w:hAnsi="仿宋" w:cs="MS Gothic"/>
                <w:b/>
                <w:bCs/>
                <w:sz w:val="24"/>
              </w:rPr>
            </w:pPr>
            <w:r>
              <w:rPr>
                <w:rFonts w:hint="eastAsia" w:ascii="仿宋" w:hAnsi="仿宋"/>
                <w:b/>
                <w:bCs/>
                <w:sz w:val="24"/>
              </w:rPr>
              <w:t>合计</w:t>
            </w:r>
          </w:p>
        </w:tc>
        <w:tc>
          <w:tcPr>
            <w:tcW w:w="1176" w:type="pct"/>
            <w:vAlign w:val="center"/>
          </w:tcPr>
          <w:p w14:paraId="0FDD0E1C">
            <w:pPr>
              <w:spacing w:line="240" w:lineRule="exact"/>
              <w:jc w:val="center"/>
              <w:rPr>
                <w:rFonts w:hint="eastAsia" w:ascii="仿宋" w:hAnsi="仿宋" w:eastAsia="仿宋" w:cs="MS Gothic"/>
                <w:sz w:val="24"/>
              </w:rPr>
            </w:pPr>
            <w:r>
              <w:rPr>
                <w:rFonts w:hint="eastAsia" w:ascii="仿宋" w:hAnsi="仿宋" w:cs="MS Gothic"/>
                <w:sz w:val="24"/>
              </w:rPr>
              <w:t>7</w:t>
            </w:r>
          </w:p>
        </w:tc>
        <w:tc>
          <w:tcPr>
            <w:tcW w:w="1076" w:type="pct"/>
            <w:vAlign w:val="center"/>
          </w:tcPr>
          <w:p w14:paraId="2E72FEA5">
            <w:pPr>
              <w:spacing w:line="240" w:lineRule="exact"/>
              <w:jc w:val="center"/>
              <w:rPr>
                <w:rFonts w:hint="eastAsia" w:ascii="仿宋" w:hAnsi="仿宋" w:cs="MS Gothic"/>
                <w:sz w:val="24"/>
              </w:rPr>
            </w:pPr>
          </w:p>
        </w:tc>
      </w:tr>
    </w:tbl>
    <w:p w14:paraId="6BC03BD5">
      <w:pPr>
        <w:ind w:firstLine="560" w:firstLineChars="200"/>
        <w:rPr>
          <w:rFonts w:eastAsia="仿宋"/>
        </w:rPr>
      </w:pPr>
    </w:p>
    <w:p w14:paraId="48C45DF4">
      <w:pPr>
        <w:pStyle w:val="4"/>
        <w:numPr>
          <w:ilvl w:val="2"/>
          <w:numId w:val="0"/>
        </w:numPr>
        <w:ind w:left="720" w:hanging="720"/>
      </w:pPr>
      <w:bookmarkStart w:id="161" w:name="_Toc17689"/>
      <w:bookmarkStart w:id="162" w:name="_Toc162814640"/>
      <w:bookmarkStart w:id="163" w:name="_Toc3855"/>
      <w:bookmarkStart w:id="164" w:name="_Toc19683"/>
      <w:r>
        <w:rPr>
          <w:rFonts w:hint="eastAsia"/>
        </w:rPr>
        <w:t>6.2.3管理制度</w:t>
      </w:r>
      <w:bookmarkEnd w:id="161"/>
      <w:bookmarkEnd w:id="162"/>
      <w:bookmarkEnd w:id="163"/>
      <w:bookmarkEnd w:id="164"/>
    </w:p>
    <w:p w14:paraId="305531FB">
      <w:pPr>
        <w:numPr>
          <w:ilvl w:val="0"/>
          <w:numId w:val="14"/>
        </w:numPr>
        <w:ind w:firstLine="560" w:firstLineChars="200"/>
      </w:pPr>
      <w:bookmarkStart w:id="165" w:name="OLE_LINK3"/>
      <w:r>
        <w:rPr>
          <w:rFonts w:hint="eastAsia"/>
        </w:rPr>
        <w:t>项目进度管理制度</w:t>
      </w:r>
    </w:p>
    <w:p w14:paraId="4F6B49F1">
      <w:pPr>
        <w:ind w:firstLine="560" w:firstLineChars="200"/>
      </w:pPr>
      <w:r>
        <w:rPr>
          <w:rFonts w:hint="eastAsia"/>
        </w:rPr>
        <w:t>结合项目“开工准备、建设实施、试运行、竣工验收”四阶段划分，制定里程碑节点考核机制；要求每周提交进度周报、每月召开进度协调会，同步进展、识别滞后风险；运用项目管理工具建立进度跟踪台账，明确各任务的责任人、时间节点及依赖关系；设定进度预警阈值，触发预警后需提交整改方案，明确追赶措施与完成时限，由项目领导小组监督落实。</w:t>
      </w:r>
    </w:p>
    <w:p w14:paraId="620081A2">
      <w:pPr>
        <w:numPr>
          <w:ilvl w:val="0"/>
          <w:numId w:val="14"/>
        </w:numPr>
        <w:ind w:firstLine="560" w:firstLineChars="200"/>
      </w:pPr>
      <w:r>
        <w:rPr>
          <w:rFonts w:hint="eastAsia"/>
        </w:rPr>
        <w:t>项目成本管理制度</w:t>
      </w:r>
    </w:p>
    <w:p w14:paraId="487A10F2">
      <w:pPr>
        <w:ind w:firstLine="560" w:firstLineChars="200"/>
      </w:pPr>
      <w:r>
        <w:rPr>
          <w:rFonts w:hint="eastAsia"/>
        </w:rPr>
        <w:t>建立预算编制、执行、核算全流程管控机制，明确硬件采购、软件开发、数据治理、运维服务等各类费用的预算标准与审批流程；规范采购管理，签订规范合同明确价格、付款方式及质保条款；在运营阶段制定年度运营成本预算，实行“月度核算、季度分析、年度复盘”；建立成本偏差分析机制，若实际支出与预算偏差超过5%，需分析原因并制定优化措施，确保资金专款专用。</w:t>
      </w:r>
    </w:p>
    <w:p w14:paraId="0DE8FFBD">
      <w:pPr>
        <w:numPr>
          <w:ilvl w:val="0"/>
          <w:numId w:val="14"/>
        </w:numPr>
        <w:ind w:firstLine="560" w:firstLineChars="200"/>
      </w:pPr>
      <w:r>
        <w:rPr>
          <w:rFonts w:hint="eastAsia"/>
        </w:rPr>
        <w:t>数据安全管理制度</w:t>
      </w:r>
    </w:p>
    <w:p w14:paraId="3EA7B7BF">
      <w:pPr>
        <w:ind w:firstLine="560" w:firstLineChars="200"/>
      </w:pPr>
      <w:r>
        <w:rPr>
          <w:rFonts w:hint="eastAsia"/>
        </w:rPr>
        <w:t>制定数据访问权限管理规则，遵循“最小权限”原则，明确不同角色的访问范围与操作权限，权限申请需经审批，定期开展权限审计与清理；规范数据传输、存储、采取全流程的安全措施，数据传输采用加密协议，存储采用加密存储技术，敏感数据需进行脱敏处理；建立数据安全事件应急预案，明确泄露、篡改等事件的上报流程、处置措施及责任追究机制，定期开展安全演练。</w:t>
      </w:r>
    </w:p>
    <w:p w14:paraId="4340FC2B">
      <w:pPr>
        <w:numPr>
          <w:ilvl w:val="0"/>
          <w:numId w:val="14"/>
        </w:numPr>
        <w:ind w:firstLine="560" w:firstLineChars="200"/>
      </w:pPr>
      <w:r>
        <w:rPr>
          <w:rFonts w:hint="eastAsia"/>
        </w:rPr>
        <w:t>网络安全管理制度</w:t>
      </w:r>
    </w:p>
    <w:p w14:paraId="2F16D909">
      <w:pPr>
        <w:ind w:firstLine="560" w:firstLineChars="200"/>
      </w:pPr>
      <w:r>
        <w:rPr>
          <w:rFonts w:hint="eastAsia"/>
        </w:rPr>
        <w:t>制定网络拓扑结构规划规范，明确互联网、电子政务外网、视频专网、公安信息网等多网协同的安全隔离措施；部署防火墙、入侵检测系统、安全审计系统等安全设备，定期更新病毒库与安全策略；规范网络设备配置管理，设备参数修改需经审批并留存记录，定期开展网络安全漏洞扫描与渗透测试，发现漏洞后需在规定时限内修复；建立网络安全监控机制，实时监测网络流量、设备状态，及时识别异常访问行为，确保网络系统稳定运行。</w:t>
      </w:r>
    </w:p>
    <w:p w14:paraId="1A90F8D3">
      <w:pPr>
        <w:numPr>
          <w:ilvl w:val="0"/>
          <w:numId w:val="14"/>
        </w:numPr>
        <w:ind w:firstLine="560" w:firstLineChars="200"/>
      </w:pPr>
      <w:r>
        <w:rPr>
          <w:rFonts w:hint="eastAsia"/>
        </w:rPr>
        <w:t>系统运维管理制度</w:t>
      </w:r>
    </w:p>
    <w:p w14:paraId="46A6863A">
      <w:pPr>
        <w:ind w:firstLine="560" w:firstLineChars="200"/>
      </w:pPr>
      <w:r>
        <w:rPr>
          <w:rFonts w:hint="eastAsia"/>
        </w:rPr>
        <w:t>制定日常运维规范，明确硬件设备、软件系统的巡检频率、巡检内容；建立故障分级处置机制，按严重程度将故障划分为一级（系统宕机）、二级（核心功能异常）、三级（一般功能故障），明确不同级别故障的响应时间与处置流程；规范数据备份与恢复管理，核心数据实行“每日增量备份+每周全量备份”，定期开展备份恢复测试，确保数据可恢复；建立运维日志管理制度，详细记录巡检情况、故障处置过程、系统升级操作等，便于追溯与分析。</w:t>
      </w:r>
    </w:p>
    <w:p w14:paraId="7D783529">
      <w:pPr>
        <w:numPr>
          <w:ilvl w:val="0"/>
          <w:numId w:val="14"/>
        </w:numPr>
        <w:ind w:firstLine="560" w:firstLineChars="200"/>
      </w:pPr>
      <w:r>
        <w:rPr>
          <w:rFonts w:hint="eastAsia"/>
        </w:rPr>
        <w:t>项目团队管理制度</w:t>
      </w:r>
    </w:p>
    <w:p w14:paraId="079C5AC9">
      <w:pPr>
        <w:ind w:firstLine="560" w:firstLineChars="200"/>
      </w:pPr>
      <w:r>
        <w:rPr>
          <w:rFonts w:hint="eastAsia"/>
        </w:rPr>
        <w:t>建立团队组织架构与岗位职责体系，明确项目管理组、技术开发组、数据治理组、运维组等各组的职责边界与人员配置要求；制定人员考勤与考核制度，规范工作时间、请假流程，将进度完成情况、工作质量、协作配合度等纳入考核指标；建立人员培训制度，建设阶段开展技术技能培训，运营阶段开展运维能力、安全知识培训，提升团队专业素养；明确人员离职交接流程，确保工作衔接顺畅，核心岗位人员离职需提前30天申请，完成工作交接与知识传承后方可办理离职手续。</w:t>
      </w:r>
    </w:p>
    <w:p w14:paraId="14539249">
      <w:pPr>
        <w:pStyle w:val="3"/>
        <w:numPr>
          <w:ilvl w:val="1"/>
          <w:numId w:val="0"/>
        </w:numPr>
        <w:ind w:left="576" w:hanging="576"/>
      </w:pPr>
      <w:bookmarkStart w:id="166" w:name="_Toc10128"/>
      <w:bookmarkStart w:id="167" w:name="_Toc229492054"/>
      <w:r>
        <w:rPr>
          <w:rFonts w:hint="eastAsia"/>
        </w:rPr>
        <w:t>6.3安全保障方案</w:t>
      </w:r>
      <w:bookmarkEnd w:id="152"/>
      <w:bookmarkEnd w:id="153"/>
      <w:bookmarkEnd w:id="166"/>
      <w:bookmarkEnd w:id="167"/>
    </w:p>
    <w:p w14:paraId="651FB603">
      <w:pPr>
        <w:wordWrap w:val="0"/>
        <w:ind w:firstLine="560" w:firstLineChars="200"/>
      </w:pPr>
      <w:bookmarkStart w:id="168" w:name="_Hlk161667086"/>
      <w:r>
        <w:rPr>
          <w:rFonts w:hint="eastAsia"/>
        </w:rPr>
        <w:t>针对本项目数据AI智能体平台部署于政务侧的特点，为防范数据泄露、网络攻击、模型滥用等安全风险，在项目运营期间制定以下安全保证措施：</w:t>
      </w:r>
    </w:p>
    <w:p w14:paraId="0C967379">
      <w:pPr>
        <w:wordWrap w:val="0"/>
        <w:ind w:firstLine="560" w:firstLineChars="200"/>
      </w:pPr>
      <w:r>
        <w:rPr>
          <w:rFonts w:hint="eastAsia"/>
        </w:rPr>
        <w:t>（一）数据分类分级与全生命周期管控</w:t>
      </w:r>
    </w:p>
    <w:p w14:paraId="02D8AF65">
      <w:pPr>
        <w:wordWrap w:val="0"/>
        <w:ind w:firstLine="560" w:firstLineChars="200"/>
      </w:pPr>
      <w:r>
        <w:rPr>
          <w:rFonts w:hint="eastAsia"/>
        </w:rPr>
        <w:t>建立政务数据分类分级制度，依据数据敏感程度和影响范围，将平台涉及的数据划分为核心数据、重要数据、一般数据三个等级。对不同等级的数据在采集、传输、存储、处理、交换、销毁等全生命周期环节实施差异化管控措施。核心数据须采用国密算法加密存储，禁止导出至非受控环境；重要数据导出需经数据主管部门审批，并留存操作日志；一般数据可按最小权限原则授权使用。定期开展数据资产盘点，确保数据底数清晰、权责明确。</w:t>
      </w:r>
    </w:p>
    <w:p w14:paraId="4DCD5F47">
      <w:pPr>
        <w:wordWrap w:val="0"/>
        <w:ind w:firstLine="560" w:firstLineChars="200"/>
      </w:pPr>
      <w:r>
        <w:rPr>
          <w:rFonts w:hint="eastAsia"/>
        </w:rPr>
        <w:t>（二）数据访问控制与审计</w:t>
      </w:r>
    </w:p>
    <w:p w14:paraId="5ACCF95D">
      <w:pPr>
        <w:wordWrap w:val="0"/>
        <w:ind w:firstLine="560" w:firstLineChars="200"/>
      </w:pPr>
      <w:r>
        <w:rPr>
          <w:rFonts w:hint="eastAsia"/>
        </w:rPr>
        <w:t>遵循“最小权限”与“职责分离”原则，为平台的不同角色（如系统管理员、数据治理员、业务分析师、审计员）配置差异化的数据访问权限。权限申请须通过线上审批流程，临时权限应设置有效期。启用多因素认证机制，对敏感数据的访问操作（查询、导出、修改、删除）实行二次授权。部署数据库审计系统，实时记录所有数据操作行为，审计日志保留不少于6个月，定期开展权限合规性审计与异常访问分析。</w:t>
      </w:r>
    </w:p>
    <w:p w14:paraId="04875C13">
      <w:pPr>
        <w:wordWrap w:val="0"/>
        <w:ind w:firstLine="560" w:firstLineChars="200"/>
      </w:pPr>
      <w:r>
        <w:rPr>
          <w:rFonts w:hint="eastAsia"/>
        </w:rPr>
        <w:t>（三）数据加密与脱敏保护</w:t>
      </w:r>
    </w:p>
    <w:p w14:paraId="57E3FEF8">
      <w:pPr>
        <w:wordWrap w:val="0"/>
        <w:ind w:firstLine="560" w:firstLineChars="200"/>
      </w:pPr>
      <w:r>
        <w:rPr>
          <w:rFonts w:hint="eastAsia"/>
        </w:rPr>
        <w:t>数据传输环节：平台与政务外网、各部门业务系统之间的数据交换，须使用TLS1.2及以上加密协议或国家密码管理部门认可的VPN通道；禁止明文传输敏感数据。数据存储环节：数据库中的敏感字段（如个人身份信息、生物特征、政务敏感内容）采用AES-256或国密SM4算法加密存储；备份数据同等加密。数据展示与共享环节：对非授权查询场景下的敏感数据实施动态脱敏（如身份证号、手机号显示前3后4）；对外提供数据时需经过脱敏处理或匿名化，防止关联重识别攻击。</w:t>
      </w:r>
    </w:p>
    <w:p w14:paraId="60B96787">
      <w:pPr>
        <w:wordWrap w:val="0"/>
        <w:ind w:firstLine="560" w:firstLineChars="200"/>
      </w:pPr>
      <w:r>
        <w:rPr>
          <w:rFonts w:hint="eastAsia"/>
        </w:rPr>
        <w:t>（四）网络安全隔离与边界防护</w:t>
      </w:r>
    </w:p>
    <w:p w14:paraId="43C5946A">
      <w:pPr>
        <w:wordWrap w:val="0"/>
        <w:ind w:firstLine="560" w:firstLineChars="200"/>
      </w:pPr>
      <w:r>
        <w:rPr>
          <w:rFonts w:hint="eastAsia"/>
        </w:rPr>
        <w:t>平台部署于政务云环境，严格遵循“多网隔离”要求：互联网访问区、电子政务外网区、数据交换区之间通过网闸或防火墙实现逻辑隔离。互联网出口部署下一代防火墙、Web应用防火墙（WAF）及入侵防御系统（IPS），阻断SQL注入、跨站脚本、API滥用等攻击行为。政务内网侧设置零信任访问网关，所有对平台API的调用均需通过身份认证和令牌校验。关闭不必要的端口与服务，定期更新安全策略和特征库。</w:t>
      </w:r>
    </w:p>
    <w:p w14:paraId="0DDB6F57">
      <w:pPr>
        <w:wordWrap w:val="0"/>
        <w:ind w:firstLine="560" w:firstLineChars="200"/>
      </w:pPr>
      <w:r>
        <w:rPr>
          <w:rFonts w:hint="eastAsia"/>
        </w:rPr>
        <w:t>（五）AI智能体模型安全</w:t>
      </w:r>
    </w:p>
    <w:p w14:paraId="364B255D">
      <w:pPr>
        <w:wordWrap w:val="0"/>
        <w:ind w:firstLine="560" w:firstLineChars="200"/>
      </w:pPr>
      <w:r>
        <w:rPr>
          <w:rFonts w:hint="eastAsia"/>
        </w:rPr>
        <w:t>针对平台核心的AI大模型及智能体组件，建立模型安全防护机制。对模型输入进行安全过滤，防止提示词注入、越狱攻击等恶意输入导致模型输出违规内容。对模型输出实施内容审核，过滤涉政、违法、敏感信息，确保生成结果符合政务场景合规要求。定期开展模型鲁棒性测试，对抗攻击测试，防止模型被误导产生错误决策。模型训练数据须经过清洗与脱敏，禁止使用未授权的涉密数据训练。模型版本更新需经过安全评审与回滚预案。</w:t>
      </w:r>
    </w:p>
    <w:p w14:paraId="7BE52292">
      <w:pPr>
        <w:wordWrap w:val="0"/>
        <w:ind w:firstLine="560" w:firstLineChars="200"/>
      </w:pPr>
      <w:r>
        <w:rPr>
          <w:rFonts w:hint="eastAsia"/>
        </w:rPr>
        <w:t>（六）供应链安全与第三方组件管理</w:t>
      </w:r>
    </w:p>
    <w:p w14:paraId="206C2750">
      <w:pPr>
        <w:wordWrap w:val="0"/>
        <w:ind w:firstLine="560" w:firstLineChars="200"/>
      </w:pPr>
      <w:r>
        <w:rPr>
          <w:rFonts w:hint="eastAsia"/>
        </w:rPr>
        <w:t>对平台所使用的开源组件、第三方库、基础镜像进行软件物料清单（SBOM）管理，定期扫描已知漏洞（CVE），高危漏洞须在48小时内完成评估与修复。与政务云服务商、AI能力提供商等第三方签订安全保密协议，明确数据保护责任与违约追究。禁止使用存在未修复高危漏洞或已停止维护的组件。第三方API接口调用须进行安全评估，建立接口调用清单，实时监控调用频率与异常行为。</w:t>
      </w:r>
    </w:p>
    <w:p w14:paraId="702CEDAB">
      <w:pPr>
        <w:wordWrap w:val="0"/>
        <w:ind w:firstLine="560" w:firstLineChars="200"/>
      </w:pPr>
      <w:r>
        <w:rPr>
          <w:rFonts w:hint="eastAsia"/>
        </w:rPr>
        <w:t>（七）安全事件应急响应与演练</w:t>
      </w:r>
    </w:p>
    <w:p w14:paraId="06A6AF83">
      <w:pPr>
        <w:wordWrap w:val="0"/>
        <w:ind w:firstLine="560" w:firstLineChars="200"/>
      </w:pPr>
      <w:r>
        <w:rPr>
          <w:rFonts w:hint="eastAsia"/>
        </w:rPr>
        <w:t>制定《数据AI智能体平台安全事件应急预案》，明确数据泄露、勒索病毒攻击、AI模型投毒、系统入侵等事件的应急组织、监测预警、上报流程（1小时内上报项目领导小组及政务侧网信部门）、处置措施与事后复盘要求。组建7×24小时安全监测团队，利用安全信息和事件管理（SIEM）平台实时分析日志与流量。每半年开展一次全流程应急演练（含数据恢复演练、入侵处置演练），检验预案有效性，并根据演练结果持续改进。</w:t>
      </w:r>
    </w:p>
    <w:p w14:paraId="43A7E7C4">
      <w:pPr>
        <w:wordWrap w:val="0"/>
        <w:ind w:firstLine="560" w:firstLineChars="200"/>
      </w:pPr>
      <w:r>
        <w:rPr>
          <w:rFonts w:hint="eastAsia"/>
        </w:rPr>
        <w:t>（八）合规审计与安全运维</w:t>
      </w:r>
    </w:p>
    <w:p w14:paraId="1B73265E">
      <w:pPr>
        <w:wordWrap w:val="0"/>
        <w:ind w:firstLine="560" w:firstLineChars="200"/>
      </w:pPr>
      <w:r>
        <w:rPr>
          <w:rFonts w:hint="eastAsia"/>
        </w:rPr>
        <w:t>遵守《网络安全法》《数据安全法》《个人信息保护法》及政务侧相关管理办法（如《政务信息系统安全管理办法》）。每年委托第三方机构开展等级保护测评（按等保三级要求）和密码应用安全性评估。建立安全配置基线，所有网络设备、服务器、数据库、中间件须按基线加固。实施每日安全巡检，检查系统日志、防火墙告警、备份状态、漏洞扫描结果等。对于发现的违规行为和安全弱项，建立问题台账，限期整改并复核闭环。</w:t>
      </w:r>
      <w:bookmarkEnd w:id="168"/>
    </w:p>
    <w:p w14:paraId="2B93A7A9">
      <w:pPr>
        <w:pStyle w:val="3"/>
        <w:numPr>
          <w:ilvl w:val="1"/>
          <w:numId w:val="0"/>
        </w:numPr>
        <w:ind w:left="576" w:hanging="576"/>
      </w:pPr>
      <w:bookmarkStart w:id="169" w:name="_Toc21992"/>
      <w:bookmarkStart w:id="170" w:name="_Toc172907772"/>
      <w:bookmarkStart w:id="171" w:name="_Toc31865"/>
      <w:bookmarkStart w:id="172" w:name="_Toc229492055"/>
      <w:r>
        <w:rPr>
          <w:rFonts w:hint="eastAsia"/>
        </w:rPr>
        <w:t>6.4绩效管理方案</w:t>
      </w:r>
      <w:bookmarkEnd w:id="169"/>
      <w:bookmarkEnd w:id="170"/>
      <w:bookmarkEnd w:id="171"/>
      <w:bookmarkEnd w:id="172"/>
    </w:p>
    <w:p w14:paraId="5A93CB1F">
      <w:pPr>
        <w:wordWrap w:val="0"/>
        <w:ind w:firstLine="560" w:firstLineChars="200"/>
      </w:pPr>
      <w:bookmarkStart w:id="173" w:name="_Hlk161667042"/>
      <w:r>
        <w:rPr>
          <w:rFonts w:hint="eastAsia"/>
        </w:rPr>
        <w:t>本项目拟建立“全过程绩效管理机制”，通过建立“绩效有目标、执行有监控、完成有评价、评价结果有反馈、反馈结果有奖惩”的绩效管理机制，实现绩效管理与考核、执行、监督的有机结合。</w:t>
      </w:r>
    </w:p>
    <w:p w14:paraId="72E43E19">
      <w:pPr>
        <w:wordWrap w:val="0"/>
        <w:ind w:firstLine="560" w:firstLineChars="200"/>
      </w:pPr>
      <w:r>
        <w:rPr>
          <w:rFonts w:hint="eastAsia"/>
        </w:rPr>
        <w:t>一是绩效目标管理，运营单位申报绩效目标。绩效目标应依据明确、相对具体、可衡量，并在一定时期可实现。单位考评部门加强纳入绩效目标管理试点范围项目的绩效目标审核，将其作为经费安排的前提和主要依据。二是绩效运行监控，相关部门要对绩效信息适时进行跟踪监控，重点监控是否符合预算批复时确定的绩效目标。发现原定绩效目标发生偏离时，及时采取措施予以纠正；情况严重的，暂缓或停止该项目的执行。三是绩效评价，项目单位相关管理部门对实际绩效进行评价，客观公正地评价绩效目标的实现程度，提高绩效评价的准确性和有效性。四是评价结果应用，根据绩效情况对运营管理部门实施奖惩，积极探索绩效评价结果应用方式，促进绩效管理机制发挥实效。</w:t>
      </w:r>
      <w:bookmarkEnd w:id="173"/>
    </w:p>
    <w:bookmarkEnd w:id="165"/>
    <w:p w14:paraId="392F3D1E">
      <w:pPr>
        <w:widowControl/>
        <w:spacing w:line="360" w:lineRule="auto"/>
        <w:ind w:firstLine="560" w:firstLineChars="200"/>
        <w:jc w:val="left"/>
        <w:rPr>
          <w:rFonts w:eastAsia="仿宋"/>
        </w:rPr>
      </w:pPr>
    </w:p>
    <w:p w14:paraId="64488170"/>
    <w:p w14:paraId="4C9A81D9">
      <w:pPr>
        <w:pStyle w:val="2"/>
        <w:numPr>
          <w:ilvl w:val="0"/>
          <w:numId w:val="0"/>
        </w:numPr>
        <w:spacing w:line="480" w:lineRule="exact"/>
      </w:pPr>
      <w:bookmarkStart w:id="174" w:name="_Toc229492056"/>
      <w:bookmarkStart w:id="175" w:name="_Toc32642"/>
      <w:r>
        <w:rPr>
          <w:rFonts w:hint="eastAsia"/>
        </w:rPr>
        <w:t>第七章实施计划与具体安排</w:t>
      </w:r>
      <w:bookmarkEnd w:id="142"/>
      <w:bookmarkEnd w:id="143"/>
      <w:bookmarkEnd w:id="144"/>
      <w:bookmarkEnd w:id="174"/>
      <w:bookmarkEnd w:id="175"/>
    </w:p>
    <w:p w14:paraId="5E744BB4">
      <w:pPr>
        <w:pStyle w:val="3"/>
        <w:numPr>
          <w:ilvl w:val="1"/>
          <w:numId w:val="0"/>
        </w:numPr>
        <w:ind w:left="576" w:hanging="576"/>
      </w:pPr>
      <w:bookmarkStart w:id="176" w:name="_Toc18597"/>
      <w:bookmarkStart w:id="177" w:name="_Toc20694"/>
      <w:bookmarkStart w:id="178" w:name="_Toc229492057"/>
      <w:bookmarkStart w:id="179" w:name="_Toc5605"/>
      <w:bookmarkStart w:id="180" w:name="_Toc7629"/>
      <w:bookmarkStart w:id="181" w:name="_Toc31287"/>
      <w:r>
        <w:rPr>
          <w:rFonts w:hint="eastAsia"/>
        </w:rPr>
        <w:t>7.1项目建设期</w:t>
      </w:r>
      <w:bookmarkEnd w:id="176"/>
      <w:bookmarkEnd w:id="177"/>
      <w:bookmarkEnd w:id="178"/>
      <w:bookmarkEnd w:id="179"/>
      <w:bookmarkEnd w:id="180"/>
      <w:bookmarkEnd w:id="181"/>
    </w:p>
    <w:p w14:paraId="2E892B7B">
      <w:r>
        <w:rPr>
          <w:rFonts w:hint="eastAsia"/>
        </w:rPr>
        <w:t>本项目建设期为5个月。</w:t>
      </w:r>
    </w:p>
    <w:p w14:paraId="5F55E785">
      <w:pPr>
        <w:pStyle w:val="3"/>
        <w:numPr>
          <w:ilvl w:val="1"/>
          <w:numId w:val="0"/>
        </w:numPr>
        <w:ind w:left="576" w:hanging="576"/>
      </w:pPr>
      <w:bookmarkStart w:id="182" w:name="_Toc15134"/>
      <w:bookmarkStart w:id="183" w:name="_Toc21703"/>
      <w:bookmarkStart w:id="184" w:name="_Toc229492058"/>
      <w:bookmarkStart w:id="185" w:name="_Toc27224"/>
      <w:bookmarkStart w:id="186" w:name="_Toc1706"/>
      <w:bookmarkStart w:id="187" w:name="_Toc7000"/>
      <w:r>
        <w:rPr>
          <w:rFonts w:hint="eastAsia"/>
        </w:rPr>
        <w:t>7.2实施进度计划</w:t>
      </w:r>
      <w:bookmarkEnd w:id="182"/>
      <w:bookmarkEnd w:id="183"/>
      <w:bookmarkEnd w:id="184"/>
      <w:bookmarkEnd w:id="185"/>
      <w:bookmarkEnd w:id="186"/>
      <w:bookmarkEnd w:id="187"/>
    </w:p>
    <w:p w14:paraId="7D9FD159">
      <w:pPr>
        <w:ind w:left="420"/>
      </w:pPr>
      <w:r>
        <w:rPr>
          <w:rFonts w:hint="eastAsia"/>
        </w:rPr>
        <w:t>本项目建设主要分为四个阶段工作，建设期为5个月，具体进度计划详见下表：</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7"/>
        <w:gridCol w:w="2167"/>
        <w:gridCol w:w="3485"/>
        <w:gridCol w:w="2123"/>
      </w:tblGrid>
      <w:tr w14:paraId="49871E4C">
        <w:trPr>
          <w:trHeight w:val="250" w:hRule="atLeast"/>
          <w:tblHeader/>
        </w:trPr>
        <w:tc>
          <w:tcPr>
            <w:tcW w:w="438" w:type="pct"/>
            <w:vAlign w:val="center"/>
          </w:tcPr>
          <w:p w14:paraId="772F4315">
            <w:pPr>
              <w:autoSpaceDE w:val="0"/>
              <w:autoSpaceDN w:val="0"/>
              <w:adjustRightInd w:val="0"/>
              <w:spacing w:line="240" w:lineRule="auto"/>
              <w:jc w:val="center"/>
              <w:rPr>
                <w:b/>
                <w:bCs/>
                <w:kern w:val="0"/>
                <w:sz w:val="24"/>
              </w:rPr>
            </w:pPr>
            <w:r>
              <w:rPr>
                <w:b/>
                <w:bCs/>
                <w:kern w:val="0"/>
                <w:sz w:val="24"/>
              </w:rPr>
              <w:t>序号</w:t>
            </w:r>
          </w:p>
        </w:tc>
        <w:tc>
          <w:tcPr>
            <w:tcW w:w="1271" w:type="pct"/>
            <w:vAlign w:val="center"/>
          </w:tcPr>
          <w:p w14:paraId="6B2D714A">
            <w:pPr>
              <w:autoSpaceDE w:val="0"/>
              <w:autoSpaceDN w:val="0"/>
              <w:adjustRightInd w:val="0"/>
              <w:spacing w:line="240" w:lineRule="auto"/>
              <w:jc w:val="center"/>
              <w:rPr>
                <w:b/>
                <w:bCs/>
                <w:kern w:val="0"/>
                <w:sz w:val="24"/>
              </w:rPr>
            </w:pPr>
            <w:r>
              <w:rPr>
                <w:b/>
                <w:bCs/>
                <w:kern w:val="0"/>
                <w:sz w:val="24"/>
              </w:rPr>
              <w:t>项目</w:t>
            </w:r>
          </w:p>
        </w:tc>
        <w:tc>
          <w:tcPr>
            <w:tcW w:w="2044" w:type="pct"/>
            <w:vAlign w:val="center"/>
          </w:tcPr>
          <w:p w14:paraId="49601D0B">
            <w:pPr>
              <w:autoSpaceDE w:val="0"/>
              <w:autoSpaceDN w:val="0"/>
              <w:adjustRightInd w:val="0"/>
              <w:spacing w:line="240" w:lineRule="auto"/>
              <w:jc w:val="center"/>
              <w:rPr>
                <w:b/>
                <w:bCs/>
                <w:kern w:val="0"/>
                <w:sz w:val="24"/>
              </w:rPr>
            </w:pPr>
            <w:r>
              <w:rPr>
                <w:b/>
                <w:bCs/>
                <w:kern w:val="0"/>
                <w:sz w:val="24"/>
              </w:rPr>
              <w:t>进度</w:t>
            </w:r>
          </w:p>
        </w:tc>
        <w:tc>
          <w:tcPr>
            <w:tcW w:w="1245" w:type="pct"/>
            <w:vAlign w:val="center"/>
          </w:tcPr>
          <w:p w14:paraId="0746FDE6">
            <w:pPr>
              <w:autoSpaceDE w:val="0"/>
              <w:autoSpaceDN w:val="0"/>
              <w:adjustRightInd w:val="0"/>
              <w:spacing w:line="240" w:lineRule="auto"/>
              <w:jc w:val="center"/>
              <w:rPr>
                <w:b/>
                <w:bCs/>
                <w:kern w:val="0"/>
                <w:sz w:val="24"/>
              </w:rPr>
            </w:pPr>
            <w:r>
              <w:rPr>
                <w:b/>
                <w:bCs/>
                <w:kern w:val="0"/>
                <w:sz w:val="24"/>
              </w:rPr>
              <w:t>工期</w:t>
            </w:r>
          </w:p>
        </w:tc>
      </w:tr>
      <w:tr w14:paraId="06492E99">
        <w:trPr>
          <w:trHeight w:val="250" w:hRule="atLeast"/>
        </w:trPr>
        <w:tc>
          <w:tcPr>
            <w:tcW w:w="438" w:type="pct"/>
            <w:vMerge w:val="restart"/>
            <w:vAlign w:val="center"/>
          </w:tcPr>
          <w:p w14:paraId="5FA216DC">
            <w:pPr>
              <w:autoSpaceDE w:val="0"/>
              <w:autoSpaceDN w:val="0"/>
              <w:adjustRightInd w:val="0"/>
              <w:spacing w:line="240" w:lineRule="auto"/>
              <w:jc w:val="center"/>
              <w:rPr>
                <w:kern w:val="0"/>
                <w:sz w:val="24"/>
              </w:rPr>
            </w:pPr>
            <w:r>
              <w:rPr>
                <w:kern w:val="0"/>
                <w:sz w:val="24"/>
              </w:rPr>
              <w:t>1</w:t>
            </w:r>
          </w:p>
        </w:tc>
        <w:tc>
          <w:tcPr>
            <w:tcW w:w="1271" w:type="pct"/>
            <w:vMerge w:val="restart"/>
            <w:vAlign w:val="center"/>
          </w:tcPr>
          <w:p w14:paraId="6853DA2C">
            <w:pPr>
              <w:autoSpaceDE w:val="0"/>
              <w:autoSpaceDN w:val="0"/>
              <w:adjustRightInd w:val="0"/>
              <w:spacing w:line="240" w:lineRule="auto"/>
              <w:jc w:val="center"/>
              <w:rPr>
                <w:rFonts w:eastAsia="仿宋"/>
                <w:kern w:val="0"/>
                <w:sz w:val="24"/>
              </w:rPr>
            </w:pPr>
            <w:r>
              <w:rPr>
                <w:kern w:val="0"/>
                <w:sz w:val="24"/>
              </w:rPr>
              <w:t>前期筹备和设计阶段</w:t>
            </w:r>
          </w:p>
        </w:tc>
        <w:tc>
          <w:tcPr>
            <w:tcW w:w="2044" w:type="pct"/>
            <w:vAlign w:val="center"/>
          </w:tcPr>
          <w:p w14:paraId="73E5CB88">
            <w:pPr>
              <w:autoSpaceDE w:val="0"/>
              <w:autoSpaceDN w:val="0"/>
              <w:adjustRightInd w:val="0"/>
              <w:spacing w:line="240" w:lineRule="auto"/>
              <w:jc w:val="center"/>
              <w:rPr>
                <w:kern w:val="0"/>
                <w:sz w:val="24"/>
              </w:rPr>
            </w:pPr>
            <w:r>
              <w:rPr>
                <w:kern w:val="0"/>
                <w:sz w:val="24"/>
              </w:rPr>
              <w:t>项目启动与需求确认</w:t>
            </w:r>
          </w:p>
        </w:tc>
        <w:tc>
          <w:tcPr>
            <w:tcW w:w="1245" w:type="pct"/>
            <w:vMerge w:val="restart"/>
            <w:vAlign w:val="center"/>
          </w:tcPr>
          <w:p w14:paraId="51BE22C8">
            <w:pPr>
              <w:autoSpaceDE w:val="0"/>
              <w:autoSpaceDN w:val="0"/>
              <w:adjustRightInd w:val="0"/>
              <w:spacing w:line="240" w:lineRule="auto"/>
              <w:jc w:val="center"/>
              <w:rPr>
                <w:kern w:val="0"/>
                <w:sz w:val="24"/>
              </w:rPr>
            </w:pPr>
            <w:r>
              <w:rPr>
                <w:kern w:val="0"/>
                <w:sz w:val="24"/>
              </w:rPr>
              <w:t>1个月</w:t>
            </w:r>
          </w:p>
        </w:tc>
      </w:tr>
      <w:tr w14:paraId="5448BBF5">
        <w:trPr>
          <w:trHeight w:val="250" w:hRule="atLeast"/>
        </w:trPr>
        <w:tc>
          <w:tcPr>
            <w:tcW w:w="438" w:type="pct"/>
            <w:vMerge w:val="continue"/>
            <w:vAlign w:val="center"/>
          </w:tcPr>
          <w:p w14:paraId="408D5230">
            <w:pPr>
              <w:autoSpaceDE w:val="0"/>
              <w:autoSpaceDN w:val="0"/>
              <w:adjustRightInd w:val="0"/>
              <w:spacing w:line="240" w:lineRule="auto"/>
              <w:jc w:val="center"/>
              <w:rPr>
                <w:kern w:val="0"/>
                <w:sz w:val="24"/>
              </w:rPr>
            </w:pPr>
          </w:p>
        </w:tc>
        <w:tc>
          <w:tcPr>
            <w:tcW w:w="1271" w:type="pct"/>
            <w:vMerge w:val="continue"/>
            <w:vAlign w:val="center"/>
          </w:tcPr>
          <w:p w14:paraId="0896D488">
            <w:pPr>
              <w:autoSpaceDE w:val="0"/>
              <w:autoSpaceDN w:val="0"/>
              <w:adjustRightInd w:val="0"/>
              <w:spacing w:line="240" w:lineRule="auto"/>
              <w:jc w:val="center"/>
              <w:rPr>
                <w:kern w:val="0"/>
                <w:sz w:val="24"/>
              </w:rPr>
            </w:pPr>
          </w:p>
        </w:tc>
        <w:tc>
          <w:tcPr>
            <w:tcW w:w="2044" w:type="pct"/>
            <w:vAlign w:val="center"/>
          </w:tcPr>
          <w:p w14:paraId="1D6417C3">
            <w:pPr>
              <w:autoSpaceDE w:val="0"/>
              <w:autoSpaceDN w:val="0"/>
              <w:adjustRightInd w:val="0"/>
              <w:spacing w:line="240" w:lineRule="auto"/>
              <w:jc w:val="center"/>
              <w:rPr>
                <w:kern w:val="0"/>
                <w:sz w:val="24"/>
              </w:rPr>
            </w:pPr>
            <w:r>
              <w:rPr>
                <w:kern w:val="0"/>
                <w:sz w:val="24"/>
              </w:rPr>
              <w:t>深化设计与方案评审</w:t>
            </w:r>
          </w:p>
        </w:tc>
        <w:tc>
          <w:tcPr>
            <w:tcW w:w="1245" w:type="pct"/>
            <w:vMerge w:val="continue"/>
            <w:vAlign w:val="center"/>
          </w:tcPr>
          <w:p w14:paraId="23F049B7">
            <w:pPr>
              <w:autoSpaceDE w:val="0"/>
              <w:autoSpaceDN w:val="0"/>
              <w:adjustRightInd w:val="0"/>
              <w:spacing w:line="240" w:lineRule="auto"/>
              <w:jc w:val="center"/>
              <w:rPr>
                <w:kern w:val="0"/>
                <w:sz w:val="24"/>
              </w:rPr>
            </w:pPr>
          </w:p>
        </w:tc>
      </w:tr>
      <w:tr w14:paraId="63E8D419">
        <w:trPr>
          <w:trHeight w:val="250" w:hRule="atLeast"/>
        </w:trPr>
        <w:tc>
          <w:tcPr>
            <w:tcW w:w="438" w:type="pct"/>
            <w:vMerge w:val="restart"/>
            <w:vAlign w:val="center"/>
          </w:tcPr>
          <w:p w14:paraId="055F94FA">
            <w:pPr>
              <w:autoSpaceDE w:val="0"/>
              <w:autoSpaceDN w:val="0"/>
              <w:adjustRightInd w:val="0"/>
              <w:spacing w:line="240" w:lineRule="auto"/>
              <w:jc w:val="center"/>
              <w:rPr>
                <w:kern w:val="0"/>
                <w:sz w:val="24"/>
              </w:rPr>
            </w:pPr>
            <w:r>
              <w:rPr>
                <w:kern w:val="0"/>
                <w:sz w:val="24"/>
              </w:rPr>
              <w:t>2</w:t>
            </w:r>
          </w:p>
        </w:tc>
        <w:tc>
          <w:tcPr>
            <w:tcW w:w="1271" w:type="pct"/>
            <w:vMerge w:val="restart"/>
            <w:vAlign w:val="center"/>
          </w:tcPr>
          <w:p w14:paraId="3EE2EEAC">
            <w:pPr>
              <w:autoSpaceDE w:val="0"/>
              <w:autoSpaceDN w:val="0"/>
              <w:adjustRightInd w:val="0"/>
              <w:spacing w:line="240" w:lineRule="auto"/>
              <w:jc w:val="center"/>
              <w:rPr>
                <w:rFonts w:eastAsia="仿宋"/>
                <w:kern w:val="0"/>
                <w:sz w:val="24"/>
              </w:rPr>
            </w:pPr>
            <w:r>
              <w:rPr>
                <w:kern w:val="0"/>
                <w:sz w:val="24"/>
              </w:rPr>
              <w:t>项目实施阶段</w:t>
            </w:r>
          </w:p>
        </w:tc>
        <w:tc>
          <w:tcPr>
            <w:tcW w:w="2044" w:type="pct"/>
            <w:vAlign w:val="center"/>
          </w:tcPr>
          <w:p w14:paraId="22EB0AA3">
            <w:pPr>
              <w:autoSpaceDE w:val="0"/>
              <w:autoSpaceDN w:val="0"/>
              <w:adjustRightInd w:val="0"/>
              <w:spacing w:line="240" w:lineRule="auto"/>
              <w:jc w:val="center"/>
              <w:rPr>
                <w:rFonts w:eastAsia="仿宋"/>
                <w:kern w:val="0"/>
                <w:sz w:val="24"/>
              </w:rPr>
            </w:pPr>
            <w:r>
              <w:rPr>
                <w:kern w:val="0"/>
                <w:sz w:val="24"/>
              </w:rPr>
              <w:t>设备采购</w:t>
            </w:r>
          </w:p>
        </w:tc>
        <w:tc>
          <w:tcPr>
            <w:tcW w:w="1245" w:type="pct"/>
            <w:vMerge w:val="restart"/>
            <w:vAlign w:val="center"/>
          </w:tcPr>
          <w:p w14:paraId="2E03D400">
            <w:pPr>
              <w:autoSpaceDE w:val="0"/>
              <w:autoSpaceDN w:val="0"/>
              <w:adjustRightInd w:val="0"/>
              <w:spacing w:line="240" w:lineRule="auto"/>
              <w:jc w:val="center"/>
              <w:rPr>
                <w:kern w:val="0"/>
                <w:sz w:val="24"/>
              </w:rPr>
            </w:pPr>
            <w:r>
              <w:rPr>
                <w:rFonts w:hint="eastAsia"/>
                <w:kern w:val="0"/>
                <w:sz w:val="24"/>
              </w:rPr>
              <w:t>2</w:t>
            </w:r>
            <w:r>
              <w:rPr>
                <w:kern w:val="0"/>
                <w:sz w:val="24"/>
              </w:rPr>
              <w:t>个月</w:t>
            </w:r>
          </w:p>
        </w:tc>
      </w:tr>
      <w:tr w14:paraId="6855A940">
        <w:trPr>
          <w:trHeight w:val="90" w:hRule="atLeast"/>
        </w:trPr>
        <w:tc>
          <w:tcPr>
            <w:tcW w:w="438" w:type="pct"/>
            <w:vMerge w:val="continue"/>
            <w:vAlign w:val="center"/>
          </w:tcPr>
          <w:p w14:paraId="761DA396">
            <w:pPr>
              <w:autoSpaceDE w:val="0"/>
              <w:autoSpaceDN w:val="0"/>
              <w:adjustRightInd w:val="0"/>
              <w:spacing w:line="240" w:lineRule="auto"/>
              <w:jc w:val="center"/>
              <w:rPr>
                <w:kern w:val="0"/>
                <w:sz w:val="24"/>
              </w:rPr>
            </w:pPr>
          </w:p>
        </w:tc>
        <w:tc>
          <w:tcPr>
            <w:tcW w:w="1271" w:type="pct"/>
            <w:vMerge w:val="continue"/>
            <w:vAlign w:val="center"/>
          </w:tcPr>
          <w:p w14:paraId="6A19AFE5">
            <w:pPr>
              <w:autoSpaceDE w:val="0"/>
              <w:autoSpaceDN w:val="0"/>
              <w:adjustRightInd w:val="0"/>
              <w:spacing w:line="240" w:lineRule="auto"/>
              <w:jc w:val="center"/>
              <w:rPr>
                <w:kern w:val="0"/>
                <w:sz w:val="24"/>
              </w:rPr>
            </w:pPr>
          </w:p>
        </w:tc>
        <w:tc>
          <w:tcPr>
            <w:tcW w:w="2044" w:type="pct"/>
            <w:vAlign w:val="center"/>
          </w:tcPr>
          <w:p w14:paraId="767DCE83">
            <w:pPr>
              <w:autoSpaceDE w:val="0"/>
              <w:autoSpaceDN w:val="0"/>
              <w:adjustRightInd w:val="0"/>
              <w:spacing w:line="240" w:lineRule="auto"/>
              <w:jc w:val="center"/>
              <w:rPr>
                <w:rFonts w:eastAsia="仿宋"/>
                <w:kern w:val="0"/>
                <w:sz w:val="24"/>
              </w:rPr>
            </w:pPr>
            <w:r>
              <w:rPr>
                <w:kern w:val="0"/>
                <w:sz w:val="24"/>
              </w:rPr>
              <w:t>设备到货验收</w:t>
            </w:r>
          </w:p>
        </w:tc>
        <w:tc>
          <w:tcPr>
            <w:tcW w:w="1245" w:type="pct"/>
            <w:vMerge w:val="continue"/>
            <w:vAlign w:val="center"/>
          </w:tcPr>
          <w:p w14:paraId="53686E20">
            <w:pPr>
              <w:autoSpaceDE w:val="0"/>
              <w:autoSpaceDN w:val="0"/>
              <w:adjustRightInd w:val="0"/>
              <w:spacing w:line="240" w:lineRule="auto"/>
              <w:jc w:val="center"/>
              <w:rPr>
                <w:kern w:val="0"/>
                <w:sz w:val="24"/>
              </w:rPr>
            </w:pPr>
          </w:p>
        </w:tc>
      </w:tr>
      <w:tr w14:paraId="3E2A5CF5">
        <w:trPr>
          <w:trHeight w:val="250" w:hRule="atLeast"/>
        </w:trPr>
        <w:tc>
          <w:tcPr>
            <w:tcW w:w="438" w:type="pct"/>
            <w:vMerge w:val="continue"/>
            <w:vAlign w:val="center"/>
          </w:tcPr>
          <w:p w14:paraId="394ADE1B">
            <w:pPr>
              <w:autoSpaceDE w:val="0"/>
              <w:autoSpaceDN w:val="0"/>
              <w:adjustRightInd w:val="0"/>
              <w:spacing w:line="240" w:lineRule="auto"/>
              <w:jc w:val="center"/>
              <w:rPr>
                <w:kern w:val="0"/>
                <w:sz w:val="24"/>
              </w:rPr>
            </w:pPr>
          </w:p>
        </w:tc>
        <w:tc>
          <w:tcPr>
            <w:tcW w:w="1271" w:type="pct"/>
            <w:vMerge w:val="continue"/>
            <w:vAlign w:val="center"/>
          </w:tcPr>
          <w:p w14:paraId="08379431">
            <w:pPr>
              <w:autoSpaceDE w:val="0"/>
              <w:autoSpaceDN w:val="0"/>
              <w:adjustRightInd w:val="0"/>
              <w:spacing w:line="240" w:lineRule="auto"/>
              <w:jc w:val="center"/>
              <w:rPr>
                <w:rFonts w:eastAsia="仿宋"/>
                <w:kern w:val="0"/>
                <w:sz w:val="24"/>
              </w:rPr>
            </w:pPr>
          </w:p>
        </w:tc>
        <w:tc>
          <w:tcPr>
            <w:tcW w:w="2044" w:type="pct"/>
            <w:vAlign w:val="center"/>
          </w:tcPr>
          <w:p w14:paraId="573CE23B">
            <w:pPr>
              <w:autoSpaceDE w:val="0"/>
              <w:autoSpaceDN w:val="0"/>
              <w:adjustRightInd w:val="0"/>
              <w:spacing w:line="240" w:lineRule="auto"/>
              <w:jc w:val="center"/>
              <w:rPr>
                <w:rFonts w:eastAsia="仿宋"/>
                <w:kern w:val="0"/>
                <w:sz w:val="24"/>
              </w:rPr>
            </w:pPr>
            <w:r>
              <w:rPr>
                <w:kern w:val="0"/>
                <w:sz w:val="24"/>
              </w:rPr>
              <w:t>设备部署、调试、测试</w:t>
            </w:r>
          </w:p>
        </w:tc>
        <w:tc>
          <w:tcPr>
            <w:tcW w:w="1245" w:type="pct"/>
            <w:vMerge w:val="continue"/>
            <w:vAlign w:val="center"/>
          </w:tcPr>
          <w:p w14:paraId="55BFE7BF">
            <w:pPr>
              <w:autoSpaceDE w:val="0"/>
              <w:autoSpaceDN w:val="0"/>
              <w:adjustRightInd w:val="0"/>
              <w:spacing w:line="240" w:lineRule="auto"/>
              <w:jc w:val="center"/>
              <w:rPr>
                <w:kern w:val="0"/>
                <w:sz w:val="24"/>
              </w:rPr>
            </w:pPr>
          </w:p>
        </w:tc>
      </w:tr>
      <w:tr w14:paraId="76E1FCC6">
        <w:trPr>
          <w:trHeight w:val="250" w:hRule="atLeast"/>
        </w:trPr>
        <w:tc>
          <w:tcPr>
            <w:tcW w:w="438" w:type="pct"/>
            <w:vMerge w:val="continue"/>
            <w:vAlign w:val="center"/>
          </w:tcPr>
          <w:p w14:paraId="7A3D0349">
            <w:pPr>
              <w:autoSpaceDE w:val="0"/>
              <w:autoSpaceDN w:val="0"/>
              <w:adjustRightInd w:val="0"/>
              <w:spacing w:line="240" w:lineRule="auto"/>
              <w:jc w:val="center"/>
              <w:rPr>
                <w:kern w:val="0"/>
                <w:sz w:val="24"/>
              </w:rPr>
            </w:pPr>
          </w:p>
        </w:tc>
        <w:tc>
          <w:tcPr>
            <w:tcW w:w="1271" w:type="pct"/>
            <w:vMerge w:val="continue"/>
            <w:vAlign w:val="center"/>
          </w:tcPr>
          <w:p w14:paraId="11B3F106">
            <w:pPr>
              <w:autoSpaceDE w:val="0"/>
              <w:autoSpaceDN w:val="0"/>
              <w:adjustRightInd w:val="0"/>
              <w:spacing w:line="240" w:lineRule="auto"/>
              <w:jc w:val="center"/>
              <w:rPr>
                <w:kern w:val="0"/>
                <w:sz w:val="24"/>
              </w:rPr>
            </w:pPr>
          </w:p>
        </w:tc>
        <w:tc>
          <w:tcPr>
            <w:tcW w:w="2044" w:type="pct"/>
            <w:vAlign w:val="center"/>
          </w:tcPr>
          <w:p w14:paraId="3F321D11">
            <w:pPr>
              <w:autoSpaceDE w:val="0"/>
              <w:autoSpaceDN w:val="0"/>
              <w:adjustRightInd w:val="0"/>
              <w:spacing w:line="240" w:lineRule="auto"/>
              <w:jc w:val="center"/>
              <w:rPr>
                <w:kern w:val="0"/>
                <w:sz w:val="24"/>
              </w:rPr>
            </w:pPr>
            <w:r>
              <w:rPr>
                <w:kern w:val="0"/>
                <w:sz w:val="24"/>
              </w:rPr>
              <w:t>软件开发、内部单元测试、集成测试</w:t>
            </w:r>
          </w:p>
        </w:tc>
        <w:tc>
          <w:tcPr>
            <w:tcW w:w="1245" w:type="pct"/>
            <w:vMerge w:val="continue"/>
            <w:vAlign w:val="center"/>
          </w:tcPr>
          <w:p w14:paraId="0091DD43">
            <w:pPr>
              <w:autoSpaceDE w:val="0"/>
              <w:autoSpaceDN w:val="0"/>
              <w:adjustRightInd w:val="0"/>
              <w:spacing w:line="240" w:lineRule="auto"/>
              <w:jc w:val="center"/>
              <w:rPr>
                <w:kern w:val="0"/>
                <w:sz w:val="24"/>
              </w:rPr>
            </w:pPr>
          </w:p>
        </w:tc>
      </w:tr>
      <w:tr w14:paraId="330CFA55">
        <w:trPr>
          <w:trHeight w:val="250" w:hRule="atLeast"/>
        </w:trPr>
        <w:tc>
          <w:tcPr>
            <w:tcW w:w="438" w:type="pct"/>
            <w:vMerge w:val="continue"/>
            <w:vAlign w:val="center"/>
          </w:tcPr>
          <w:p w14:paraId="56AB22ED">
            <w:pPr>
              <w:autoSpaceDE w:val="0"/>
              <w:autoSpaceDN w:val="0"/>
              <w:adjustRightInd w:val="0"/>
              <w:spacing w:line="240" w:lineRule="auto"/>
              <w:jc w:val="center"/>
              <w:rPr>
                <w:kern w:val="0"/>
                <w:sz w:val="24"/>
              </w:rPr>
            </w:pPr>
          </w:p>
        </w:tc>
        <w:tc>
          <w:tcPr>
            <w:tcW w:w="1271" w:type="pct"/>
            <w:vMerge w:val="continue"/>
            <w:vAlign w:val="center"/>
          </w:tcPr>
          <w:p w14:paraId="7E67D228">
            <w:pPr>
              <w:autoSpaceDE w:val="0"/>
              <w:autoSpaceDN w:val="0"/>
              <w:adjustRightInd w:val="0"/>
              <w:spacing w:line="240" w:lineRule="auto"/>
              <w:jc w:val="center"/>
              <w:rPr>
                <w:kern w:val="0"/>
                <w:sz w:val="24"/>
              </w:rPr>
            </w:pPr>
          </w:p>
        </w:tc>
        <w:tc>
          <w:tcPr>
            <w:tcW w:w="2044" w:type="pct"/>
            <w:vAlign w:val="center"/>
          </w:tcPr>
          <w:p w14:paraId="6FF65698">
            <w:pPr>
              <w:autoSpaceDE w:val="0"/>
              <w:autoSpaceDN w:val="0"/>
              <w:adjustRightInd w:val="0"/>
              <w:spacing w:line="240" w:lineRule="auto"/>
              <w:jc w:val="center"/>
              <w:rPr>
                <w:kern w:val="0"/>
                <w:sz w:val="24"/>
              </w:rPr>
            </w:pPr>
            <w:r>
              <w:rPr>
                <w:kern w:val="0"/>
                <w:sz w:val="24"/>
              </w:rPr>
              <w:t>软硬件系统联调</w:t>
            </w:r>
          </w:p>
        </w:tc>
        <w:tc>
          <w:tcPr>
            <w:tcW w:w="1245" w:type="pct"/>
            <w:vMerge w:val="continue"/>
            <w:vAlign w:val="center"/>
          </w:tcPr>
          <w:p w14:paraId="5864EE0B">
            <w:pPr>
              <w:autoSpaceDE w:val="0"/>
              <w:autoSpaceDN w:val="0"/>
              <w:adjustRightInd w:val="0"/>
              <w:spacing w:line="240" w:lineRule="auto"/>
              <w:jc w:val="center"/>
              <w:rPr>
                <w:kern w:val="0"/>
                <w:sz w:val="24"/>
              </w:rPr>
            </w:pPr>
          </w:p>
        </w:tc>
      </w:tr>
      <w:tr w14:paraId="0A506283">
        <w:trPr>
          <w:trHeight w:val="250" w:hRule="atLeast"/>
        </w:trPr>
        <w:tc>
          <w:tcPr>
            <w:tcW w:w="438" w:type="pct"/>
            <w:vMerge w:val="restart"/>
            <w:vAlign w:val="center"/>
          </w:tcPr>
          <w:p w14:paraId="13EC5CA8">
            <w:pPr>
              <w:autoSpaceDE w:val="0"/>
              <w:autoSpaceDN w:val="0"/>
              <w:adjustRightInd w:val="0"/>
              <w:spacing w:line="240" w:lineRule="auto"/>
              <w:jc w:val="center"/>
              <w:rPr>
                <w:kern w:val="0"/>
                <w:sz w:val="24"/>
              </w:rPr>
            </w:pPr>
            <w:r>
              <w:rPr>
                <w:kern w:val="0"/>
                <w:sz w:val="24"/>
              </w:rPr>
              <w:t>3</w:t>
            </w:r>
          </w:p>
        </w:tc>
        <w:tc>
          <w:tcPr>
            <w:tcW w:w="1271" w:type="pct"/>
            <w:vMerge w:val="restart"/>
            <w:vAlign w:val="center"/>
          </w:tcPr>
          <w:p w14:paraId="6DAB6156">
            <w:pPr>
              <w:autoSpaceDE w:val="0"/>
              <w:autoSpaceDN w:val="0"/>
              <w:adjustRightInd w:val="0"/>
              <w:spacing w:line="240" w:lineRule="auto"/>
              <w:jc w:val="center"/>
              <w:rPr>
                <w:rFonts w:eastAsia="仿宋"/>
                <w:kern w:val="0"/>
                <w:sz w:val="24"/>
              </w:rPr>
            </w:pPr>
            <w:r>
              <w:rPr>
                <w:kern w:val="0"/>
                <w:sz w:val="24"/>
              </w:rPr>
              <w:t>初步验收与试运行阶段</w:t>
            </w:r>
          </w:p>
        </w:tc>
        <w:tc>
          <w:tcPr>
            <w:tcW w:w="2044" w:type="pct"/>
            <w:vAlign w:val="center"/>
          </w:tcPr>
          <w:p w14:paraId="62C204F2">
            <w:pPr>
              <w:autoSpaceDE w:val="0"/>
              <w:autoSpaceDN w:val="0"/>
              <w:adjustRightInd w:val="0"/>
              <w:spacing w:line="240" w:lineRule="auto"/>
              <w:jc w:val="center"/>
              <w:rPr>
                <w:kern w:val="0"/>
                <w:sz w:val="24"/>
              </w:rPr>
            </w:pPr>
            <w:r>
              <w:rPr>
                <w:kern w:val="0"/>
                <w:sz w:val="24"/>
              </w:rPr>
              <w:t>初步验收</w:t>
            </w:r>
          </w:p>
        </w:tc>
        <w:tc>
          <w:tcPr>
            <w:tcW w:w="1245" w:type="pct"/>
            <w:vMerge w:val="restart"/>
            <w:vAlign w:val="center"/>
          </w:tcPr>
          <w:p w14:paraId="4844968C">
            <w:pPr>
              <w:autoSpaceDE w:val="0"/>
              <w:autoSpaceDN w:val="0"/>
              <w:adjustRightInd w:val="0"/>
              <w:spacing w:line="240" w:lineRule="auto"/>
              <w:jc w:val="center"/>
              <w:rPr>
                <w:kern w:val="0"/>
                <w:sz w:val="24"/>
              </w:rPr>
            </w:pPr>
            <w:r>
              <w:rPr>
                <w:kern w:val="0"/>
                <w:sz w:val="24"/>
              </w:rPr>
              <w:t>1个月</w:t>
            </w:r>
          </w:p>
        </w:tc>
      </w:tr>
      <w:tr w14:paraId="3B671DFB">
        <w:trPr>
          <w:trHeight w:val="250" w:hRule="atLeast"/>
        </w:trPr>
        <w:tc>
          <w:tcPr>
            <w:tcW w:w="438" w:type="pct"/>
            <w:vMerge w:val="continue"/>
            <w:vAlign w:val="center"/>
          </w:tcPr>
          <w:p w14:paraId="48DFF369">
            <w:pPr>
              <w:autoSpaceDE w:val="0"/>
              <w:autoSpaceDN w:val="0"/>
              <w:adjustRightInd w:val="0"/>
              <w:spacing w:line="240" w:lineRule="auto"/>
              <w:jc w:val="center"/>
              <w:rPr>
                <w:kern w:val="0"/>
                <w:sz w:val="24"/>
              </w:rPr>
            </w:pPr>
          </w:p>
        </w:tc>
        <w:tc>
          <w:tcPr>
            <w:tcW w:w="1271" w:type="pct"/>
            <w:vMerge w:val="continue"/>
            <w:vAlign w:val="center"/>
          </w:tcPr>
          <w:p w14:paraId="5289E959">
            <w:pPr>
              <w:autoSpaceDE w:val="0"/>
              <w:autoSpaceDN w:val="0"/>
              <w:adjustRightInd w:val="0"/>
              <w:spacing w:line="240" w:lineRule="auto"/>
              <w:jc w:val="center"/>
              <w:rPr>
                <w:kern w:val="0"/>
                <w:sz w:val="24"/>
              </w:rPr>
            </w:pPr>
          </w:p>
        </w:tc>
        <w:tc>
          <w:tcPr>
            <w:tcW w:w="2044" w:type="pct"/>
            <w:vAlign w:val="center"/>
          </w:tcPr>
          <w:p w14:paraId="0FC9CBE2">
            <w:pPr>
              <w:autoSpaceDE w:val="0"/>
              <w:autoSpaceDN w:val="0"/>
              <w:adjustRightInd w:val="0"/>
              <w:spacing w:line="240" w:lineRule="auto"/>
              <w:jc w:val="center"/>
              <w:rPr>
                <w:kern w:val="0"/>
                <w:sz w:val="24"/>
              </w:rPr>
            </w:pPr>
            <w:r>
              <w:rPr>
                <w:kern w:val="0"/>
                <w:sz w:val="24"/>
              </w:rPr>
              <w:t>试运行与培训</w:t>
            </w:r>
          </w:p>
        </w:tc>
        <w:tc>
          <w:tcPr>
            <w:tcW w:w="1245" w:type="pct"/>
            <w:vMerge w:val="continue"/>
            <w:vAlign w:val="center"/>
          </w:tcPr>
          <w:p w14:paraId="4B9F5AB1">
            <w:pPr>
              <w:autoSpaceDE w:val="0"/>
              <w:autoSpaceDN w:val="0"/>
              <w:adjustRightInd w:val="0"/>
              <w:spacing w:line="240" w:lineRule="auto"/>
              <w:jc w:val="center"/>
              <w:rPr>
                <w:kern w:val="0"/>
                <w:sz w:val="24"/>
              </w:rPr>
            </w:pPr>
          </w:p>
        </w:tc>
      </w:tr>
      <w:tr w14:paraId="22F5E571">
        <w:trPr>
          <w:trHeight w:val="250" w:hRule="atLeast"/>
        </w:trPr>
        <w:tc>
          <w:tcPr>
            <w:tcW w:w="438" w:type="pct"/>
            <w:vMerge w:val="continue"/>
            <w:vAlign w:val="center"/>
          </w:tcPr>
          <w:p w14:paraId="7DF5EC50">
            <w:pPr>
              <w:autoSpaceDE w:val="0"/>
              <w:autoSpaceDN w:val="0"/>
              <w:adjustRightInd w:val="0"/>
              <w:spacing w:line="240" w:lineRule="auto"/>
              <w:jc w:val="center"/>
              <w:rPr>
                <w:kern w:val="0"/>
                <w:sz w:val="24"/>
              </w:rPr>
            </w:pPr>
          </w:p>
        </w:tc>
        <w:tc>
          <w:tcPr>
            <w:tcW w:w="1271" w:type="pct"/>
            <w:vMerge w:val="continue"/>
            <w:vAlign w:val="center"/>
          </w:tcPr>
          <w:p w14:paraId="5E77B9DD">
            <w:pPr>
              <w:autoSpaceDE w:val="0"/>
              <w:autoSpaceDN w:val="0"/>
              <w:adjustRightInd w:val="0"/>
              <w:spacing w:line="240" w:lineRule="auto"/>
              <w:jc w:val="center"/>
              <w:rPr>
                <w:kern w:val="0"/>
                <w:sz w:val="24"/>
              </w:rPr>
            </w:pPr>
          </w:p>
        </w:tc>
        <w:tc>
          <w:tcPr>
            <w:tcW w:w="2044" w:type="pct"/>
            <w:vAlign w:val="center"/>
          </w:tcPr>
          <w:p w14:paraId="3222366B">
            <w:pPr>
              <w:autoSpaceDE w:val="0"/>
              <w:autoSpaceDN w:val="0"/>
              <w:adjustRightInd w:val="0"/>
              <w:spacing w:line="240" w:lineRule="auto"/>
              <w:jc w:val="center"/>
              <w:rPr>
                <w:kern w:val="0"/>
                <w:sz w:val="24"/>
              </w:rPr>
            </w:pPr>
            <w:r>
              <w:rPr>
                <w:kern w:val="0"/>
                <w:sz w:val="24"/>
              </w:rPr>
              <w:t>等保测评、商用密码应用安全性评估、第三方软件测评</w:t>
            </w:r>
          </w:p>
        </w:tc>
        <w:tc>
          <w:tcPr>
            <w:tcW w:w="1245" w:type="pct"/>
            <w:vMerge w:val="continue"/>
            <w:vAlign w:val="center"/>
          </w:tcPr>
          <w:p w14:paraId="658E6642">
            <w:pPr>
              <w:autoSpaceDE w:val="0"/>
              <w:autoSpaceDN w:val="0"/>
              <w:adjustRightInd w:val="0"/>
              <w:spacing w:line="240" w:lineRule="auto"/>
              <w:jc w:val="center"/>
              <w:rPr>
                <w:kern w:val="0"/>
                <w:sz w:val="24"/>
              </w:rPr>
            </w:pPr>
          </w:p>
        </w:tc>
      </w:tr>
      <w:tr w14:paraId="0E428380">
        <w:trPr>
          <w:trHeight w:val="250" w:hRule="atLeast"/>
        </w:trPr>
        <w:tc>
          <w:tcPr>
            <w:tcW w:w="438" w:type="pct"/>
            <w:vMerge w:val="restart"/>
            <w:vAlign w:val="center"/>
          </w:tcPr>
          <w:p w14:paraId="4E6FF65E">
            <w:pPr>
              <w:autoSpaceDE w:val="0"/>
              <w:autoSpaceDN w:val="0"/>
              <w:adjustRightInd w:val="0"/>
              <w:spacing w:line="240" w:lineRule="auto"/>
              <w:jc w:val="center"/>
              <w:rPr>
                <w:kern w:val="0"/>
                <w:sz w:val="24"/>
              </w:rPr>
            </w:pPr>
            <w:r>
              <w:rPr>
                <w:kern w:val="0"/>
                <w:sz w:val="24"/>
              </w:rPr>
              <w:t>4</w:t>
            </w:r>
          </w:p>
        </w:tc>
        <w:tc>
          <w:tcPr>
            <w:tcW w:w="1271" w:type="pct"/>
            <w:vMerge w:val="restart"/>
            <w:vAlign w:val="center"/>
          </w:tcPr>
          <w:p w14:paraId="384B5794">
            <w:pPr>
              <w:autoSpaceDE w:val="0"/>
              <w:autoSpaceDN w:val="0"/>
              <w:adjustRightInd w:val="0"/>
              <w:spacing w:line="240" w:lineRule="auto"/>
              <w:jc w:val="center"/>
              <w:rPr>
                <w:rFonts w:eastAsia="仿宋"/>
                <w:kern w:val="0"/>
                <w:sz w:val="24"/>
              </w:rPr>
            </w:pPr>
            <w:r>
              <w:rPr>
                <w:kern w:val="0"/>
                <w:sz w:val="24"/>
              </w:rPr>
              <w:t>竣工验收及交付阶段</w:t>
            </w:r>
          </w:p>
        </w:tc>
        <w:tc>
          <w:tcPr>
            <w:tcW w:w="2044" w:type="pct"/>
            <w:vAlign w:val="center"/>
          </w:tcPr>
          <w:p w14:paraId="3D6BA407">
            <w:pPr>
              <w:autoSpaceDE w:val="0"/>
              <w:autoSpaceDN w:val="0"/>
              <w:adjustRightInd w:val="0"/>
              <w:spacing w:line="240" w:lineRule="auto"/>
              <w:jc w:val="center"/>
              <w:rPr>
                <w:kern w:val="0"/>
                <w:sz w:val="24"/>
              </w:rPr>
            </w:pPr>
            <w:r>
              <w:rPr>
                <w:kern w:val="0"/>
                <w:sz w:val="24"/>
              </w:rPr>
              <w:t>试运行总结与资料整理</w:t>
            </w:r>
          </w:p>
        </w:tc>
        <w:tc>
          <w:tcPr>
            <w:tcW w:w="1245" w:type="pct"/>
            <w:vMerge w:val="restart"/>
            <w:vAlign w:val="center"/>
          </w:tcPr>
          <w:p w14:paraId="65808385">
            <w:pPr>
              <w:autoSpaceDE w:val="0"/>
              <w:autoSpaceDN w:val="0"/>
              <w:adjustRightInd w:val="0"/>
              <w:spacing w:line="240" w:lineRule="auto"/>
              <w:jc w:val="center"/>
              <w:rPr>
                <w:kern w:val="0"/>
                <w:sz w:val="24"/>
              </w:rPr>
            </w:pPr>
            <w:r>
              <w:rPr>
                <w:kern w:val="0"/>
                <w:sz w:val="24"/>
              </w:rPr>
              <w:t>1个月</w:t>
            </w:r>
          </w:p>
        </w:tc>
      </w:tr>
      <w:tr w14:paraId="4D9C2EA9">
        <w:trPr>
          <w:trHeight w:val="250" w:hRule="atLeast"/>
        </w:trPr>
        <w:tc>
          <w:tcPr>
            <w:tcW w:w="438" w:type="pct"/>
            <w:vMerge w:val="continue"/>
            <w:vAlign w:val="center"/>
          </w:tcPr>
          <w:p w14:paraId="28BB747B">
            <w:pPr>
              <w:autoSpaceDE w:val="0"/>
              <w:autoSpaceDN w:val="0"/>
              <w:adjustRightInd w:val="0"/>
              <w:spacing w:line="240" w:lineRule="auto"/>
              <w:jc w:val="center"/>
              <w:rPr>
                <w:kern w:val="0"/>
                <w:sz w:val="24"/>
              </w:rPr>
            </w:pPr>
          </w:p>
        </w:tc>
        <w:tc>
          <w:tcPr>
            <w:tcW w:w="1271" w:type="pct"/>
            <w:vMerge w:val="continue"/>
            <w:vAlign w:val="center"/>
          </w:tcPr>
          <w:p w14:paraId="3A706841">
            <w:pPr>
              <w:autoSpaceDE w:val="0"/>
              <w:autoSpaceDN w:val="0"/>
              <w:adjustRightInd w:val="0"/>
              <w:spacing w:line="240" w:lineRule="auto"/>
              <w:jc w:val="center"/>
              <w:rPr>
                <w:kern w:val="0"/>
                <w:sz w:val="24"/>
              </w:rPr>
            </w:pPr>
          </w:p>
        </w:tc>
        <w:tc>
          <w:tcPr>
            <w:tcW w:w="2044" w:type="pct"/>
            <w:vAlign w:val="center"/>
          </w:tcPr>
          <w:p w14:paraId="055C49BA">
            <w:pPr>
              <w:autoSpaceDE w:val="0"/>
              <w:autoSpaceDN w:val="0"/>
              <w:adjustRightInd w:val="0"/>
              <w:spacing w:line="240" w:lineRule="auto"/>
              <w:jc w:val="center"/>
              <w:rPr>
                <w:kern w:val="0"/>
                <w:sz w:val="24"/>
              </w:rPr>
            </w:pPr>
            <w:r>
              <w:rPr>
                <w:kern w:val="0"/>
                <w:sz w:val="24"/>
              </w:rPr>
              <w:t>验收筹备与评审</w:t>
            </w:r>
          </w:p>
        </w:tc>
        <w:tc>
          <w:tcPr>
            <w:tcW w:w="1245" w:type="pct"/>
            <w:vMerge w:val="continue"/>
            <w:vAlign w:val="center"/>
          </w:tcPr>
          <w:p w14:paraId="40851C51">
            <w:pPr>
              <w:autoSpaceDE w:val="0"/>
              <w:autoSpaceDN w:val="0"/>
              <w:adjustRightInd w:val="0"/>
              <w:spacing w:line="240" w:lineRule="auto"/>
              <w:jc w:val="center"/>
              <w:rPr>
                <w:kern w:val="0"/>
                <w:sz w:val="24"/>
                <w:highlight w:val="yellow"/>
              </w:rPr>
            </w:pPr>
          </w:p>
        </w:tc>
      </w:tr>
      <w:tr w14:paraId="007D541E">
        <w:trPr>
          <w:trHeight w:val="250" w:hRule="atLeast"/>
        </w:trPr>
        <w:tc>
          <w:tcPr>
            <w:tcW w:w="438" w:type="pct"/>
            <w:vMerge w:val="continue"/>
            <w:vAlign w:val="center"/>
          </w:tcPr>
          <w:p w14:paraId="7BB6DE0F">
            <w:pPr>
              <w:autoSpaceDE w:val="0"/>
              <w:autoSpaceDN w:val="0"/>
              <w:adjustRightInd w:val="0"/>
              <w:spacing w:line="240" w:lineRule="auto"/>
              <w:jc w:val="center"/>
              <w:rPr>
                <w:kern w:val="0"/>
                <w:sz w:val="24"/>
              </w:rPr>
            </w:pPr>
          </w:p>
        </w:tc>
        <w:tc>
          <w:tcPr>
            <w:tcW w:w="1271" w:type="pct"/>
            <w:vMerge w:val="continue"/>
            <w:vAlign w:val="center"/>
          </w:tcPr>
          <w:p w14:paraId="3171EF65">
            <w:pPr>
              <w:autoSpaceDE w:val="0"/>
              <w:autoSpaceDN w:val="0"/>
              <w:adjustRightInd w:val="0"/>
              <w:spacing w:line="240" w:lineRule="auto"/>
              <w:jc w:val="center"/>
              <w:rPr>
                <w:kern w:val="0"/>
                <w:sz w:val="24"/>
              </w:rPr>
            </w:pPr>
          </w:p>
        </w:tc>
        <w:tc>
          <w:tcPr>
            <w:tcW w:w="2044" w:type="pct"/>
            <w:vAlign w:val="center"/>
          </w:tcPr>
          <w:p w14:paraId="7AF9B899">
            <w:pPr>
              <w:autoSpaceDE w:val="0"/>
              <w:autoSpaceDN w:val="0"/>
              <w:adjustRightInd w:val="0"/>
              <w:spacing w:line="240" w:lineRule="auto"/>
              <w:jc w:val="center"/>
              <w:rPr>
                <w:kern w:val="0"/>
                <w:sz w:val="24"/>
              </w:rPr>
            </w:pPr>
            <w:r>
              <w:rPr>
                <w:kern w:val="0"/>
                <w:sz w:val="24"/>
              </w:rPr>
              <w:t>问题整改与正式交付</w:t>
            </w:r>
          </w:p>
        </w:tc>
        <w:tc>
          <w:tcPr>
            <w:tcW w:w="1245" w:type="pct"/>
            <w:vMerge w:val="continue"/>
            <w:vAlign w:val="center"/>
          </w:tcPr>
          <w:p w14:paraId="592BCDA7">
            <w:pPr>
              <w:autoSpaceDE w:val="0"/>
              <w:autoSpaceDN w:val="0"/>
              <w:adjustRightInd w:val="0"/>
              <w:spacing w:line="240" w:lineRule="auto"/>
              <w:jc w:val="center"/>
              <w:rPr>
                <w:kern w:val="0"/>
                <w:sz w:val="24"/>
                <w:highlight w:val="yellow"/>
              </w:rPr>
            </w:pPr>
          </w:p>
        </w:tc>
      </w:tr>
    </w:tbl>
    <w:p w14:paraId="6310AB35">
      <w:pPr>
        <w:ind w:left="420"/>
      </w:pPr>
    </w:p>
    <w:p w14:paraId="118505D2">
      <w:pPr>
        <w:wordWrap w:val="0"/>
        <w:ind w:firstLine="560" w:firstLineChars="200"/>
      </w:pPr>
    </w:p>
    <w:p w14:paraId="373D0801">
      <w:r>
        <w:rPr>
          <w:rFonts w:hint="eastAsia"/>
        </w:rPr>
        <w:br w:type="page"/>
      </w:r>
    </w:p>
    <w:p w14:paraId="3B68E97A">
      <w:pPr>
        <w:pStyle w:val="2"/>
        <w:numPr>
          <w:ilvl w:val="0"/>
          <w:numId w:val="0"/>
        </w:numPr>
        <w:spacing w:line="480" w:lineRule="exact"/>
      </w:pPr>
      <w:bookmarkStart w:id="188" w:name="_Toc4872"/>
      <w:bookmarkStart w:id="189" w:name="_Toc229492059"/>
      <w:bookmarkStart w:id="190" w:name="_Toc11400"/>
      <w:bookmarkStart w:id="191" w:name="_Toc25603"/>
      <w:bookmarkStart w:id="192" w:name="_Toc12562"/>
      <w:r>
        <w:rPr>
          <w:rFonts w:hint="eastAsia"/>
        </w:rPr>
        <w:t>第八章投资估算与资金来源</w:t>
      </w:r>
      <w:bookmarkEnd w:id="188"/>
      <w:bookmarkEnd w:id="189"/>
      <w:bookmarkEnd w:id="190"/>
      <w:bookmarkEnd w:id="191"/>
      <w:bookmarkEnd w:id="192"/>
    </w:p>
    <w:p w14:paraId="42D1C25D">
      <w:pPr>
        <w:pStyle w:val="3"/>
        <w:numPr>
          <w:ilvl w:val="1"/>
          <w:numId w:val="0"/>
        </w:numPr>
        <w:ind w:left="576" w:hanging="576"/>
        <w:rPr>
          <w:rFonts w:ascii="Times New Roman" w:hAnsi="Times New Roman"/>
        </w:rPr>
      </w:pPr>
      <w:bookmarkStart w:id="193" w:name="_Toc28373"/>
      <w:bookmarkStart w:id="194" w:name="_Toc8835"/>
      <w:bookmarkStart w:id="195" w:name="_Toc229492060"/>
      <w:bookmarkStart w:id="196" w:name="_Toc19833"/>
      <w:bookmarkStart w:id="197" w:name="_Toc28663"/>
      <w:r>
        <w:rPr>
          <w:rFonts w:hint="eastAsia" w:ascii="Times New Roman" w:hAnsi="Times New Roman"/>
        </w:rPr>
        <w:t>8.1</w:t>
      </w:r>
      <w:r>
        <w:rPr>
          <w:rFonts w:hint="eastAsia"/>
        </w:rPr>
        <w:t>建设投资估算依据</w:t>
      </w:r>
      <w:bookmarkEnd w:id="193"/>
      <w:bookmarkEnd w:id="194"/>
      <w:bookmarkEnd w:id="195"/>
      <w:bookmarkEnd w:id="196"/>
      <w:bookmarkEnd w:id="197"/>
    </w:p>
    <w:p w14:paraId="041A49D9">
      <w:pPr>
        <w:ind w:firstLine="560" w:firstLineChars="200"/>
      </w:pPr>
      <w:r>
        <w:rPr>
          <w:rFonts w:hint="eastAsia"/>
        </w:rPr>
        <w:t>依据项目建设内容和规模，建设投资估算的范围包括工程费用、工程建设其他费用等。</w:t>
      </w:r>
    </w:p>
    <w:p w14:paraId="7F8FB80F">
      <w:r>
        <w:rPr>
          <w:rFonts w:hint="eastAsia"/>
        </w:rPr>
        <w:t>——《建设项目投资估算编审规程》（CECA/GC1-2015）；</w:t>
      </w:r>
    </w:p>
    <w:p w14:paraId="47951A6C">
      <w:r>
        <w:rPr>
          <w:rFonts w:hint="eastAsia"/>
        </w:rPr>
        <w:t>——《建设项目全过程造价咨询规程》（CECA/GC4-2017）；</w:t>
      </w:r>
    </w:p>
    <w:p w14:paraId="3E238E8E">
      <w:r>
        <w:rPr>
          <w:rFonts w:hint="eastAsia"/>
        </w:rPr>
        <w:t>——湖北省住房和城乡建设厅《关于调整湖北省建设工程计价依据的通知》鄂建办〔2019〕93号；</w:t>
      </w:r>
    </w:p>
    <w:p w14:paraId="7520B7F2">
      <w:r>
        <w:rPr>
          <w:rFonts w:hint="eastAsia"/>
        </w:rPr>
        <w:t>——《湖北省建设项目总投资组成及其他费用定额》鄂建文2022年48号文；</w:t>
      </w:r>
    </w:p>
    <w:p w14:paraId="033DC15E">
      <w:r>
        <w:rPr>
          <w:rFonts w:hint="eastAsia"/>
        </w:rPr>
        <w:t>——关于印发《湖北省建设工程造价咨询服务收费参考标准（试行）》的通知”（鄂建发［2023]33号）；</w:t>
      </w:r>
    </w:p>
    <w:p w14:paraId="732FEFC3">
      <w:r>
        <w:rPr>
          <w:rFonts w:hint="eastAsia"/>
        </w:rPr>
        <w:t>——关于印发《湖北省省级办公用房维修等省级通用项目预算支出标准》的通知”（鄂财预发〔2023〕40号）；</w:t>
      </w:r>
    </w:p>
    <w:p w14:paraId="110E0A06">
      <w:pPr>
        <w:pStyle w:val="3"/>
        <w:numPr>
          <w:ilvl w:val="1"/>
          <w:numId w:val="0"/>
        </w:numPr>
        <w:ind w:left="576" w:hanging="576"/>
      </w:pPr>
      <w:bookmarkStart w:id="198" w:name="_Toc229492061"/>
      <w:bookmarkStart w:id="199" w:name="_Toc23717"/>
      <w:bookmarkStart w:id="200" w:name="_Toc18454"/>
      <w:bookmarkStart w:id="201" w:name="_Toc12229"/>
      <w:bookmarkStart w:id="202" w:name="_Toc31233"/>
      <w:r>
        <w:rPr>
          <w:rFonts w:hint="eastAsia"/>
        </w:rPr>
        <w:t>8.2建设投资估算</w:t>
      </w:r>
      <w:bookmarkEnd w:id="198"/>
      <w:bookmarkEnd w:id="199"/>
      <w:bookmarkEnd w:id="200"/>
      <w:bookmarkEnd w:id="201"/>
      <w:bookmarkEnd w:id="202"/>
    </w:p>
    <w:p w14:paraId="62A34E3C">
      <w:pPr>
        <w:ind w:firstLine="560" w:firstLineChars="200"/>
      </w:pPr>
      <w:r>
        <w:rPr>
          <w:rFonts w:hint="eastAsia"/>
        </w:rPr>
        <w:t>本项目建设投资约2999.02万元，其中项目建设费用2898.73万元、项目建设其他费用100.29万元。项目单位拟自筹资金2999.02万元。</w:t>
      </w:r>
    </w:p>
    <w:p w14:paraId="2DFD4DA2">
      <w:pPr>
        <w:pStyle w:val="10"/>
        <w:jc w:val="center"/>
      </w:pPr>
      <w:r>
        <w:rPr>
          <w:rFonts w:hint="eastAsia"/>
        </w:rPr>
        <w:t>表投资估算表</w:t>
      </w:r>
    </w:p>
    <w:tbl>
      <w:tblPr>
        <w:tblStyle w:val="20"/>
        <w:tblW w:w="5000" w:type="pct"/>
        <w:jc w:val="center"/>
        <w:tblLayout w:type="autofit"/>
        <w:tblCellMar>
          <w:top w:w="0" w:type="dxa"/>
          <w:left w:w="108" w:type="dxa"/>
          <w:bottom w:w="0" w:type="dxa"/>
          <w:right w:w="108" w:type="dxa"/>
        </w:tblCellMar>
      </w:tblPr>
      <w:tblGrid>
        <w:gridCol w:w="878"/>
        <w:gridCol w:w="2510"/>
        <w:gridCol w:w="1983"/>
        <w:gridCol w:w="3151"/>
      </w:tblGrid>
      <w:tr w14:paraId="089E81F6">
        <w:trPr>
          <w:jc w:val="center"/>
        </w:trPr>
        <w:tc>
          <w:tcPr>
            <w:tcW w:w="515" w:type="pct"/>
            <w:tcBorders>
              <w:top w:val="single" w:color="000000" w:sz="4" w:space="0"/>
              <w:left w:val="single" w:color="000000" w:sz="4" w:space="0"/>
              <w:bottom w:val="single" w:color="000000" w:sz="4" w:space="0"/>
              <w:right w:val="single" w:color="000000" w:sz="4" w:space="0"/>
            </w:tcBorders>
            <w:noWrap/>
            <w:vAlign w:val="center"/>
          </w:tcPr>
          <w:p w14:paraId="699800AA">
            <w:pPr>
              <w:widowControl/>
              <w:jc w:val="center"/>
              <w:textAlignment w:val="center"/>
              <w:rPr>
                <w:rFonts w:hint="eastAsia" w:ascii="宋体" w:hAnsi="宋体" w:cs="宋体"/>
                <w:b/>
                <w:bCs/>
                <w:color w:val="000000"/>
                <w:sz w:val="22"/>
                <w:szCs w:val="22"/>
              </w:rPr>
            </w:pPr>
            <w:r>
              <w:rPr>
                <w:rFonts w:hint="eastAsia" w:ascii="宋体" w:hAnsi="宋体" w:cs="宋体"/>
                <w:b/>
                <w:bCs/>
                <w:color w:val="000000"/>
                <w:kern w:val="0"/>
                <w:sz w:val="22"/>
                <w:szCs w:val="22"/>
                <w:lang w:bidi="ar"/>
              </w:rPr>
              <w:t>序号</w:t>
            </w:r>
          </w:p>
        </w:tc>
        <w:tc>
          <w:tcPr>
            <w:tcW w:w="1472" w:type="pct"/>
            <w:tcBorders>
              <w:top w:val="single" w:color="000000" w:sz="4" w:space="0"/>
              <w:left w:val="single" w:color="000000" w:sz="4" w:space="0"/>
              <w:bottom w:val="single" w:color="000000" w:sz="4" w:space="0"/>
              <w:right w:val="single" w:color="000000" w:sz="4" w:space="0"/>
            </w:tcBorders>
            <w:noWrap/>
            <w:vAlign w:val="center"/>
          </w:tcPr>
          <w:p w14:paraId="075E582C">
            <w:pPr>
              <w:widowControl/>
              <w:jc w:val="center"/>
              <w:textAlignment w:val="center"/>
              <w:rPr>
                <w:rFonts w:hint="eastAsia" w:ascii="宋体" w:hAnsi="宋体" w:cs="宋体"/>
                <w:b/>
                <w:bCs/>
                <w:color w:val="000000"/>
                <w:sz w:val="22"/>
                <w:szCs w:val="22"/>
              </w:rPr>
            </w:pPr>
            <w:r>
              <w:rPr>
                <w:rFonts w:hint="eastAsia" w:ascii="宋体" w:hAnsi="宋体" w:cs="宋体"/>
                <w:b/>
                <w:bCs/>
                <w:color w:val="000000"/>
                <w:kern w:val="0"/>
                <w:sz w:val="22"/>
                <w:szCs w:val="22"/>
                <w:lang w:bidi="ar"/>
              </w:rPr>
              <w:t>项目名称</w:t>
            </w:r>
          </w:p>
        </w:tc>
        <w:tc>
          <w:tcPr>
            <w:tcW w:w="1163" w:type="pct"/>
            <w:tcBorders>
              <w:top w:val="single" w:color="000000" w:sz="4" w:space="0"/>
              <w:left w:val="single" w:color="000000" w:sz="4" w:space="0"/>
              <w:bottom w:val="single" w:color="000000" w:sz="4" w:space="0"/>
              <w:right w:val="single" w:color="000000" w:sz="4" w:space="0"/>
            </w:tcBorders>
            <w:noWrap/>
            <w:vAlign w:val="center"/>
          </w:tcPr>
          <w:p w14:paraId="49693E5D">
            <w:pPr>
              <w:widowControl/>
              <w:jc w:val="center"/>
              <w:textAlignment w:val="center"/>
              <w:rPr>
                <w:rFonts w:hint="eastAsia" w:ascii="宋体" w:hAnsi="宋体" w:cs="宋体"/>
                <w:b/>
                <w:bCs/>
                <w:color w:val="000000"/>
                <w:sz w:val="22"/>
                <w:szCs w:val="22"/>
              </w:rPr>
            </w:pPr>
            <w:r>
              <w:rPr>
                <w:rFonts w:hint="eastAsia" w:ascii="宋体" w:hAnsi="宋体" w:cs="宋体"/>
                <w:b/>
                <w:bCs/>
                <w:color w:val="000000"/>
                <w:kern w:val="0"/>
                <w:sz w:val="22"/>
                <w:szCs w:val="22"/>
                <w:lang w:bidi="ar"/>
              </w:rPr>
              <w:t>投资估算（万元）</w:t>
            </w:r>
          </w:p>
        </w:tc>
        <w:tc>
          <w:tcPr>
            <w:tcW w:w="1848" w:type="pct"/>
            <w:tcBorders>
              <w:top w:val="single" w:color="000000" w:sz="4" w:space="0"/>
              <w:left w:val="single" w:color="000000" w:sz="4" w:space="0"/>
              <w:bottom w:val="single" w:color="000000" w:sz="4" w:space="0"/>
              <w:right w:val="single" w:color="000000" w:sz="4" w:space="0"/>
            </w:tcBorders>
            <w:noWrap/>
            <w:vAlign w:val="center"/>
          </w:tcPr>
          <w:p w14:paraId="658A6055">
            <w:pPr>
              <w:widowControl/>
              <w:jc w:val="center"/>
              <w:textAlignment w:val="center"/>
              <w:rPr>
                <w:rFonts w:hint="eastAsia" w:ascii="宋体" w:hAnsi="宋体" w:cs="宋体"/>
                <w:b/>
                <w:bCs/>
                <w:color w:val="000000"/>
                <w:sz w:val="22"/>
                <w:szCs w:val="22"/>
              </w:rPr>
            </w:pPr>
            <w:r>
              <w:rPr>
                <w:rFonts w:hint="eastAsia" w:ascii="宋体" w:hAnsi="宋体" w:cs="宋体"/>
                <w:b/>
                <w:bCs/>
                <w:color w:val="000000"/>
                <w:kern w:val="0"/>
                <w:sz w:val="22"/>
                <w:szCs w:val="22"/>
                <w:lang w:bidi="ar"/>
              </w:rPr>
              <w:t>备注</w:t>
            </w:r>
          </w:p>
        </w:tc>
      </w:tr>
      <w:tr w14:paraId="0C3A3151">
        <w:trPr>
          <w:jc w:val="center"/>
        </w:trPr>
        <w:tc>
          <w:tcPr>
            <w:tcW w:w="515" w:type="pct"/>
            <w:tcBorders>
              <w:top w:val="single" w:color="000000" w:sz="4" w:space="0"/>
              <w:left w:val="single" w:color="000000" w:sz="4" w:space="0"/>
              <w:bottom w:val="single" w:color="000000" w:sz="4" w:space="0"/>
              <w:right w:val="single" w:color="000000" w:sz="4" w:space="0"/>
            </w:tcBorders>
            <w:noWrap/>
            <w:vAlign w:val="center"/>
          </w:tcPr>
          <w:p w14:paraId="43EC6F1E">
            <w:pPr>
              <w:widowControl/>
              <w:jc w:val="center"/>
              <w:textAlignment w:val="center"/>
              <w:rPr>
                <w:rFonts w:hint="eastAsia" w:ascii="宋体" w:hAnsi="宋体" w:cs="宋体"/>
                <w:b/>
                <w:bCs/>
                <w:color w:val="000000"/>
                <w:sz w:val="22"/>
                <w:szCs w:val="22"/>
              </w:rPr>
            </w:pPr>
            <w:r>
              <w:rPr>
                <w:rFonts w:hint="eastAsia" w:ascii="宋体" w:hAnsi="宋体" w:cs="宋体"/>
                <w:b/>
                <w:bCs/>
                <w:color w:val="000000"/>
                <w:kern w:val="0"/>
                <w:sz w:val="22"/>
                <w:szCs w:val="22"/>
                <w:lang w:bidi="ar"/>
              </w:rPr>
              <w:t>一</w:t>
            </w:r>
          </w:p>
        </w:tc>
        <w:tc>
          <w:tcPr>
            <w:tcW w:w="1472" w:type="pct"/>
            <w:tcBorders>
              <w:top w:val="single" w:color="000000" w:sz="4" w:space="0"/>
              <w:left w:val="single" w:color="000000" w:sz="4" w:space="0"/>
              <w:bottom w:val="single" w:color="000000" w:sz="4" w:space="0"/>
              <w:right w:val="single" w:color="000000" w:sz="4" w:space="0"/>
            </w:tcBorders>
            <w:vAlign w:val="center"/>
          </w:tcPr>
          <w:p w14:paraId="606FA6F1">
            <w:pPr>
              <w:widowControl/>
              <w:jc w:val="left"/>
              <w:textAlignment w:val="center"/>
              <w:rPr>
                <w:rFonts w:hint="eastAsia" w:ascii="宋体" w:hAnsi="宋体" w:cs="宋体"/>
                <w:b/>
                <w:bCs/>
                <w:color w:val="000000"/>
                <w:sz w:val="22"/>
                <w:szCs w:val="22"/>
              </w:rPr>
            </w:pPr>
            <w:r>
              <w:rPr>
                <w:rFonts w:hint="eastAsia" w:ascii="宋体" w:hAnsi="宋体" w:cs="宋体"/>
                <w:b/>
                <w:bCs/>
                <w:color w:val="000000"/>
                <w:kern w:val="0"/>
                <w:sz w:val="22"/>
                <w:szCs w:val="22"/>
                <w:lang w:bidi="ar"/>
              </w:rPr>
              <w:t>项目建设费用</w:t>
            </w:r>
          </w:p>
        </w:tc>
        <w:tc>
          <w:tcPr>
            <w:tcW w:w="1163" w:type="pct"/>
            <w:tcBorders>
              <w:top w:val="single" w:color="000000" w:sz="4" w:space="0"/>
              <w:left w:val="single" w:color="000000" w:sz="4" w:space="0"/>
              <w:bottom w:val="single" w:color="000000" w:sz="4" w:space="0"/>
              <w:right w:val="single" w:color="000000" w:sz="4" w:space="0"/>
            </w:tcBorders>
            <w:vAlign w:val="center"/>
          </w:tcPr>
          <w:p w14:paraId="36644B9C">
            <w:pPr>
              <w:widowControl/>
              <w:jc w:val="center"/>
              <w:textAlignment w:val="center"/>
              <w:rPr>
                <w:rFonts w:hint="eastAsia" w:ascii="宋体" w:hAnsi="宋体" w:eastAsia="宋体" w:cs="宋体"/>
                <w:b/>
                <w:bCs/>
                <w:color w:val="000000"/>
                <w:sz w:val="22"/>
                <w:szCs w:val="22"/>
                <w:lang w:eastAsia="zh-CN"/>
              </w:rPr>
            </w:pPr>
            <w:r>
              <w:rPr>
                <w:rFonts w:hint="eastAsia" w:ascii="宋体" w:hAnsi="宋体" w:cs="宋体"/>
                <w:b/>
                <w:bCs/>
                <w:color w:val="000000"/>
                <w:kern w:val="0"/>
                <w:sz w:val="22"/>
                <w:szCs w:val="22"/>
                <w:lang w:bidi="ar"/>
              </w:rPr>
              <w:t>2898.73</w:t>
            </w:r>
            <w:del w:id="694" w:author="cc" w:date="2026-05-23T12:56:49Z">
              <w:r>
                <w:rPr>
                  <w:rFonts w:hint="eastAsia" w:ascii="宋体" w:hAnsi="宋体" w:cs="宋体"/>
                  <w:b/>
                  <w:bCs/>
                  <w:color w:val="000000"/>
                  <w:kern w:val="0"/>
                  <w:sz w:val="22"/>
                  <w:szCs w:val="22"/>
                  <w:lang w:bidi="ar"/>
                </w:rPr>
                <w:delText xml:space="preserve"> </w:delText>
              </w:r>
            </w:del>
          </w:p>
        </w:tc>
        <w:tc>
          <w:tcPr>
            <w:tcW w:w="1848" w:type="pct"/>
            <w:tcBorders>
              <w:top w:val="single" w:color="000000" w:sz="4" w:space="0"/>
              <w:left w:val="single" w:color="000000" w:sz="4" w:space="0"/>
              <w:bottom w:val="single" w:color="000000" w:sz="4" w:space="0"/>
              <w:right w:val="single" w:color="000000" w:sz="4" w:space="0"/>
            </w:tcBorders>
            <w:vAlign w:val="center"/>
          </w:tcPr>
          <w:p w14:paraId="40B57444">
            <w:pPr>
              <w:jc w:val="center"/>
              <w:rPr>
                <w:rFonts w:hint="eastAsia" w:ascii="宋体" w:hAnsi="宋体" w:cs="宋体"/>
                <w:color w:val="000000"/>
                <w:sz w:val="22"/>
                <w:szCs w:val="22"/>
              </w:rPr>
            </w:pPr>
          </w:p>
        </w:tc>
      </w:tr>
      <w:tr w14:paraId="4DA8CB3A">
        <w:trPr>
          <w:jc w:val="center"/>
        </w:trPr>
        <w:tc>
          <w:tcPr>
            <w:tcW w:w="515"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F82B762">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（一）</w:t>
            </w:r>
          </w:p>
        </w:tc>
        <w:tc>
          <w:tcPr>
            <w:tcW w:w="14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4C204F7">
            <w:pPr>
              <w:widowControl/>
              <w:jc w:val="left"/>
              <w:textAlignment w:val="center"/>
              <w:rPr>
                <w:rFonts w:hint="eastAsia" w:ascii="宋体" w:hAnsi="宋体" w:cs="宋体"/>
                <w:b/>
                <w:bCs/>
                <w:color w:val="000000"/>
                <w:sz w:val="22"/>
                <w:szCs w:val="22"/>
              </w:rPr>
            </w:pPr>
            <w:r>
              <w:rPr>
                <w:rFonts w:hint="eastAsia" w:ascii="宋体" w:hAnsi="宋体" w:cs="宋体"/>
                <w:b/>
                <w:bCs/>
                <w:color w:val="000000"/>
                <w:kern w:val="0"/>
                <w:sz w:val="22"/>
                <w:szCs w:val="22"/>
                <w:lang w:bidi="ar"/>
              </w:rPr>
              <w:t>软件产品购置费</w:t>
            </w:r>
          </w:p>
        </w:tc>
        <w:tc>
          <w:tcPr>
            <w:tcW w:w="116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24553D1">
            <w:pPr>
              <w:widowControl/>
              <w:jc w:val="center"/>
              <w:textAlignment w:val="center"/>
              <w:rPr>
                <w:rFonts w:hint="eastAsia" w:ascii="宋体" w:hAnsi="宋体" w:eastAsia="宋体" w:cs="宋体"/>
                <w:b/>
                <w:bCs/>
                <w:color w:val="000000"/>
                <w:sz w:val="22"/>
                <w:szCs w:val="22"/>
                <w:lang w:eastAsia="zh-CN"/>
              </w:rPr>
            </w:pPr>
            <w:r>
              <w:rPr>
                <w:rFonts w:hint="eastAsia" w:ascii="宋体" w:hAnsi="宋体" w:cs="宋体"/>
                <w:b/>
                <w:bCs/>
                <w:color w:val="000000"/>
                <w:kern w:val="0"/>
                <w:sz w:val="22"/>
                <w:szCs w:val="22"/>
                <w:lang w:bidi="ar"/>
              </w:rPr>
              <w:t>1915.00</w:t>
            </w:r>
            <w:del w:id="695" w:author="cc" w:date="2026-05-23T12:56:49Z">
              <w:r>
                <w:rPr>
                  <w:rFonts w:hint="eastAsia" w:ascii="宋体" w:hAnsi="宋体" w:cs="宋体"/>
                  <w:b/>
                  <w:bCs/>
                  <w:color w:val="000000"/>
                  <w:kern w:val="0"/>
                  <w:sz w:val="22"/>
                  <w:szCs w:val="22"/>
                  <w:lang w:bidi="ar"/>
                </w:rPr>
                <w:delText xml:space="preserve"> </w:delText>
              </w:r>
            </w:del>
          </w:p>
        </w:tc>
        <w:tc>
          <w:tcPr>
            <w:tcW w:w="18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8AD5BD5">
            <w:pPr>
              <w:jc w:val="center"/>
              <w:rPr>
                <w:rFonts w:hint="eastAsia" w:ascii="宋体" w:hAnsi="宋体" w:cs="宋体"/>
                <w:color w:val="000000"/>
                <w:sz w:val="22"/>
                <w:szCs w:val="22"/>
              </w:rPr>
            </w:pPr>
          </w:p>
        </w:tc>
      </w:tr>
      <w:tr w14:paraId="44A23013">
        <w:trPr>
          <w:jc w:val="center"/>
        </w:trPr>
        <w:tc>
          <w:tcPr>
            <w:tcW w:w="515"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F894988">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1</w:t>
            </w:r>
          </w:p>
        </w:tc>
        <w:tc>
          <w:tcPr>
            <w:tcW w:w="14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0D6E1F7">
            <w:pPr>
              <w:widowControl/>
              <w:jc w:val="left"/>
              <w:textAlignment w:val="center"/>
              <w:rPr>
                <w:rFonts w:hint="eastAsia" w:ascii="宋体" w:hAnsi="宋体" w:cs="宋体"/>
                <w:color w:val="000000"/>
                <w:sz w:val="24"/>
              </w:rPr>
            </w:pPr>
            <w:r>
              <w:rPr>
                <w:rFonts w:hint="eastAsia" w:ascii="宋体" w:hAnsi="宋体" w:cs="宋体"/>
                <w:color w:val="000000"/>
                <w:kern w:val="0"/>
                <w:sz w:val="24"/>
                <w:lang w:bidi="ar"/>
              </w:rPr>
              <w:t>数字员工管控平台</w:t>
            </w:r>
          </w:p>
        </w:tc>
        <w:tc>
          <w:tcPr>
            <w:tcW w:w="116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A7885D">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110.00</w:t>
            </w:r>
            <w:del w:id="696" w:author="cc" w:date="2026-05-23T12:56:49Z">
              <w:r>
                <w:rPr>
                  <w:rFonts w:hint="eastAsia" w:ascii="宋体" w:hAnsi="宋体" w:cs="宋体"/>
                  <w:color w:val="000000"/>
                  <w:kern w:val="0"/>
                  <w:sz w:val="22"/>
                  <w:szCs w:val="22"/>
                  <w:lang w:bidi="ar"/>
                </w:rPr>
                <w:delText xml:space="preserve"> </w:delText>
              </w:r>
            </w:del>
          </w:p>
        </w:tc>
        <w:tc>
          <w:tcPr>
            <w:tcW w:w="1848"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3C272423">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政务操作系统OS</w:t>
            </w:r>
          </w:p>
        </w:tc>
      </w:tr>
      <w:tr w14:paraId="2181C512">
        <w:trPr>
          <w:jc w:val="center"/>
        </w:trPr>
        <w:tc>
          <w:tcPr>
            <w:tcW w:w="515"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D1B2F2F">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2</w:t>
            </w:r>
          </w:p>
        </w:tc>
        <w:tc>
          <w:tcPr>
            <w:tcW w:w="14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EDCF3A">
            <w:pPr>
              <w:widowControl/>
              <w:jc w:val="left"/>
              <w:textAlignment w:val="center"/>
              <w:rPr>
                <w:rFonts w:hint="eastAsia" w:ascii="宋体" w:hAnsi="宋体" w:cs="宋体"/>
                <w:color w:val="000000"/>
                <w:sz w:val="24"/>
              </w:rPr>
            </w:pPr>
            <w:r>
              <w:rPr>
                <w:rFonts w:hint="eastAsia" w:ascii="宋体" w:hAnsi="宋体" w:cs="宋体"/>
                <w:color w:val="000000"/>
                <w:kern w:val="0"/>
                <w:sz w:val="24"/>
                <w:lang w:bidi="ar"/>
              </w:rPr>
              <w:t>协同接入平台</w:t>
            </w:r>
          </w:p>
        </w:tc>
        <w:tc>
          <w:tcPr>
            <w:tcW w:w="116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C33C3E7">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250.00</w:t>
            </w:r>
            <w:del w:id="697" w:author="cc" w:date="2026-05-23T12:56:49Z">
              <w:r>
                <w:rPr>
                  <w:rFonts w:hint="eastAsia" w:ascii="宋体" w:hAnsi="宋体" w:cs="宋体"/>
                  <w:color w:val="000000"/>
                  <w:kern w:val="0"/>
                  <w:sz w:val="22"/>
                  <w:szCs w:val="22"/>
                  <w:lang w:bidi="ar"/>
                </w:rPr>
                <w:delText xml:space="preserve"> </w:delText>
              </w:r>
            </w:del>
          </w:p>
        </w:tc>
        <w:tc>
          <w:tcPr>
            <w:tcW w:w="1848"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8EF5AF8">
            <w:pPr>
              <w:jc w:val="center"/>
              <w:rPr>
                <w:rFonts w:hint="eastAsia" w:ascii="宋体" w:hAnsi="宋体" w:cs="宋体"/>
                <w:color w:val="000000"/>
                <w:sz w:val="22"/>
                <w:szCs w:val="22"/>
              </w:rPr>
            </w:pPr>
          </w:p>
        </w:tc>
      </w:tr>
      <w:tr w14:paraId="1C2FB25F">
        <w:trPr>
          <w:jc w:val="center"/>
        </w:trPr>
        <w:tc>
          <w:tcPr>
            <w:tcW w:w="515"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A720960">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3</w:t>
            </w:r>
          </w:p>
        </w:tc>
        <w:tc>
          <w:tcPr>
            <w:tcW w:w="14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3DE6670">
            <w:pPr>
              <w:widowControl/>
              <w:jc w:val="left"/>
              <w:textAlignment w:val="center"/>
              <w:rPr>
                <w:rFonts w:hint="eastAsia" w:ascii="宋体" w:hAnsi="宋体" w:cs="宋体"/>
                <w:color w:val="000000"/>
                <w:sz w:val="24"/>
              </w:rPr>
            </w:pPr>
            <w:r>
              <w:rPr>
                <w:rFonts w:hint="eastAsia" w:ascii="宋体" w:hAnsi="宋体" w:cs="宋体"/>
                <w:color w:val="000000"/>
                <w:kern w:val="0"/>
                <w:sz w:val="24"/>
                <w:lang w:bidi="ar"/>
              </w:rPr>
              <w:t>观测控制平台</w:t>
            </w:r>
          </w:p>
        </w:tc>
        <w:tc>
          <w:tcPr>
            <w:tcW w:w="116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0CCA3B">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165.00</w:t>
            </w:r>
            <w:del w:id="698" w:author="cc" w:date="2026-05-23T12:56:49Z">
              <w:r>
                <w:rPr>
                  <w:rFonts w:hint="eastAsia" w:ascii="宋体" w:hAnsi="宋体" w:cs="宋体"/>
                  <w:color w:val="000000"/>
                  <w:kern w:val="0"/>
                  <w:sz w:val="22"/>
                  <w:szCs w:val="22"/>
                  <w:lang w:bidi="ar"/>
                </w:rPr>
                <w:delText xml:space="preserve"> </w:delText>
              </w:r>
            </w:del>
          </w:p>
        </w:tc>
        <w:tc>
          <w:tcPr>
            <w:tcW w:w="1848"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3B6F05C">
            <w:pPr>
              <w:jc w:val="center"/>
              <w:rPr>
                <w:rFonts w:hint="eastAsia" w:ascii="宋体" w:hAnsi="宋体" w:cs="宋体"/>
                <w:color w:val="000000"/>
                <w:sz w:val="22"/>
                <w:szCs w:val="22"/>
              </w:rPr>
            </w:pPr>
          </w:p>
        </w:tc>
      </w:tr>
      <w:tr w14:paraId="6481D5E2">
        <w:trPr>
          <w:jc w:val="center"/>
        </w:trPr>
        <w:tc>
          <w:tcPr>
            <w:tcW w:w="515"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CDA9BC9">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4</w:t>
            </w:r>
          </w:p>
        </w:tc>
        <w:tc>
          <w:tcPr>
            <w:tcW w:w="14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9974D7B">
            <w:pPr>
              <w:widowControl/>
              <w:jc w:val="left"/>
              <w:textAlignment w:val="center"/>
              <w:rPr>
                <w:rFonts w:hint="eastAsia" w:ascii="宋体" w:hAnsi="宋体" w:cs="宋体"/>
                <w:color w:val="000000"/>
                <w:sz w:val="24"/>
              </w:rPr>
            </w:pPr>
            <w:r>
              <w:rPr>
                <w:rFonts w:hint="eastAsia" w:ascii="宋体" w:hAnsi="宋体" w:cs="宋体"/>
                <w:color w:val="000000"/>
                <w:kern w:val="0"/>
                <w:sz w:val="24"/>
                <w:lang w:bidi="ar"/>
              </w:rPr>
              <w:t>知识技能能力平台</w:t>
            </w:r>
          </w:p>
        </w:tc>
        <w:tc>
          <w:tcPr>
            <w:tcW w:w="116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C842B0B">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300.00</w:t>
            </w:r>
            <w:del w:id="699" w:author="cc" w:date="2026-05-23T12:56:49Z">
              <w:r>
                <w:rPr>
                  <w:rFonts w:hint="eastAsia" w:ascii="宋体" w:hAnsi="宋体" w:cs="宋体"/>
                  <w:color w:val="000000"/>
                  <w:kern w:val="0"/>
                  <w:sz w:val="22"/>
                  <w:szCs w:val="22"/>
                  <w:lang w:bidi="ar"/>
                </w:rPr>
                <w:delText xml:space="preserve"> </w:delText>
              </w:r>
            </w:del>
          </w:p>
        </w:tc>
        <w:tc>
          <w:tcPr>
            <w:tcW w:w="1848"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5742A26">
            <w:pPr>
              <w:jc w:val="center"/>
              <w:rPr>
                <w:rFonts w:hint="eastAsia" w:ascii="宋体" w:hAnsi="宋体" w:cs="宋体"/>
                <w:color w:val="000000"/>
                <w:sz w:val="22"/>
                <w:szCs w:val="22"/>
              </w:rPr>
            </w:pPr>
          </w:p>
        </w:tc>
      </w:tr>
      <w:tr w14:paraId="03A34279">
        <w:trPr>
          <w:jc w:val="center"/>
        </w:trPr>
        <w:tc>
          <w:tcPr>
            <w:tcW w:w="515"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3F73663">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5</w:t>
            </w:r>
          </w:p>
        </w:tc>
        <w:tc>
          <w:tcPr>
            <w:tcW w:w="14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DEE5466">
            <w:pPr>
              <w:widowControl/>
              <w:jc w:val="left"/>
              <w:textAlignment w:val="center"/>
              <w:rPr>
                <w:rFonts w:hint="eastAsia" w:ascii="宋体" w:hAnsi="宋体" w:cs="宋体"/>
                <w:color w:val="000000"/>
                <w:sz w:val="24"/>
              </w:rPr>
            </w:pPr>
            <w:r>
              <w:rPr>
                <w:rFonts w:hint="eastAsia" w:ascii="宋体" w:hAnsi="宋体" w:cs="宋体"/>
                <w:color w:val="000000"/>
                <w:kern w:val="0"/>
                <w:sz w:val="24"/>
                <w:lang w:bidi="ar"/>
              </w:rPr>
              <w:t>AI能力平台</w:t>
            </w:r>
          </w:p>
        </w:tc>
        <w:tc>
          <w:tcPr>
            <w:tcW w:w="116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B289E20">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200.00</w:t>
            </w:r>
            <w:del w:id="700" w:author="cc" w:date="2026-05-23T12:56:49Z">
              <w:r>
                <w:rPr>
                  <w:rFonts w:hint="eastAsia" w:ascii="宋体" w:hAnsi="宋体" w:cs="宋体"/>
                  <w:color w:val="000000"/>
                  <w:kern w:val="0"/>
                  <w:sz w:val="22"/>
                  <w:szCs w:val="22"/>
                  <w:lang w:bidi="ar"/>
                </w:rPr>
                <w:delText xml:space="preserve"> </w:delText>
              </w:r>
            </w:del>
          </w:p>
        </w:tc>
        <w:tc>
          <w:tcPr>
            <w:tcW w:w="18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0471FFF">
            <w:pPr>
              <w:jc w:val="center"/>
              <w:rPr>
                <w:rFonts w:hint="eastAsia" w:ascii="宋体" w:hAnsi="宋体" w:cs="宋体"/>
                <w:color w:val="000000"/>
                <w:sz w:val="22"/>
                <w:szCs w:val="22"/>
              </w:rPr>
            </w:pPr>
          </w:p>
        </w:tc>
      </w:tr>
      <w:tr w14:paraId="311C8130">
        <w:trPr>
          <w:jc w:val="center"/>
        </w:trPr>
        <w:tc>
          <w:tcPr>
            <w:tcW w:w="515"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939BE5A">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6</w:t>
            </w:r>
          </w:p>
        </w:tc>
        <w:tc>
          <w:tcPr>
            <w:tcW w:w="14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748447C">
            <w:pPr>
              <w:widowControl/>
              <w:jc w:val="left"/>
              <w:textAlignment w:val="center"/>
              <w:rPr>
                <w:rFonts w:hint="eastAsia" w:ascii="宋体" w:hAnsi="宋体" w:cs="宋体"/>
                <w:color w:val="000000"/>
                <w:sz w:val="24"/>
              </w:rPr>
            </w:pPr>
            <w:r>
              <w:rPr>
                <w:rFonts w:hint="eastAsia" w:ascii="宋体" w:hAnsi="宋体" w:cs="宋体"/>
                <w:color w:val="000000"/>
                <w:kern w:val="0"/>
                <w:sz w:val="24"/>
                <w:lang w:bidi="ar"/>
              </w:rPr>
              <w:t>智能体安全防护平台</w:t>
            </w:r>
          </w:p>
        </w:tc>
        <w:tc>
          <w:tcPr>
            <w:tcW w:w="116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A780EF5">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180.00</w:t>
            </w:r>
            <w:del w:id="701" w:author="cc" w:date="2026-05-23T12:56:49Z">
              <w:r>
                <w:rPr>
                  <w:rFonts w:hint="eastAsia" w:ascii="宋体" w:hAnsi="宋体" w:cs="宋体"/>
                  <w:color w:val="000000"/>
                  <w:kern w:val="0"/>
                  <w:sz w:val="22"/>
                  <w:szCs w:val="22"/>
                  <w:lang w:bidi="ar"/>
                </w:rPr>
                <w:delText xml:space="preserve"> </w:delText>
              </w:r>
            </w:del>
          </w:p>
        </w:tc>
        <w:tc>
          <w:tcPr>
            <w:tcW w:w="18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AE2928A">
            <w:pPr>
              <w:jc w:val="center"/>
              <w:rPr>
                <w:rFonts w:hint="eastAsia" w:ascii="宋体" w:hAnsi="宋体" w:cs="宋体"/>
                <w:color w:val="000000"/>
                <w:sz w:val="22"/>
                <w:szCs w:val="22"/>
              </w:rPr>
            </w:pPr>
          </w:p>
        </w:tc>
      </w:tr>
      <w:tr w14:paraId="66C5697B">
        <w:trPr>
          <w:jc w:val="center"/>
        </w:trPr>
        <w:tc>
          <w:tcPr>
            <w:tcW w:w="515"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D94EC19">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7</w:t>
            </w:r>
          </w:p>
        </w:tc>
        <w:tc>
          <w:tcPr>
            <w:tcW w:w="14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3256DF">
            <w:pPr>
              <w:widowControl/>
              <w:jc w:val="left"/>
              <w:textAlignment w:val="center"/>
              <w:rPr>
                <w:rFonts w:hint="eastAsia" w:ascii="宋体" w:hAnsi="宋体" w:cs="宋体"/>
                <w:color w:val="000000"/>
                <w:sz w:val="24"/>
              </w:rPr>
            </w:pPr>
            <w:r>
              <w:rPr>
                <w:rFonts w:hint="eastAsia" w:ascii="宋体" w:hAnsi="宋体" w:cs="宋体"/>
                <w:color w:val="000000"/>
                <w:kern w:val="0"/>
                <w:sz w:val="24"/>
                <w:lang w:bidi="ar"/>
              </w:rPr>
              <w:t>AI创作智能体</w:t>
            </w:r>
          </w:p>
        </w:tc>
        <w:tc>
          <w:tcPr>
            <w:tcW w:w="116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3B700B">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360.00</w:t>
            </w:r>
            <w:del w:id="702" w:author="cc" w:date="2026-05-23T12:56:49Z">
              <w:r>
                <w:rPr>
                  <w:rFonts w:hint="eastAsia" w:ascii="宋体" w:hAnsi="宋体" w:cs="宋体"/>
                  <w:color w:val="000000"/>
                  <w:kern w:val="0"/>
                  <w:sz w:val="22"/>
                  <w:szCs w:val="22"/>
                  <w:lang w:bidi="ar"/>
                </w:rPr>
                <w:delText xml:space="preserve"> </w:delText>
              </w:r>
            </w:del>
          </w:p>
        </w:tc>
        <w:tc>
          <w:tcPr>
            <w:tcW w:w="18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E463753">
            <w:pPr>
              <w:jc w:val="center"/>
              <w:rPr>
                <w:rFonts w:hint="eastAsia" w:ascii="宋体" w:hAnsi="宋体" w:cs="宋体"/>
                <w:color w:val="000000"/>
                <w:sz w:val="22"/>
                <w:szCs w:val="22"/>
              </w:rPr>
            </w:pPr>
          </w:p>
        </w:tc>
      </w:tr>
      <w:tr w14:paraId="0B165255">
        <w:trPr>
          <w:jc w:val="center"/>
        </w:trPr>
        <w:tc>
          <w:tcPr>
            <w:tcW w:w="515"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E6C771D">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8</w:t>
            </w:r>
          </w:p>
        </w:tc>
        <w:tc>
          <w:tcPr>
            <w:tcW w:w="14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2226ECC">
            <w:pPr>
              <w:widowControl/>
              <w:jc w:val="left"/>
              <w:textAlignment w:val="center"/>
              <w:rPr>
                <w:rFonts w:hint="eastAsia" w:ascii="宋体" w:hAnsi="宋体" w:cs="宋体"/>
                <w:color w:val="000000"/>
                <w:sz w:val="24"/>
              </w:rPr>
            </w:pPr>
            <w:r>
              <w:rPr>
                <w:rFonts w:hint="eastAsia" w:ascii="宋体" w:hAnsi="宋体" w:cs="宋体"/>
                <w:color w:val="000000"/>
                <w:kern w:val="0"/>
                <w:sz w:val="24"/>
                <w:lang w:bidi="ar"/>
              </w:rPr>
              <w:t>内容编辑智能体</w:t>
            </w:r>
          </w:p>
        </w:tc>
        <w:tc>
          <w:tcPr>
            <w:tcW w:w="116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E016B17">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70.00</w:t>
            </w:r>
            <w:del w:id="703" w:author="cc" w:date="2026-05-23T12:56:49Z">
              <w:r>
                <w:rPr>
                  <w:rFonts w:hint="eastAsia" w:ascii="宋体" w:hAnsi="宋体" w:cs="宋体"/>
                  <w:color w:val="000000"/>
                  <w:kern w:val="0"/>
                  <w:sz w:val="22"/>
                  <w:szCs w:val="22"/>
                  <w:lang w:bidi="ar"/>
                </w:rPr>
                <w:delText xml:space="preserve"> </w:delText>
              </w:r>
            </w:del>
          </w:p>
        </w:tc>
        <w:tc>
          <w:tcPr>
            <w:tcW w:w="18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776292B">
            <w:pPr>
              <w:jc w:val="center"/>
              <w:rPr>
                <w:rFonts w:hint="eastAsia" w:ascii="宋体" w:hAnsi="宋体" w:cs="宋体"/>
                <w:color w:val="000000"/>
                <w:sz w:val="22"/>
                <w:szCs w:val="22"/>
              </w:rPr>
            </w:pPr>
          </w:p>
        </w:tc>
      </w:tr>
      <w:tr w14:paraId="0A6D471D">
        <w:trPr>
          <w:jc w:val="center"/>
        </w:trPr>
        <w:tc>
          <w:tcPr>
            <w:tcW w:w="515"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2613628">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9</w:t>
            </w:r>
          </w:p>
        </w:tc>
        <w:tc>
          <w:tcPr>
            <w:tcW w:w="14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678DFA">
            <w:pPr>
              <w:widowControl/>
              <w:jc w:val="left"/>
              <w:textAlignment w:val="center"/>
              <w:rPr>
                <w:rFonts w:hint="eastAsia" w:ascii="宋体" w:hAnsi="宋体" w:cs="宋体"/>
                <w:color w:val="000000"/>
                <w:sz w:val="24"/>
              </w:rPr>
            </w:pPr>
            <w:r>
              <w:rPr>
                <w:rFonts w:hint="eastAsia" w:ascii="宋体" w:hAnsi="宋体" w:cs="宋体"/>
                <w:color w:val="000000"/>
                <w:kern w:val="0"/>
                <w:sz w:val="24"/>
                <w:lang w:bidi="ar"/>
              </w:rPr>
              <w:t>智能编码智能体</w:t>
            </w:r>
          </w:p>
        </w:tc>
        <w:tc>
          <w:tcPr>
            <w:tcW w:w="116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DBE6399">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70.00</w:t>
            </w:r>
            <w:del w:id="704" w:author="cc" w:date="2026-05-23T12:56:49Z">
              <w:r>
                <w:rPr>
                  <w:rFonts w:hint="eastAsia" w:ascii="宋体" w:hAnsi="宋体" w:cs="宋体"/>
                  <w:color w:val="000000"/>
                  <w:kern w:val="0"/>
                  <w:sz w:val="22"/>
                  <w:szCs w:val="22"/>
                  <w:lang w:bidi="ar"/>
                </w:rPr>
                <w:delText xml:space="preserve"> </w:delText>
              </w:r>
            </w:del>
          </w:p>
        </w:tc>
        <w:tc>
          <w:tcPr>
            <w:tcW w:w="18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BFFABC4">
            <w:pPr>
              <w:jc w:val="center"/>
              <w:rPr>
                <w:rFonts w:hint="eastAsia" w:ascii="宋体" w:hAnsi="宋体" w:cs="宋体"/>
                <w:color w:val="000000"/>
                <w:sz w:val="22"/>
                <w:szCs w:val="22"/>
              </w:rPr>
            </w:pPr>
          </w:p>
        </w:tc>
      </w:tr>
      <w:tr w14:paraId="09717A56">
        <w:trPr>
          <w:jc w:val="center"/>
        </w:trPr>
        <w:tc>
          <w:tcPr>
            <w:tcW w:w="515"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D4DCCE6">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10</w:t>
            </w:r>
          </w:p>
        </w:tc>
        <w:tc>
          <w:tcPr>
            <w:tcW w:w="14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CBA5138">
            <w:pPr>
              <w:widowControl/>
              <w:jc w:val="left"/>
              <w:textAlignment w:val="center"/>
              <w:rPr>
                <w:rFonts w:hint="eastAsia" w:ascii="宋体" w:hAnsi="宋体" w:cs="宋体"/>
                <w:color w:val="000000"/>
                <w:sz w:val="24"/>
              </w:rPr>
            </w:pPr>
            <w:r>
              <w:rPr>
                <w:rFonts w:hint="eastAsia" w:ascii="宋体" w:hAnsi="宋体" w:cs="宋体"/>
                <w:color w:val="000000"/>
                <w:kern w:val="0"/>
                <w:sz w:val="24"/>
                <w:lang w:bidi="ar"/>
              </w:rPr>
              <w:t>智能分析工具</w:t>
            </w:r>
          </w:p>
        </w:tc>
        <w:tc>
          <w:tcPr>
            <w:tcW w:w="116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2CABDFE">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210.00</w:t>
            </w:r>
            <w:del w:id="705" w:author="cc" w:date="2026-05-23T12:56:49Z">
              <w:r>
                <w:rPr>
                  <w:rFonts w:hint="eastAsia" w:ascii="宋体" w:hAnsi="宋体" w:cs="宋体"/>
                  <w:color w:val="000000"/>
                  <w:kern w:val="0"/>
                  <w:sz w:val="22"/>
                  <w:szCs w:val="22"/>
                  <w:lang w:bidi="ar"/>
                </w:rPr>
                <w:delText xml:space="preserve"> </w:delText>
              </w:r>
            </w:del>
          </w:p>
        </w:tc>
        <w:tc>
          <w:tcPr>
            <w:tcW w:w="18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6E77B49">
            <w:pPr>
              <w:jc w:val="center"/>
              <w:rPr>
                <w:rFonts w:hint="eastAsia" w:ascii="宋体" w:hAnsi="宋体" w:cs="宋体"/>
                <w:color w:val="000000"/>
                <w:sz w:val="22"/>
                <w:szCs w:val="22"/>
              </w:rPr>
            </w:pPr>
          </w:p>
        </w:tc>
      </w:tr>
      <w:tr w14:paraId="764524D4">
        <w:trPr>
          <w:jc w:val="center"/>
        </w:trPr>
        <w:tc>
          <w:tcPr>
            <w:tcW w:w="515"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16EEE69">
            <w:pPr>
              <w:widowControl/>
              <w:jc w:val="center"/>
              <w:textAlignment w:val="center"/>
              <w:rPr>
                <w:rFonts w:hint="eastAsia" w:ascii="宋体" w:hAnsi="宋体" w:cs="宋体"/>
                <w:b/>
                <w:bCs/>
                <w:color w:val="000000"/>
                <w:sz w:val="22"/>
                <w:szCs w:val="22"/>
              </w:rPr>
            </w:pPr>
            <w:r>
              <w:rPr>
                <w:rFonts w:hint="eastAsia" w:ascii="宋体" w:hAnsi="宋体" w:cs="宋体"/>
                <w:b/>
                <w:bCs/>
                <w:color w:val="000000"/>
                <w:kern w:val="0"/>
                <w:sz w:val="22"/>
                <w:szCs w:val="22"/>
                <w:lang w:bidi="ar"/>
              </w:rPr>
              <w:t>（二）</w:t>
            </w:r>
          </w:p>
        </w:tc>
        <w:tc>
          <w:tcPr>
            <w:tcW w:w="14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7BD22AF">
            <w:pPr>
              <w:widowControl/>
              <w:jc w:val="left"/>
              <w:textAlignment w:val="center"/>
              <w:rPr>
                <w:rFonts w:hint="eastAsia" w:ascii="宋体" w:hAnsi="宋体" w:cs="宋体"/>
                <w:b/>
                <w:bCs/>
                <w:color w:val="000000"/>
                <w:sz w:val="24"/>
              </w:rPr>
            </w:pPr>
            <w:r>
              <w:rPr>
                <w:rFonts w:hint="eastAsia" w:ascii="宋体" w:hAnsi="宋体" w:cs="宋体"/>
                <w:b/>
                <w:bCs/>
                <w:color w:val="000000"/>
                <w:kern w:val="0"/>
                <w:sz w:val="24"/>
                <w:lang w:bidi="ar"/>
              </w:rPr>
              <w:t>软件开发费</w:t>
            </w:r>
          </w:p>
        </w:tc>
        <w:tc>
          <w:tcPr>
            <w:tcW w:w="116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DE88D09">
            <w:pPr>
              <w:widowControl/>
              <w:jc w:val="center"/>
              <w:textAlignment w:val="center"/>
              <w:rPr>
                <w:rFonts w:hint="eastAsia" w:ascii="宋体" w:hAnsi="宋体" w:eastAsia="宋体" w:cs="宋体"/>
                <w:b/>
                <w:bCs/>
                <w:color w:val="000000"/>
                <w:sz w:val="22"/>
                <w:szCs w:val="22"/>
                <w:lang w:eastAsia="zh-CN"/>
              </w:rPr>
            </w:pPr>
            <w:r>
              <w:rPr>
                <w:rFonts w:hint="eastAsia" w:ascii="宋体" w:hAnsi="宋体" w:cs="宋体"/>
                <w:b/>
                <w:bCs/>
                <w:color w:val="000000"/>
                <w:kern w:val="0"/>
                <w:sz w:val="22"/>
                <w:szCs w:val="22"/>
                <w:lang w:bidi="ar"/>
              </w:rPr>
              <w:t>383.00</w:t>
            </w:r>
            <w:del w:id="706" w:author="cc" w:date="2026-05-23T12:56:49Z">
              <w:r>
                <w:rPr>
                  <w:rFonts w:hint="eastAsia" w:ascii="宋体" w:hAnsi="宋体" w:cs="宋体"/>
                  <w:b/>
                  <w:bCs/>
                  <w:color w:val="000000"/>
                  <w:kern w:val="0"/>
                  <w:sz w:val="22"/>
                  <w:szCs w:val="22"/>
                  <w:lang w:bidi="ar"/>
                </w:rPr>
                <w:delText xml:space="preserve"> </w:delText>
              </w:r>
            </w:del>
          </w:p>
        </w:tc>
        <w:tc>
          <w:tcPr>
            <w:tcW w:w="18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D7756AE">
            <w:pPr>
              <w:jc w:val="center"/>
              <w:rPr>
                <w:rFonts w:hint="eastAsia" w:ascii="宋体" w:hAnsi="宋体" w:cs="宋体"/>
                <w:color w:val="000000"/>
                <w:sz w:val="22"/>
                <w:szCs w:val="22"/>
              </w:rPr>
            </w:pPr>
          </w:p>
        </w:tc>
      </w:tr>
      <w:tr w14:paraId="40FCFB02">
        <w:trPr>
          <w:jc w:val="center"/>
        </w:trPr>
        <w:tc>
          <w:tcPr>
            <w:tcW w:w="515"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5A2CE21">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1</w:t>
            </w:r>
          </w:p>
        </w:tc>
        <w:tc>
          <w:tcPr>
            <w:tcW w:w="14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1CA9E3B">
            <w:pPr>
              <w:widowControl/>
              <w:jc w:val="left"/>
              <w:textAlignment w:val="center"/>
              <w:rPr>
                <w:rFonts w:hint="eastAsia" w:ascii="宋体" w:hAnsi="宋体" w:cs="宋体"/>
                <w:color w:val="000000"/>
                <w:sz w:val="24"/>
              </w:rPr>
            </w:pPr>
            <w:r>
              <w:rPr>
                <w:rFonts w:hint="eastAsia" w:ascii="宋体" w:hAnsi="宋体" w:cs="宋体"/>
                <w:color w:val="000000"/>
                <w:kern w:val="0"/>
                <w:sz w:val="24"/>
                <w:lang w:bidi="ar"/>
              </w:rPr>
              <w:t>公文写作智能体</w:t>
            </w:r>
          </w:p>
        </w:tc>
        <w:tc>
          <w:tcPr>
            <w:tcW w:w="116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52519E5">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100.00</w:t>
            </w:r>
            <w:del w:id="707" w:author="cc" w:date="2026-05-23T12:56:49Z">
              <w:r>
                <w:rPr>
                  <w:rFonts w:hint="eastAsia" w:ascii="宋体" w:hAnsi="宋体" w:cs="宋体"/>
                  <w:color w:val="000000"/>
                  <w:kern w:val="0"/>
                  <w:sz w:val="22"/>
                  <w:szCs w:val="22"/>
                  <w:lang w:bidi="ar"/>
                </w:rPr>
                <w:delText xml:space="preserve"> </w:delText>
              </w:r>
            </w:del>
          </w:p>
        </w:tc>
        <w:tc>
          <w:tcPr>
            <w:tcW w:w="18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B5F4593">
            <w:pPr>
              <w:jc w:val="center"/>
              <w:rPr>
                <w:rFonts w:hint="eastAsia" w:ascii="宋体" w:hAnsi="宋体" w:cs="宋体"/>
                <w:color w:val="000000"/>
                <w:sz w:val="22"/>
                <w:szCs w:val="22"/>
              </w:rPr>
            </w:pPr>
          </w:p>
        </w:tc>
      </w:tr>
      <w:tr w14:paraId="44513454">
        <w:trPr>
          <w:jc w:val="center"/>
        </w:trPr>
        <w:tc>
          <w:tcPr>
            <w:tcW w:w="515"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4365710">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2</w:t>
            </w:r>
          </w:p>
        </w:tc>
        <w:tc>
          <w:tcPr>
            <w:tcW w:w="14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3B6EAC2">
            <w:pPr>
              <w:widowControl/>
              <w:jc w:val="left"/>
              <w:textAlignment w:val="center"/>
              <w:rPr>
                <w:rFonts w:hint="eastAsia" w:ascii="宋体" w:hAnsi="宋体" w:cs="宋体"/>
                <w:color w:val="000000"/>
                <w:sz w:val="24"/>
              </w:rPr>
            </w:pPr>
            <w:r>
              <w:rPr>
                <w:rFonts w:hint="eastAsia" w:ascii="宋体" w:hAnsi="宋体" w:cs="宋体"/>
                <w:color w:val="000000"/>
                <w:kern w:val="0"/>
                <w:sz w:val="24"/>
                <w:lang w:bidi="ar"/>
              </w:rPr>
              <w:t>智能咨询智能体</w:t>
            </w:r>
          </w:p>
        </w:tc>
        <w:tc>
          <w:tcPr>
            <w:tcW w:w="116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B590E89">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109.00</w:t>
            </w:r>
            <w:del w:id="708" w:author="cc" w:date="2026-05-23T12:56:49Z">
              <w:r>
                <w:rPr>
                  <w:rFonts w:hint="eastAsia" w:ascii="宋体" w:hAnsi="宋体" w:cs="宋体"/>
                  <w:color w:val="000000"/>
                  <w:kern w:val="0"/>
                  <w:sz w:val="22"/>
                  <w:szCs w:val="22"/>
                  <w:lang w:bidi="ar"/>
                </w:rPr>
                <w:delText xml:space="preserve"> </w:delText>
              </w:r>
            </w:del>
          </w:p>
        </w:tc>
        <w:tc>
          <w:tcPr>
            <w:tcW w:w="18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28F7390">
            <w:pPr>
              <w:jc w:val="center"/>
              <w:rPr>
                <w:rFonts w:hint="eastAsia" w:ascii="宋体" w:hAnsi="宋体" w:cs="宋体"/>
                <w:color w:val="000000"/>
                <w:sz w:val="22"/>
                <w:szCs w:val="22"/>
              </w:rPr>
            </w:pPr>
          </w:p>
        </w:tc>
      </w:tr>
      <w:tr w14:paraId="073CC1ED">
        <w:trPr>
          <w:jc w:val="center"/>
        </w:trPr>
        <w:tc>
          <w:tcPr>
            <w:tcW w:w="515"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A514C42">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3</w:t>
            </w:r>
          </w:p>
        </w:tc>
        <w:tc>
          <w:tcPr>
            <w:tcW w:w="14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BE786B3">
            <w:pPr>
              <w:widowControl/>
              <w:jc w:val="left"/>
              <w:textAlignment w:val="center"/>
              <w:rPr>
                <w:rFonts w:hint="eastAsia" w:ascii="宋体" w:hAnsi="宋体" w:cs="宋体"/>
                <w:color w:val="000000"/>
                <w:sz w:val="24"/>
              </w:rPr>
            </w:pPr>
            <w:r>
              <w:rPr>
                <w:rFonts w:hint="eastAsia" w:ascii="宋体" w:hAnsi="宋体" w:cs="宋体"/>
                <w:color w:val="000000"/>
                <w:kern w:val="0"/>
                <w:sz w:val="24"/>
                <w:lang w:bidi="ar"/>
              </w:rPr>
              <w:t>产业洞察智能体</w:t>
            </w:r>
          </w:p>
        </w:tc>
        <w:tc>
          <w:tcPr>
            <w:tcW w:w="116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C274B49">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150.00</w:t>
            </w:r>
            <w:del w:id="709" w:author="cc" w:date="2026-05-23T12:56:49Z">
              <w:r>
                <w:rPr>
                  <w:rFonts w:hint="eastAsia" w:ascii="宋体" w:hAnsi="宋体" w:cs="宋体"/>
                  <w:color w:val="000000"/>
                  <w:kern w:val="0"/>
                  <w:sz w:val="22"/>
                  <w:szCs w:val="22"/>
                  <w:lang w:bidi="ar"/>
                </w:rPr>
                <w:delText xml:space="preserve"> </w:delText>
              </w:r>
            </w:del>
          </w:p>
        </w:tc>
        <w:tc>
          <w:tcPr>
            <w:tcW w:w="18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A7FE339">
            <w:pPr>
              <w:jc w:val="center"/>
              <w:rPr>
                <w:rFonts w:hint="eastAsia" w:ascii="宋体" w:hAnsi="宋体" w:cs="宋体"/>
                <w:color w:val="000000"/>
                <w:sz w:val="22"/>
                <w:szCs w:val="22"/>
              </w:rPr>
            </w:pPr>
          </w:p>
        </w:tc>
      </w:tr>
      <w:tr w14:paraId="4E78A39C">
        <w:trPr>
          <w:jc w:val="center"/>
        </w:trPr>
        <w:tc>
          <w:tcPr>
            <w:tcW w:w="515"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0E847C3">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4</w:t>
            </w:r>
          </w:p>
        </w:tc>
        <w:tc>
          <w:tcPr>
            <w:tcW w:w="1472" w:type="pct"/>
            <w:tcBorders>
              <w:top w:val="single" w:color="000000" w:sz="4" w:space="0"/>
              <w:left w:val="single" w:color="000000" w:sz="4" w:space="0"/>
              <w:bottom w:val="single" w:color="000000" w:sz="4" w:space="0"/>
              <w:right w:val="single" w:color="000000" w:sz="4" w:space="0"/>
            </w:tcBorders>
            <w:vAlign w:val="center"/>
          </w:tcPr>
          <w:p w14:paraId="2A15D331">
            <w:pPr>
              <w:widowControl/>
              <w:jc w:val="left"/>
              <w:textAlignment w:val="center"/>
              <w:rPr>
                <w:rFonts w:hint="eastAsia" w:ascii="宋体" w:hAnsi="宋体" w:cs="宋体"/>
                <w:color w:val="000000"/>
                <w:sz w:val="24"/>
              </w:rPr>
            </w:pPr>
            <w:r>
              <w:rPr>
                <w:rFonts w:hint="eastAsia" w:ascii="宋体" w:hAnsi="宋体" w:cs="宋体"/>
                <w:color w:val="000000"/>
                <w:kern w:val="0"/>
                <w:sz w:val="24"/>
                <w:lang w:bidi="ar"/>
              </w:rPr>
              <w:t>数据治理服务</w:t>
            </w:r>
          </w:p>
        </w:tc>
        <w:tc>
          <w:tcPr>
            <w:tcW w:w="1163" w:type="pct"/>
            <w:tcBorders>
              <w:top w:val="single" w:color="000000" w:sz="4" w:space="0"/>
              <w:left w:val="single" w:color="000000" w:sz="4" w:space="0"/>
              <w:bottom w:val="single" w:color="000000" w:sz="4" w:space="0"/>
              <w:right w:val="single" w:color="000000" w:sz="4" w:space="0"/>
            </w:tcBorders>
            <w:vAlign w:val="center"/>
          </w:tcPr>
          <w:p w14:paraId="2253BFFE">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24.00</w:t>
            </w:r>
            <w:del w:id="710" w:author="cc" w:date="2026-05-23T12:56:49Z">
              <w:r>
                <w:rPr>
                  <w:rFonts w:hint="eastAsia" w:ascii="宋体" w:hAnsi="宋体" w:cs="宋体"/>
                  <w:color w:val="000000"/>
                  <w:kern w:val="0"/>
                  <w:sz w:val="22"/>
                  <w:szCs w:val="22"/>
                  <w:lang w:bidi="ar"/>
                </w:rPr>
                <w:delText xml:space="preserve"> </w:delText>
              </w:r>
            </w:del>
          </w:p>
        </w:tc>
        <w:tc>
          <w:tcPr>
            <w:tcW w:w="1848" w:type="pct"/>
            <w:tcBorders>
              <w:top w:val="single" w:color="000000" w:sz="4" w:space="0"/>
              <w:left w:val="single" w:color="000000" w:sz="4" w:space="0"/>
              <w:bottom w:val="single" w:color="000000" w:sz="4" w:space="0"/>
              <w:right w:val="single" w:color="000000" w:sz="4" w:space="0"/>
            </w:tcBorders>
            <w:vAlign w:val="center"/>
          </w:tcPr>
          <w:p w14:paraId="01F927CD">
            <w:pPr>
              <w:jc w:val="center"/>
              <w:rPr>
                <w:rFonts w:hint="eastAsia" w:ascii="宋体" w:hAnsi="宋体" w:cs="宋体"/>
                <w:color w:val="000000"/>
                <w:sz w:val="24"/>
              </w:rPr>
            </w:pPr>
          </w:p>
        </w:tc>
      </w:tr>
      <w:tr w14:paraId="1E0A8169">
        <w:trPr>
          <w:jc w:val="center"/>
        </w:trPr>
        <w:tc>
          <w:tcPr>
            <w:tcW w:w="515" w:type="pct"/>
            <w:tcBorders>
              <w:top w:val="single" w:color="000000" w:sz="4" w:space="0"/>
              <w:left w:val="single" w:color="000000" w:sz="4" w:space="0"/>
              <w:bottom w:val="single" w:color="000000" w:sz="4" w:space="0"/>
              <w:right w:val="single" w:color="000000" w:sz="4" w:space="0"/>
            </w:tcBorders>
            <w:noWrap/>
            <w:vAlign w:val="center"/>
          </w:tcPr>
          <w:p w14:paraId="05298419">
            <w:pPr>
              <w:widowControl/>
              <w:jc w:val="center"/>
              <w:textAlignment w:val="center"/>
              <w:rPr>
                <w:rFonts w:hint="eastAsia" w:ascii="宋体" w:hAnsi="宋体" w:cs="宋体"/>
                <w:b/>
                <w:bCs/>
                <w:color w:val="000000"/>
                <w:sz w:val="22"/>
                <w:szCs w:val="22"/>
              </w:rPr>
            </w:pPr>
            <w:r>
              <w:rPr>
                <w:rFonts w:hint="eastAsia" w:ascii="宋体" w:hAnsi="宋体" w:cs="宋体"/>
                <w:b/>
                <w:bCs/>
                <w:color w:val="000000"/>
                <w:kern w:val="0"/>
                <w:sz w:val="22"/>
                <w:szCs w:val="22"/>
                <w:lang w:bidi="ar"/>
              </w:rPr>
              <w:t>（三）</w:t>
            </w:r>
          </w:p>
        </w:tc>
        <w:tc>
          <w:tcPr>
            <w:tcW w:w="1472" w:type="pct"/>
            <w:tcBorders>
              <w:top w:val="single" w:color="000000" w:sz="4" w:space="0"/>
              <w:left w:val="single" w:color="000000" w:sz="4" w:space="0"/>
              <w:bottom w:val="single" w:color="000000" w:sz="4" w:space="0"/>
              <w:right w:val="single" w:color="000000" w:sz="4" w:space="0"/>
            </w:tcBorders>
            <w:vAlign w:val="center"/>
          </w:tcPr>
          <w:p w14:paraId="24BD7732">
            <w:pPr>
              <w:widowControl/>
              <w:jc w:val="left"/>
              <w:textAlignment w:val="center"/>
              <w:rPr>
                <w:rFonts w:hint="eastAsia" w:ascii="宋体" w:hAnsi="宋体" w:cs="宋体"/>
                <w:b/>
                <w:bCs/>
                <w:color w:val="000000"/>
                <w:sz w:val="24"/>
              </w:rPr>
            </w:pPr>
            <w:r>
              <w:rPr>
                <w:rFonts w:hint="eastAsia" w:ascii="宋体" w:hAnsi="宋体" w:cs="宋体"/>
                <w:b/>
                <w:bCs/>
                <w:color w:val="000000"/>
                <w:kern w:val="0"/>
                <w:sz w:val="24"/>
                <w:lang w:bidi="ar"/>
              </w:rPr>
              <w:t>基础资源租赁费</w:t>
            </w:r>
          </w:p>
        </w:tc>
        <w:tc>
          <w:tcPr>
            <w:tcW w:w="1163" w:type="pct"/>
            <w:tcBorders>
              <w:top w:val="single" w:color="000000" w:sz="4" w:space="0"/>
              <w:left w:val="single" w:color="000000" w:sz="4" w:space="0"/>
              <w:bottom w:val="single" w:color="000000" w:sz="4" w:space="0"/>
              <w:right w:val="single" w:color="000000" w:sz="4" w:space="0"/>
            </w:tcBorders>
            <w:vAlign w:val="center"/>
          </w:tcPr>
          <w:p w14:paraId="139270EA">
            <w:pPr>
              <w:widowControl/>
              <w:jc w:val="center"/>
              <w:textAlignment w:val="center"/>
              <w:rPr>
                <w:rFonts w:hint="eastAsia" w:ascii="宋体" w:hAnsi="宋体" w:eastAsia="宋体" w:cs="宋体"/>
                <w:b/>
                <w:bCs/>
                <w:color w:val="000000"/>
                <w:sz w:val="22"/>
                <w:szCs w:val="22"/>
                <w:lang w:eastAsia="zh-CN"/>
              </w:rPr>
            </w:pPr>
            <w:r>
              <w:rPr>
                <w:rFonts w:hint="eastAsia" w:ascii="宋体" w:hAnsi="宋体" w:cs="宋体"/>
                <w:b/>
                <w:bCs/>
                <w:color w:val="000000"/>
                <w:kern w:val="0"/>
                <w:sz w:val="22"/>
                <w:szCs w:val="22"/>
                <w:lang w:bidi="ar"/>
              </w:rPr>
              <w:t>600.73</w:t>
            </w:r>
            <w:del w:id="711" w:author="cc" w:date="2026-05-23T12:56:49Z">
              <w:r>
                <w:rPr>
                  <w:rFonts w:hint="eastAsia" w:ascii="宋体" w:hAnsi="宋体" w:cs="宋体"/>
                  <w:b/>
                  <w:bCs/>
                  <w:color w:val="000000"/>
                  <w:kern w:val="0"/>
                  <w:sz w:val="22"/>
                  <w:szCs w:val="22"/>
                  <w:lang w:bidi="ar"/>
                </w:rPr>
                <w:delText xml:space="preserve"> </w:delText>
              </w:r>
            </w:del>
          </w:p>
        </w:tc>
        <w:tc>
          <w:tcPr>
            <w:tcW w:w="1848" w:type="pct"/>
            <w:tcBorders>
              <w:top w:val="single" w:color="000000" w:sz="4" w:space="0"/>
              <w:left w:val="single" w:color="000000" w:sz="4" w:space="0"/>
              <w:bottom w:val="single" w:color="000000" w:sz="4" w:space="0"/>
              <w:right w:val="single" w:color="000000" w:sz="4" w:space="0"/>
            </w:tcBorders>
            <w:vAlign w:val="center"/>
          </w:tcPr>
          <w:p w14:paraId="740279E0">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一年租赁费</w:t>
            </w:r>
          </w:p>
        </w:tc>
      </w:tr>
      <w:tr w14:paraId="7E38E236">
        <w:trPr>
          <w:jc w:val="center"/>
        </w:trPr>
        <w:tc>
          <w:tcPr>
            <w:tcW w:w="515" w:type="pct"/>
            <w:tcBorders>
              <w:top w:val="single" w:color="000000" w:sz="4" w:space="0"/>
              <w:left w:val="single" w:color="000000" w:sz="4" w:space="0"/>
              <w:bottom w:val="single" w:color="000000" w:sz="4" w:space="0"/>
              <w:right w:val="single" w:color="000000" w:sz="4" w:space="0"/>
            </w:tcBorders>
            <w:noWrap/>
            <w:vAlign w:val="center"/>
          </w:tcPr>
          <w:p w14:paraId="14135684">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1</w:t>
            </w:r>
          </w:p>
        </w:tc>
        <w:tc>
          <w:tcPr>
            <w:tcW w:w="1472" w:type="pct"/>
            <w:tcBorders>
              <w:top w:val="single" w:color="000000" w:sz="4" w:space="0"/>
              <w:left w:val="single" w:color="000000" w:sz="4" w:space="0"/>
              <w:bottom w:val="single" w:color="000000" w:sz="4" w:space="0"/>
              <w:right w:val="single" w:color="000000" w:sz="4" w:space="0"/>
            </w:tcBorders>
            <w:vAlign w:val="center"/>
          </w:tcPr>
          <w:p w14:paraId="44EAB05D">
            <w:pPr>
              <w:widowControl/>
              <w:jc w:val="left"/>
              <w:textAlignment w:val="center"/>
              <w:rPr>
                <w:rFonts w:hint="eastAsia" w:ascii="宋体" w:hAnsi="宋体" w:cs="宋体"/>
                <w:color w:val="000000"/>
                <w:sz w:val="24"/>
              </w:rPr>
            </w:pPr>
            <w:r>
              <w:rPr>
                <w:rFonts w:hint="eastAsia" w:ascii="宋体" w:hAnsi="宋体" w:cs="宋体"/>
                <w:color w:val="000000"/>
                <w:kern w:val="0"/>
                <w:sz w:val="24"/>
                <w:lang w:bidi="ar"/>
              </w:rPr>
              <w:t>大模型能力接入</w:t>
            </w:r>
          </w:p>
        </w:tc>
        <w:tc>
          <w:tcPr>
            <w:tcW w:w="1163" w:type="pct"/>
            <w:tcBorders>
              <w:top w:val="single" w:color="000000" w:sz="4" w:space="0"/>
              <w:left w:val="single" w:color="000000" w:sz="4" w:space="0"/>
              <w:bottom w:val="single" w:color="000000" w:sz="4" w:space="0"/>
              <w:right w:val="single" w:color="000000" w:sz="4" w:space="0"/>
            </w:tcBorders>
            <w:vAlign w:val="center"/>
          </w:tcPr>
          <w:p w14:paraId="7A7CB247">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120.00</w:t>
            </w:r>
            <w:del w:id="712" w:author="cc" w:date="2026-05-23T12:56:49Z">
              <w:r>
                <w:rPr>
                  <w:rFonts w:hint="eastAsia" w:ascii="宋体" w:hAnsi="宋体" w:cs="宋体"/>
                  <w:color w:val="000000"/>
                  <w:kern w:val="0"/>
                  <w:sz w:val="22"/>
                  <w:szCs w:val="22"/>
                  <w:lang w:bidi="ar"/>
                </w:rPr>
                <w:delText xml:space="preserve"> </w:delText>
              </w:r>
            </w:del>
          </w:p>
        </w:tc>
        <w:tc>
          <w:tcPr>
            <w:tcW w:w="1848" w:type="pct"/>
            <w:tcBorders>
              <w:top w:val="single" w:color="000000" w:sz="4" w:space="0"/>
              <w:left w:val="single" w:color="000000" w:sz="4" w:space="0"/>
              <w:bottom w:val="single" w:color="000000" w:sz="4" w:space="0"/>
              <w:right w:val="single" w:color="000000" w:sz="4" w:space="0"/>
            </w:tcBorders>
            <w:vAlign w:val="center"/>
          </w:tcPr>
          <w:p w14:paraId="1CD04D79">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通用大模型Tokens使用</w:t>
            </w:r>
          </w:p>
        </w:tc>
      </w:tr>
      <w:tr w14:paraId="1E0C358D">
        <w:trPr>
          <w:jc w:val="center"/>
        </w:trPr>
        <w:tc>
          <w:tcPr>
            <w:tcW w:w="515" w:type="pct"/>
            <w:tcBorders>
              <w:top w:val="single" w:color="000000" w:sz="4" w:space="0"/>
              <w:left w:val="single" w:color="000000" w:sz="4" w:space="0"/>
              <w:bottom w:val="single" w:color="000000" w:sz="4" w:space="0"/>
              <w:right w:val="single" w:color="000000" w:sz="4" w:space="0"/>
            </w:tcBorders>
            <w:noWrap/>
            <w:vAlign w:val="center"/>
          </w:tcPr>
          <w:p w14:paraId="674B27DA">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2</w:t>
            </w:r>
          </w:p>
        </w:tc>
        <w:tc>
          <w:tcPr>
            <w:tcW w:w="1472" w:type="pct"/>
            <w:tcBorders>
              <w:top w:val="single" w:color="000000" w:sz="4" w:space="0"/>
              <w:left w:val="single" w:color="000000" w:sz="4" w:space="0"/>
              <w:bottom w:val="single" w:color="000000" w:sz="4" w:space="0"/>
              <w:right w:val="single" w:color="000000" w:sz="4" w:space="0"/>
            </w:tcBorders>
            <w:vAlign w:val="center"/>
          </w:tcPr>
          <w:p w14:paraId="4944C850">
            <w:pPr>
              <w:widowControl/>
              <w:jc w:val="left"/>
              <w:textAlignment w:val="center"/>
              <w:rPr>
                <w:rFonts w:hint="eastAsia" w:ascii="宋体" w:hAnsi="宋体" w:cs="宋体"/>
                <w:color w:val="000000"/>
                <w:sz w:val="24"/>
              </w:rPr>
            </w:pPr>
            <w:r>
              <w:rPr>
                <w:rFonts w:hint="eastAsia" w:ascii="宋体" w:hAnsi="宋体" w:cs="宋体"/>
                <w:color w:val="000000"/>
                <w:kern w:val="0"/>
                <w:sz w:val="24"/>
                <w:lang w:bidi="ar"/>
              </w:rPr>
              <w:t>机密计算大模型服务</w:t>
            </w:r>
          </w:p>
        </w:tc>
        <w:tc>
          <w:tcPr>
            <w:tcW w:w="1163" w:type="pct"/>
            <w:tcBorders>
              <w:top w:val="single" w:color="000000" w:sz="4" w:space="0"/>
              <w:left w:val="single" w:color="000000" w:sz="4" w:space="0"/>
              <w:bottom w:val="single" w:color="000000" w:sz="4" w:space="0"/>
              <w:right w:val="single" w:color="000000" w:sz="4" w:space="0"/>
            </w:tcBorders>
            <w:vAlign w:val="center"/>
          </w:tcPr>
          <w:p w14:paraId="6EC5710A">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60.00</w:t>
            </w:r>
            <w:del w:id="713" w:author="cc" w:date="2026-05-23T12:56:49Z">
              <w:r>
                <w:rPr>
                  <w:rFonts w:hint="eastAsia" w:ascii="宋体" w:hAnsi="宋体" w:cs="宋体"/>
                  <w:color w:val="000000"/>
                  <w:kern w:val="0"/>
                  <w:sz w:val="22"/>
                  <w:szCs w:val="22"/>
                  <w:lang w:bidi="ar"/>
                </w:rPr>
                <w:delText xml:space="preserve"> </w:delText>
              </w:r>
            </w:del>
          </w:p>
        </w:tc>
        <w:tc>
          <w:tcPr>
            <w:tcW w:w="1848" w:type="pct"/>
            <w:tcBorders>
              <w:top w:val="single" w:color="000000" w:sz="4" w:space="0"/>
              <w:left w:val="single" w:color="000000" w:sz="4" w:space="0"/>
              <w:bottom w:val="single" w:color="000000" w:sz="4" w:space="0"/>
              <w:right w:val="single" w:color="000000" w:sz="4" w:space="0"/>
            </w:tcBorders>
            <w:vAlign w:val="center"/>
          </w:tcPr>
          <w:p w14:paraId="278E6D84">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大模型Tokens使用</w:t>
            </w:r>
          </w:p>
        </w:tc>
      </w:tr>
      <w:tr w14:paraId="5EDF2B7C">
        <w:trPr>
          <w:jc w:val="center"/>
        </w:trPr>
        <w:tc>
          <w:tcPr>
            <w:tcW w:w="515" w:type="pct"/>
            <w:tcBorders>
              <w:top w:val="single" w:color="000000" w:sz="4" w:space="0"/>
              <w:left w:val="single" w:color="000000" w:sz="4" w:space="0"/>
              <w:bottom w:val="single" w:color="000000" w:sz="4" w:space="0"/>
              <w:right w:val="single" w:color="000000" w:sz="4" w:space="0"/>
            </w:tcBorders>
            <w:noWrap/>
            <w:vAlign w:val="center"/>
          </w:tcPr>
          <w:p w14:paraId="556F1878">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3</w:t>
            </w:r>
          </w:p>
        </w:tc>
        <w:tc>
          <w:tcPr>
            <w:tcW w:w="1472" w:type="pct"/>
            <w:tcBorders>
              <w:top w:val="single" w:color="000000" w:sz="4" w:space="0"/>
              <w:left w:val="single" w:color="000000" w:sz="4" w:space="0"/>
              <w:bottom w:val="single" w:color="000000" w:sz="4" w:space="0"/>
              <w:right w:val="single" w:color="000000" w:sz="4" w:space="0"/>
            </w:tcBorders>
            <w:vAlign w:val="center"/>
          </w:tcPr>
          <w:p w14:paraId="220AA0EB">
            <w:pPr>
              <w:widowControl/>
              <w:jc w:val="left"/>
              <w:textAlignment w:val="center"/>
              <w:rPr>
                <w:rFonts w:hint="eastAsia" w:ascii="宋体" w:hAnsi="宋体" w:cs="宋体"/>
                <w:color w:val="000000"/>
                <w:sz w:val="24"/>
              </w:rPr>
            </w:pPr>
            <w:r>
              <w:rPr>
                <w:rFonts w:hint="eastAsia" w:ascii="宋体" w:hAnsi="宋体" w:cs="宋体"/>
                <w:color w:val="000000"/>
                <w:kern w:val="0"/>
                <w:sz w:val="24"/>
                <w:lang w:bidi="ar"/>
              </w:rPr>
              <w:t>云资源租用</w:t>
            </w:r>
          </w:p>
        </w:tc>
        <w:tc>
          <w:tcPr>
            <w:tcW w:w="1163" w:type="pct"/>
            <w:tcBorders>
              <w:top w:val="single" w:color="000000" w:sz="4" w:space="0"/>
              <w:left w:val="single" w:color="000000" w:sz="4" w:space="0"/>
              <w:bottom w:val="single" w:color="000000" w:sz="4" w:space="0"/>
              <w:right w:val="single" w:color="000000" w:sz="4" w:space="0"/>
            </w:tcBorders>
            <w:vAlign w:val="center"/>
          </w:tcPr>
          <w:p w14:paraId="0CCC0B60">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190.73</w:t>
            </w:r>
            <w:del w:id="714" w:author="cc" w:date="2026-05-23T12:56:49Z">
              <w:r>
                <w:rPr>
                  <w:rFonts w:hint="eastAsia" w:ascii="宋体" w:hAnsi="宋体" w:cs="宋体"/>
                  <w:color w:val="000000"/>
                  <w:kern w:val="0"/>
                  <w:sz w:val="22"/>
                  <w:szCs w:val="22"/>
                  <w:lang w:bidi="ar"/>
                </w:rPr>
                <w:delText xml:space="preserve"> </w:delText>
              </w:r>
            </w:del>
          </w:p>
        </w:tc>
        <w:tc>
          <w:tcPr>
            <w:tcW w:w="1848" w:type="pct"/>
            <w:tcBorders>
              <w:top w:val="single" w:color="000000" w:sz="4" w:space="0"/>
              <w:left w:val="single" w:color="000000" w:sz="4" w:space="0"/>
              <w:bottom w:val="single" w:color="000000" w:sz="4" w:space="0"/>
              <w:right w:val="single" w:color="000000" w:sz="4" w:space="0"/>
            </w:tcBorders>
            <w:vAlign w:val="center"/>
          </w:tcPr>
          <w:p w14:paraId="0ADD179A">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一年租赁费</w:t>
            </w:r>
          </w:p>
        </w:tc>
      </w:tr>
      <w:tr w14:paraId="18F6A28B">
        <w:trPr>
          <w:jc w:val="center"/>
        </w:trPr>
        <w:tc>
          <w:tcPr>
            <w:tcW w:w="515" w:type="pct"/>
            <w:tcBorders>
              <w:top w:val="single" w:color="000000" w:sz="4" w:space="0"/>
              <w:left w:val="single" w:color="000000" w:sz="4" w:space="0"/>
              <w:bottom w:val="single" w:color="000000" w:sz="4" w:space="0"/>
              <w:right w:val="single" w:color="000000" w:sz="4" w:space="0"/>
            </w:tcBorders>
            <w:noWrap/>
            <w:vAlign w:val="center"/>
          </w:tcPr>
          <w:p w14:paraId="32942B42">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4</w:t>
            </w:r>
          </w:p>
        </w:tc>
        <w:tc>
          <w:tcPr>
            <w:tcW w:w="14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94C5C70">
            <w:pPr>
              <w:widowControl/>
              <w:jc w:val="left"/>
              <w:textAlignment w:val="center"/>
              <w:rPr>
                <w:rFonts w:hint="eastAsia" w:ascii="宋体" w:hAnsi="宋体" w:cs="宋体"/>
                <w:color w:val="000000"/>
                <w:sz w:val="24"/>
              </w:rPr>
            </w:pPr>
            <w:r>
              <w:rPr>
                <w:rFonts w:hint="eastAsia" w:ascii="宋体" w:hAnsi="宋体" w:cs="宋体"/>
                <w:color w:val="000000"/>
                <w:kern w:val="0"/>
                <w:sz w:val="24"/>
                <w:lang w:bidi="ar"/>
              </w:rPr>
              <w:t>大模型应用防火墙</w:t>
            </w:r>
            <w:del w:id="715" w:author="cc" w:date="2026-05-23T12:56:49Z">
              <w:r>
                <w:rPr>
                  <w:rFonts w:hint="eastAsia" w:ascii="宋体" w:hAnsi="宋体" w:cs="宋体"/>
                  <w:color w:val="000000"/>
                  <w:kern w:val="0"/>
                  <w:sz w:val="24"/>
                  <w:lang w:bidi="ar"/>
                </w:rPr>
                <w:delText xml:space="preserve"> </w:delText>
              </w:r>
            </w:del>
            <w:r>
              <w:rPr>
                <w:rFonts w:hint="eastAsia" w:ascii="宋体" w:hAnsi="宋体" w:cs="宋体"/>
                <w:color w:val="000000"/>
                <w:kern w:val="0"/>
                <w:sz w:val="24"/>
                <w:lang w:bidi="ar"/>
              </w:rPr>
              <w:t>(AIFW)</w:t>
            </w:r>
          </w:p>
        </w:tc>
        <w:tc>
          <w:tcPr>
            <w:tcW w:w="1163" w:type="pct"/>
            <w:tcBorders>
              <w:top w:val="single" w:color="000000" w:sz="4" w:space="0"/>
              <w:left w:val="single" w:color="000000" w:sz="4" w:space="0"/>
              <w:bottom w:val="single" w:color="000000" w:sz="4" w:space="0"/>
              <w:right w:val="single" w:color="000000" w:sz="4" w:space="0"/>
            </w:tcBorders>
            <w:vAlign w:val="center"/>
          </w:tcPr>
          <w:p w14:paraId="01833040">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50.00</w:t>
            </w:r>
            <w:del w:id="716" w:author="cc" w:date="2026-05-23T12:56:49Z">
              <w:r>
                <w:rPr>
                  <w:rFonts w:hint="eastAsia" w:ascii="宋体" w:hAnsi="宋体" w:cs="宋体"/>
                  <w:color w:val="000000"/>
                  <w:kern w:val="0"/>
                  <w:sz w:val="22"/>
                  <w:szCs w:val="22"/>
                  <w:lang w:bidi="ar"/>
                </w:rPr>
                <w:delText xml:space="preserve"> </w:delText>
              </w:r>
            </w:del>
          </w:p>
        </w:tc>
        <w:tc>
          <w:tcPr>
            <w:tcW w:w="1848" w:type="pct"/>
            <w:tcBorders>
              <w:top w:val="single" w:color="000000" w:sz="4" w:space="0"/>
              <w:left w:val="single" w:color="000000" w:sz="4" w:space="0"/>
              <w:bottom w:val="single" w:color="000000" w:sz="4" w:space="0"/>
              <w:right w:val="single" w:color="000000" w:sz="4" w:space="0"/>
            </w:tcBorders>
            <w:vAlign w:val="center"/>
          </w:tcPr>
          <w:p w14:paraId="20DEA898">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远端调用</w:t>
            </w:r>
          </w:p>
        </w:tc>
      </w:tr>
      <w:tr w14:paraId="7CA26CF7">
        <w:trPr>
          <w:jc w:val="center"/>
        </w:trPr>
        <w:tc>
          <w:tcPr>
            <w:tcW w:w="515" w:type="pct"/>
            <w:tcBorders>
              <w:top w:val="single" w:color="000000" w:sz="4" w:space="0"/>
              <w:left w:val="single" w:color="000000" w:sz="4" w:space="0"/>
              <w:bottom w:val="single" w:color="000000" w:sz="4" w:space="0"/>
              <w:right w:val="single" w:color="000000" w:sz="4" w:space="0"/>
            </w:tcBorders>
            <w:noWrap/>
            <w:vAlign w:val="center"/>
          </w:tcPr>
          <w:p w14:paraId="48C66CE0">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5</w:t>
            </w:r>
          </w:p>
        </w:tc>
        <w:tc>
          <w:tcPr>
            <w:tcW w:w="1472" w:type="pct"/>
            <w:tcBorders>
              <w:top w:val="single" w:color="000000" w:sz="4" w:space="0"/>
              <w:left w:val="single" w:color="000000" w:sz="4" w:space="0"/>
              <w:bottom w:val="single" w:color="000000" w:sz="4" w:space="0"/>
              <w:right w:val="single" w:color="000000" w:sz="4" w:space="0"/>
            </w:tcBorders>
            <w:vAlign w:val="center"/>
          </w:tcPr>
          <w:p w14:paraId="7F4B9C4F">
            <w:pPr>
              <w:widowControl/>
              <w:jc w:val="left"/>
              <w:textAlignment w:val="center"/>
              <w:rPr>
                <w:rFonts w:hint="eastAsia" w:ascii="宋体" w:hAnsi="宋体" w:cs="宋体"/>
                <w:color w:val="000000"/>
                <w:sz w:val="24"/>
              </w:rPr>
            </w:pPr>
            <w:r>
              <w:rPr>
                <w:rFonts w:hint="eastAsia" w:ascii="宋体" w:hAnsi="宋体" w:cs="宋体"/>
                <w:color w:val="000000"/>
                <w:kern w:val="0"/>
                <w:sz w:val="24"/>
                <w:lang w:bidi="ar"/>
              </w:rPr>
              <w:t>产业数据集</w:t>
            </w:r>
          </w:p>
        </w:tc>
        <w:tc>
          <w:tcPr>
            <w:tcW w:w="1163" w:type="pct"/>
            <w:tcBorders>
              <w:top w:val="single" w:color="000000" w:sz="4" w:space="0"/>
              <w:left w:val="single" w:color="000000" w:sz="4" w:space="0"/>
              <w:bottom w:val="single" w:color="000000" w:sz="4" w:space="0"/>
              <w:right w:val="single" w:color="000000" w:sz="4" w:space="0"/>
            </w:tcBorders>
            <w:vAlign w:val="center"/>
          </w:tcPr>
          <w:p w14:paraId="12B87D6F">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180.00</w:t>
            </w:r>
            <w:del w:id="717" w:author="cc" w:date="2026-05-23T12:56:49Z">
              <w:r>
                <w:rPr>
                  <w:rFonts w:hint="eastAsia" w:ascii="宋体" w:hAnsi="宋体" w:cs="宋体"/>
                  <w:color w:val="000000"/>
                  <w:kern w:val="0"/>
                  <w:sz w:val="22"/>
                  <w:szCs w:val="22"/>
                  <w:lang w:bidi="ar"/>
                </w:rPr>
                <w:delText xml:space="preserve"> </w:delText>
              </w:r>
            </w:del>
          </w:p>
        </w:tc>
        <w:tc>
          <w:tcPr>
            <w:tcW w:w="1848" w:type="pct"/>
            <w:tcBorders>
              <w:top w:val="single" w:color="000000" w:sz="4" w:space="0"/>
              <w:left w:val="single" w:color="000000" w:sz="4" w:space="0"/>
              <w:bottom w:val="single" w:color="000000" w:sz="4" w:space="0"/>
              <w:right w:val="single" w:color="000000" w:sz="4" w:space="0"/>
            </w:tcBorders>
            <w:vAlign w:val="center"/>
          </w:tcPr>
          <w:p w14:paraId="4AB0D32E">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本地布署</w:t>
            </w:r>
          </w:p>
        </w:tc>
      </w:tr>
      <w:tr w14:paraId="463C1E5F">
        <w:trPr>
          <w:jc w:val="center"/>
        </w:trPr>
        <w:tc>
          <w:tcPr>
            <w:tcW w:w="515" w:type="pct"/>
            <w:tcBorders>
              <w:top w:val="single" w:color="000000" w:sz="4" w:space="0"/>
              <w:left w:val="single" w:color="000000" w:sz="4" w:space="0"/>
              <w:bottom w:val="single" w:color="000000" w:sz="4" w:space="0"/>
              <w:right w:val="single" w:color="000000" w:sz="4" w:space="0"/>
            </w:tcBorders>
            <w:noWrap/>
            <w:vAlign w:val="center"/>
          </w:tcPr>
          <w:p w14:paraId="7E3B3716">
            <w:pPr>
              <w:widowControl/>
              <w:jc w:val="center"/>
              <w:textAlignment w:val="center"/>
              <w:rPr>
                <w:rFonts w:hint="eastAsia" w:ascii="宋体" w:hAnsi="宋体" w:cs="宋体"/>
                <w:b/>
                <w:bCs/>
                <w:color w:val="000000"/>
                <w:sz w:val="22"/>
                <w:szCs w:val="22"/>
              </w:rPr>
            </w:pPr>
            <w:r>
              <w:rPr>
                <w:rFonts w:hint="eastAsia" w:ascii="宋体" w:hAnsi="宋体" w:cs="宋体"/>
                <w:b/>
                <w:bCs/>
                <w:color w:val="000000"/>
                <w:kern w:val="0"/>
                <w:sz w:val="22"/>
                <w:szCs w:val="22"/>
                <w:lang w:bidi="ar"/>
              </w:rPr>
              <w:t>二</w:t>
            </w:r>
          </w:p>
        </w:tc>
        <w:tc>
          <w:tcPr>
            <w:tcW w:w="14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0BD54D5">
            <w:pPr>
              <w:widowControl/>
              <w:jc w:val="left"/>
              <w:textAlignment w:val="center"/>
              <w:rPr>
                <w:rFonts w:hint="eastAsia" w:ascii="宋体" w:hAnsi="宋体" w:cs="宋体"/>
                <w:b/>
                <w:bCs/>
                <w:color w:val="000000"/>
                <w:sz w:val="24"/>
              </w:rPr>
            </w:pPr>
            <w:r>
              <w:rPr>
                <w:rFonts w:hint="eastAsia" w:ascii="宋体" w:hAnsi="宋体" w:cs="宋体"/>
                <w:b/>
                <w:bCs/>
                <w:color w:val="000000"/>
                <w:kern w:val="0"/>
                <w:sz w:val="24"/>
                <w:lang w:bidi="ar"/>
              </w:rPr>
              <w:t>工程建设其他费</w:t>
            </w:r>
          </w:p>
        </w:tc>
        <w:tc>
          <w:tcPr>
            <w:tcW w:w="1163" w:type="pct"/>
            <w:tcBorders>
              <w:top w:val="single" w:color="000000" w:sz="4" w:space="0"/>
              <w:left w:val="single" w:color="000000" w:sz="4" w:space="0"/>
              <w:bottom w:val="single" w:color="000000" w:sz="4" w:space="0"/>
              <w:right w:val="single" w:color="000000" w:sz="4" w:space="0"/>
            </w:tcBorders>
            <w:vAlign w:val="center"/>
          </w:tcPr>
          <w:p w14:paraId="3A6C4360">
            <w:pPr>
              <w:widowControl/>
              <w:jc w:val="center"/>
              <w:textAlignment w:val="center"/>
              <w:rPr>
                <w:rFonts w:hint="eastAsia" w:ascii="宋体" w:hAnsi="宋体" w:eastAsia="宋体" w:cs="宋体"/>
                <w:b/>
                <w:bCs/>
                <w:color w:val="000000"/>
                <w:sz w:val="22"/>
                <w:szCs w:val="22"/>
                <w:lang w:eastAsia="zh-CN"/>
              </w:rPr>
            </w:pPr>
            <w:r>
              <w:rPr>
                <w:rFonts w:hint="eastAsia" w:ascii="宋体" w:hAnsi="宋体" w:cs="宋体"/>
                <w:b/>
                <w:bCs/>
                <w:color w:val="000000"/>
                <w:kern w:val="0"/>
                <w:sz w:val="22"/>
                <w:szCs w:val="22"/>
                <w:lang w:bidi="ar"/>
              </w:rPr>
              <w:t>100.29</w:t>
            </w:r>
            <w:del w:id="718" w:author="cc" w:date="2026-05-23T12:56:49Z">
              <w:r>
                <w:rPr>
                  <w:rFonts w:hint="eastAsia" w:ascii="宋体" w:hAnsi="宋体" w:cs="宋体"/>
                  <w:b/>
                  <w:bCs/>
                  <w:color w:val="000000"/>
                  <w:kern w:val="0"/>
                  <w:sz w:val="22"/>
                  <w:szCs w:val="22"/>
                  <w:lang w:bidi="ar"/>
                </w:rPr>
                <w:delText xml:space="preserve"> </w:delText>
              </w:r>
            </w:del>
          </w:p>
        </w:tc>
        <w:tc>
          <w:tcPr>
            <w:tcW w:w="1848" w:type="pct"/>
            <w:tcBorders>
              <w:top w:val="single" w:color="000000" w:sz="4" w:space="0"/>
              <w:left w:val="single" w:color="000000" w:sz="4" w:space="0"/>
              <w:bottom w:val="single" w:color="000000" w:sz="4" w:space="0"/>
              <w:right w:val="single" w:color="000000" w:sz="4" w:space="0"/>
            </w:tcBorders>
            <w:vAlign w:val="center"/>
          </w:tcPr>
          <w:p w14:paraId="6661851A">
            <w:pPr>
              <w:jc w:val="center"/>
              <w:rPr>
                <w:rFonts w:hint="eastAsia" w:ascii="宋体" w:hAnsi="宋体" w:cs="宋体"/>
                <w:color w:val="000000"/>
                <w:sz w:val="22"/>
                <w:szCs w:val="22"/>
              </w:rPr>
            </w:pPr>
          </w:p>
        </w:tc>
      </w:tr>
      <w:tr w14:paraId="44A3C6FF">
        <w:trPr>
          <w:jc w:val="center"/>
        </w:trPr>
        <w:tc>
          <w:tcPr>
            <w:tcW w:w="515" w:type="pct"/>
            <w:tcBorders>
              <w:top w:val="single" w:color="000000" w:sz="4" w:space="0"/>
              <w:left w:val="single" w:color="000000" w:sz="4" w:space="0"/>
              <w:bottom w:val="single" w:color="000000" w:sz="4" w:space="0"/>
              <w:right w:val="single" w:color="000000" w:sz="4" w:space="0"/>
            </w:tcBorders>
            <w:noWrap/>
            <w:vAlign w:val="center"/>
          </w:tcPr>
          <w:p w14:paraId="0B65F9E2">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1</w:t>
            </w:r>
          </w:p>
        </w:tc>
        <w:tc>
          <w:tcPr>
            <w:tcW w:w="1472" w:type="pct"/>
            <w:tcBorders>
              <w:top w:val="single" w:color="000000" w:sz="4" w:space="0"/>
              <w:left w:val="single" w:color="000000" w:sz="4" w:space="0"/>
              <w:bottom w:val="single" w:color="000000" w:sz="4" w:space="0"/>
              <w:right w:val="single" w:color="000000" w:sz="4" w:space="0"/>
            </w:tcBorders>
            <w:vAlign w:val="center"/>
          </w:tcPr>
          <w:p w14:paraId="622FFEA2">
            <w:pPr>
              <w:widowControl/>
              <w:jc w:val="left"/>
              <w:textAlignment w:val="center"/>
              <w:rPr>
                <w:rFonts w:hint="eastAsia" w:ascii="宋体" w:hAnsi="宋体" w:cs="宋体"/>
                <w:color w:val="000000"/>
                <w:sz w:val="24"/>
              </w:rPr>
            </w:pPr>
            <w:r>
              <w:rPr>
                <w:rFonts w:hint="eastAsia" w:ascii="宋体" w:hAnsi="宋体" w:cs="宋体"/>
                <w:color w:val="000000"/>
                <w:kern w:val="0"/>
                <w:sz w:val="24"/>
                <w:lang w:bidi="ar"/>
              </w:rPr>
              <w:t>项目管理费</w:t>
            </w:r>
          </w:p>
        </w:tc>
        <w:tc>
          <w:tcPr>
            <w:tcW w:w="1163" w:type="pct"/>
            <w:tcBorders>
              <w:top w:val="single" w:color="000000" w:sz="4" w:space="0"/>
              <w:left w:val="single" w:color="000000" w:sz="4" w:space="0"/>
              <w:bottom w:val="single" w:color="000000" w:sz="4" w:space="0"/>
              <w:right w:val="single" w:color="000000" w:sz="4" w:space="0"/>
            </w:tcBorders>
            <w:vAlign w:val="center"/>
          </w:tcPr>
          <w:p w14:paraId="66487B25">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23.39</w:t>
            </w:r>
            <w:del w:id="719" w:author="cc" w:date="2026-05-23T12:56:49Z">
              <w:r>
                <w:rPr>
                  <w:rFonts w:hint="eastAsia" w:ascii="宋体" w:hAnsi="宋体" w:cs="宋体"/>
                  <w:color w:val="000000"/>
                  <w:kern w:val="0"/>
                  <w:sz w:val="22"/>
                  <w:szCs w:val="22"/>
                  <w:lang w:bidi="ar"/>
                </w:rPr>
                <w:delText xml:space="preserve"> </w:delText>
              </w:r>
            </w:del>
          </w:p>
        </w:tc>
        <w:tc>
          <w:tcPr>
            <w:tcW w:w="1848" w:type="pct"/>
            <w:tcBorders>
              <w:top w:val="single" w:color="000000" w:sz="4" w:space="0"/>
              <w:left w:val="single" w:color="000000" w:sz="4" w:space="0"/>
              <w:bottom w:val="single" w:color="000000" w:sz="4" w:space="0"/>
              <w:right w:val="single" w:color="000000" w:sz="4" w:space="0"/>
            </w:tcBorders>
            <w:vAlign w:val="center"/>
          </w:tcPr>
          <w:p w14:paraId="05A922AC">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包括建设单位管理费、监理费、竣工验收费等</w:t>
            </w:r>
          </w:p>
        </w:tc>
      </w:tr>
      <w:tr w14:paraId="52C8A0EF">
        <w:trPr>
          <w:jc w:val="center"/>
        </w:trPr>
        <w:tc>
          <w:tcPr>
            <w:tcW w:w="515" w:type="pct"/>
            <w:tcBorders>
              <w:top w:val="single" w:color="000000" w:sz="4" w:space="0"/>
              <w:left w:val="single" w:color="000000" w:sz="4" w:space="0"/>
              <w:bottom w:val="single" w:color="000000" w:sz="4" w:space="0"/>
              <w:right w:val="single" w:color="000000" w:sz="4" w:space="0"/>
            </w:tcBorders>
            <w:noWrap/>
            <w:vAlign w:val="center"/>
          </w:tcPr>
          <w:p w14:paraId="5A160C69">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2</w:t>
            </w:r>
          </w:p>
        </w:tc>
        <w:tc>
          <w:tcPr>
            <w:tcW w:w="1472" w:type="pct"/>
            <w:tcBorders>
              <w:top w:val="single" w:color="000000" w:sz="4" w:space="0"/>
              <w:left w:val="single" w:color="000000" w:sz="4" w:space="0"/>
              <w:bottom w:val="single" w:color="000000" w:sz="4" w:space="0"/>
              <w:right w:val="single" w:color="000000" w:sz="4" w:space="0"/>
            </w:tcBorders>
            <w:vAlign w:val="center"/>
          </w:tcPr>
          <w:p w14:paraId="1AE707F1">
            <w:pPr>
              <w:widowControl/>
              <w:jc w:val="left"/>
              <w:textAlignment w:val="center"/>
              <w:rPr>
                <w:rFonts w:hint="eastAsia" w:ascii="宋体" w:hAnsi="宋体" w:cs="宋体"/>
                <w:color w:val="000000"/>
                <w:sz w:val="24"/>
              </w:rPr>
            </w:pPr>
            <w:r>
              <w:rPr>
                <w:rFonts w:hint="eastAsia" w:ascii="宋体" w:hAnsi="宋体" w:cs="宋体"/>
                <w:color w:val="000000"/>
                <w:kern w:val="0"/>
                <w:sz w:val="24"/>
                <w:lang w:bidi="ar"/>
              </w:rPr>
              <w:t>可行性研究报告编制费</w:t>
            </w:r>
          </w:p>
        </w:tc>
        <w:tc>
          <w:tcPr>
            <w:tcW w:w="1163" w:type="pct"/>
            <w:tcBorders>
              <w:top w:val="single" w:color="000000" w:sz="4" w:space="0"/>
              <w:left w:val="single" w:color="000000" w:sz="4" w:space="0"/>
              <w:bottom w:val="single" w:color="000000" w:sz="4" w:space="0"/>
              <w:right w:val="single" w:color="000000" w:sz="4" w:space="0"/>
            </w:tcBorders>
            <w:vAlign w:val="center"/>
          </w:tcPr>
          <w:p w14:paraId="2C285C54">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4.50</w:t>
            </w:r>
            <w:del w:id="720" w:author="cc" w:date="2026-05-23T12:56:49Z">
              <w:r>
                <w:rPr>
                  <w:rFonts w:hint="eastAsia" w:ascii="宋体" w:hAnsi="宋体" w:cs="宋体"/>
                  <w:color w:val="000000"/>
                  <w:kern w:val="0"/>
                  <w:sz w:val="22"/>
                  <w:szCs w:val="22"/>
                  <w:lang w:bidi="ar"/>
                </w:rPr>
                <w:delText xml:space="preserve"> </w:delText>
              </w:r>
            </w:del>
          </w:p>
        </w:tc>
        <w:tc>
          <w:tcPr>
            <w:tcW w:w="1848" w:type="pct"/>
            <w:tcBorders>
              <w:top w:val="single" w:color="000000" w:sz="4" w:space="0"/>
              <w:left w:val="single" w:color="000000" w:sz="4" w:space="0"/>
              <w:bottom w:val="single" w:color="000000" w:sz="4" w:space="0"/>
              <w:right w:val="single" w:color="000000" w:sz="4" w:space="0"/>
            </w:tcBorders>
            <w:vAlign w:val="center"/>
          </w:tcPr>
          <w:p w14:paraId="236AC9B3">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鄂价房服〔2001〕107号</w:t>
            </w:r>
          </w:p>
        </w:tc>
      </w:tr>
      <w:tr w14:paraId="2AAB0091">
        <w:trPr>
          <w:jc w:val="center"/>
        </w:trPr>
        <w:tc>
          <w:tcPr>
            <w:tcW w:w="515" w:type="pct"/>
            <w:tcBorders>
              <w:top w:val="single" w:color="000000" w:sz="4" w:space="0"/>
              <w:left w:val="single" w:color="000000" w:sz="4" w:space="0"/>
              <w:bottom w:val="single" w:color="000000" w:sz="4" w:space="0"/>
              <w:right w:val="single" w:color="000000" w:sz="4" w:space="0"/>
            </w:tcBorders>
            <w:noWrap/>
            <w:vAlign w:val="center"/>
          </w:tcPr>
          <w:p w14:paraId="75D2C08C">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3</w:t>
            </w:r>
          </w:p>
        </w:tc>
        <w:tc>
          <w:tcPr>
            <w:tcW w:w="1472" w:type="pct"/>
            <w:tcBorders>
              <w:top w:val="single" w:color="000000" w:sz="4" w:space="0"/>
              <w:left w:val="single" w:color="000000" w:sz="4" w:space="0"/>
              <w:bottom w:val="single" w:color="000000" w:sz="4" w:space="0"/>
              <w:right w:val="single" w:color="000000" w:sz="4" w:space="0"/>
            </w:tcBorders>
            <w:vAlign w:val="center"/>
          </w:tcPr>
          <w:p w14:paraId="31319EE4">
            <w:pPr>
              <w:widowControl/>
              <w:jc w:val="left"/>
              <w:textAlignment w:val="center"/>
              <w:rPr>
                <w:rFonts w:hint="eastAsia" w:ascii="宋体" w:hAnsi="宋体" w:cs="宋体"/>
                <w:color w:val="000000"/>
                <w:sz w:val="24"/>
              </w:rPr>
            </w:pPr>
            <w:r>
              <w:rPr>
                <w:rFonts w:hint="eastAsia" w:ascii="宋体" w:hAnsi="宋体" w:cs="宋体"/>
                <w:color w:val="000000"/>
                <w:kern w:val="0"/>
                <w:sz w:val="24"/>
                <w:lang w:bidi="ar"/>
              </w:rPr>
              <w:t>设计费</w:t>
            </w:r>
          </w:p>
        </w:tc>
        <w:tc>
          <w:tcPr>
            <w:tcW w:w="1163" w:type="pct"/>
            <w:tcBorders>
              <w:top w:val="single" w:color="000000" w:sz="4" w:space="0"/>
              <w:left w:val="single" w:color="000000" w:sz="4" w:space="0"/>
              <w:bottom w:val="single" w:color="000000" w:sz="4" w:space="0"/>
              <w:right w:val="single" w:color="000000" w:sz="4" w:space="0"/>
            </w:tcBorders>
            <w:vAlign w:val="center"/>
          </w:tcPr>
          <w:p w14:paraId="57A9572F">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26.63</w:t>
            </w:r>
            <w:del w:id="721" w:author="cc" w:date="2026-05-23T12:56:49Z">
              <w:r>
                <w:rPr>
                  <w:rFonts w:hint="eastAsia" w:ascii="宋体" w:hAnsi="宋体" w:cs="宋体"/>
                  <w:color w:val="000000"/>
                  <w:kern w:val="0"/>
                  <w:sz w:val="22"/>
                  <w:szCs w:val="22"/>
                  <w:lang w:bidi="ar"/>
                </w:rPr>
                <w:delText xml:space="preserve"> </w:delText>
              </w:r>
            </w:del>
          </w:p>
        </w:tc>
        <w:tc>
          <w:tcPr>
            <w:tcW w:w="1848" w:type="pct"/>
            <w:tcBorders>
              <w:top w:val="single" w:color="000000" w:sz="4" w:space="0"/>
              <w:left w:val="single" w:color="000000" w:sz="4" w:space="0"/>
              <w:bottom w:val="single" w:color="000000" w:sz="4" w:space="0"/>
              <w:right w:val="single" w:color="000000" w:sz="4" w:space="0"/>
            </w:tcBorders>
            <w:vAlign w:val="center"/>
          </w:tcPr>
          <w:p w14:paraId="1682956C">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鄂财预发〔2023〕40号</w:t>
            </w:r>
          </w:p>
        </w:tc>
      </w:tr>
      <w:tr w14:paraId="3D9B7C51">
        <w:trPr>
          <w:jc w:val="center"/>
        </w:trPr>
        <w:tc>
          <w:tcPr>
            <w:tcW w:w="515" w:type="pct"/>
            <w:tcBorders>
              <w:top w:val="single" w:color="000000" w:sz="4" w:space="0"/>
              <w:left w:val="single" w:color="000000" w:sz="4" w:space="0"/>
              <w:bottom w:val="single" w:color="000000" w:sz="4" w:space="0"/>
              <w:right w:val="single" w:color="000000" w:sz="4" w:space="0"/>
            </w:tcBorders>
            <w:noWrap/>
            <w:vAlign w:val="center"/>
          </w:tcPr>
          <w:p w14:paraId="7D417438">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4</w:t>
            </w:r>
          </w:p>
        </w:tc>
        <w:tc>
          <w:tcPr>
            <w:tcW w:w="1472" w:type="pct"/>
            <w:tcBorders>
              <w:top w:val="single" w:color="000000" w:sz="4" w:space="0"/>
              <w:left w:val="single" w:color="000000" w:sz="4" w:space="0"/>
              <w:bottom w:val="single" w:color="000000" w:sz="4" w:space="0"/>
              <w:right w:val="single" w:color="000000" w:sz="4" w:space="0"/>
            </w:tcBorders>
            <w:vAlign w:val="center"/>
          </w:tcPr>
          <w:p w14:paraId="5314755D">
            <w:pPr>
              <w:widowControl/>
              <w:jc w:val="left"/>
              <w:textAlignment w:val="center"/>
              <w:rPr>
                <w:rFonts w:hint="eastAsia" w:ascii="宋体" w:hAnsi="宋体" w:cs="宋体"/>
                <w:color w:val="000000"/>
                <w:sz w:val="24"/>
              </w:rPr>
            </w:pPr>
            <w:r>
              <w:rPr>
                <w:rFonts w:hint="eastAsia" w:ascii="宋体" w:hAnsi="宋体" w:cs="宋体"/>
                <w:color w:val="000000"/>
                <w:kern w:val="0"/>
                <w:sz w:val="24"/>
                <w:lang w:bidi="ar"/>
              </w:rPr>
              <w:t>造价咨询服务</w:t>
            </w:r>
          </w:p>
        </w:tc>
        <w:tc>
          <w:tcPr>
            <w:tcW w:w="1163" w:type="pct"/>
            <w:tcBorders>
              <w:top w:val="single" w:color="000000" w:sz="4" w:space="0"/>
              <w:left w:val="single" w:color="000000" w:sz="4" w:space="0"/>
              <w:bottom w:val="single" w:color="000000" w:sz="4" w:space="0"/>
              <w:right w:val="single" w:color="000000" w:sz="4" w:space="0"/>
            </w:tcBorders>
            <w:vAlign w:val="center"/>
          </w:tcPr>
          <w:p w14:paraId="52E755B6">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17.39</w:t>
            </w:r>
            <w:del w:id="722" w:author="cc" w:date="2026-05-23T12:56:49Z">
              <w:r>
                <w:rPr>
                  <w:rFonts w:hint="eastAsia" w:ascii="宋体" w:hAnsi="宋体" w:cs="宋体"/>
                  <w:color w:val="000000"/>
                  <w:kern w:val="0"/>
                  <w:sz w:val="22"/>
                  <w:szCs w:val="22"/>
                  <w:lang w:bidi="ar"/>
                </w:rPr>
                <w:delText xml:space="preserve"> </w:delText>
              </w:r>
            </w:del>
          </w:p>
        </w:tc>
        <w:tc>
          <w:tcPr>
            <w:tcW w:w="1848" w:type="pct"/>
            <w:tcBorders>
              <w:top w:val="single" w:color="000000" w:sz="4" w:space="0"/>
              <w:left w:val="single" w:color="000000" w:sz="4" w:space="0"/>
              <w:bottom w:val="single" w:color="000000" w:sz="4" w:space="0"/>
              <w:right w:val="single" w:color="000000" w:sz="4" w:space="0"/>
            </w:tcBorders>
            <w:vAlign w:val="center"/>
          </w:tcPr>
          <w:p w14:paraId="0FD01AA9">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鄂建文〔2023〕33号</w:t>
            </w:r>
          </w:p>
        </w:tc>
      </w:tr>
      <w:tr w14:paraId="5C00A526">
        <w:trPr>
          <w:jc w:val="center"/>
        </w:trPr>
        <w:tc>
          <w:tcPr>
            <w:tcW w:w="515" w:type="pct"/>
            <w:tcBorders>
              <w:top w:val="single" w:color="000000" w:sz="4" w:space="0"/>
              <w:left w:val="single" w:color="000000" w:sz="4" w:space="0"/>
              <w:bottom w:val="single" w:color="000000" w:sz="4" w:space="0"/>
              <w:right w:val="single" w:color="000000" w:sz="4" w:space="0"/>
            </w:tcBorders>
            <w:noWrap/>
            <w:vAlign w:val="center"/>
          </w:tcPr>
          <w:p w14:paraId="10FD0EBD">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5</w:t>
            </w:r>
          </w:p>
        </w:tc>
        <w:tc>
          <w:tcPr>
            <w:tcW w:w="1472" w:type="pct"/>
            <w:tcBorders>
              <w:top w:val="single" w:color="000000" w:sz="4" w:space="0"/>
              <w:left w:val="single" w:color="000000" w:sz="4" w:space="0"/>
              <w:bottom w:val="single" w:color="000000" w:sz="4" w:space="0"/>
              <w:right w:val="single" w:color="000000" w:sz="4" w:space="0"/>
            </w:tcBorders>
            <w:vAlign w:val="center"/>
          </w:tcPr>
          <w:p w14:paraId="572B1DEF">
            <w:pPr>
              <w:widowControl/>
              <w:jc w:val="left"/>
              <w:textAlignment w:val="center"/>
              <w:rPr>
                <w:rFonts w:hint="eastAsia" w:ascii="宋体" w:hAnsi="宋体" w:cs="宋体"/>
                <w:color w:val="000000"/>
                <w:sz w:val="24"/>
              </w:rPr>
            </w:pPr>
            <w:r>
              <w:rPr>
                <w:rFonts w:hint="eastAsia" w:ascii="宋体" w:hAnsi="宋体" w:cs="宋体"/>
                <w:color w:val="000000"/>
                <w:kern w:val="0"/>
                <w:sz w:val="24"/>
                <w:lang w:bidi="ar"/>
              </w:rPr>
              <w:t>竣工决算费</w:t>
            </w:r>
          </w:p>
        </w:tc>
        <w:tc>
          <w:tcPr>
            <w:tcW w:w="1163" w:type="pct"/>
            <w:tcBorders>
              <w:top w:val="single" w:color="000000" w:sz="4" w:space="0"/>
              <w:left w:val="single" w:color="000000" w:sz="4" w:space="0"/>
              <w:bottom w:val="single" w:color="000000" w:sz="4" w:space="0"/>
              <w:right w:val="single" w:color="000000" w:sz="4" w:space="0"/>
            </w:tcBorders>
            <w:vAlign w:val="center"/>
          </w:tcPr>
          <w:p w14:paraId="2C283949">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8.70</w:t>
            </w:r>
            <w:del w:id="723" w:author="cc" w:date="2026-05-23T12:56:49Z">
              <w:r>
                <w:rPr>
                  <w:rFonts w:hint="eastAsia" w:ascii="宋体" w:hAnsi="宋体" w:cs="宋体"/>
                  <w:color w:val="000000"/>
                  <w:kern w:val="0"/>
                  <w:sz w:val="22"/>
                  <w:szCs w:val="22"/>
                  <w:lang w:bidi="ar"/>
                </w:rPr>
                <w:delText xml:space="preserve"> </w:delText>
              </w:r>
            </w:del>
          </w:p>
        </w:tc>
        <w:tc>
          <w:tcPr>
            <w:tcW w:w="1848" w:type="pct"/>
            <w:tcBorders>
              <w:top w:val="single" w:color="000000" w:sz="4" w:space="0"/>
              <w:left w:val="single" w:color="000000" w:sz="4" w:space="0"/>
              <w:bottom w:val="single" w:color="000000" w:sz="4" w:space="0"/>
              <w:right w:val="single" w:color="000000" w:sz="4" w:space="0"/>
            </w:tcBorders>
            <w:vAlign w:val="center"/>
          </w:tcPr>
          <w:p w14:paraId="1E2A68BC">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鄂建文〔2023〕33号</w:t>
            </w:r>
          </w:p>
        </w:tc>
      </w:tr>
      <w:tr w14:paraId="6DC58995">
        <w:trPr>
          <w:jc w:val="center"/>
        </w:trPr>
        <w:tc>
          <w:tcPr>
            <w:tcW w:w="515" w:type="pct"/>
            <w:tcBorders>
              <w:top w:val="single" w:color="000000" w:sz="4" w:space="0"/>
              <w:left w:val="single" w:color="000000" w:sz="4" w:space="0"/>
              <w:bottom w:val="single" w:color="000000" w:sz="4" w:space="0"/>
              <w:right w:val="single" w:color="000000" w:sz="4" w:space="0"/>
            </w:tcBorders>
            <w:noWrap/>
            <w:vAlign w:val="center"/>
          </w:tcPr>
          <w:p w14:paraId="1FCC8D21">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6</w:t>
            </w:r>
          </w:p>
        </w:tc>
        <w:tc>
          <w:tcPr>
            <w:tcW w:w="1472" w:type="pct"/>
            <w:tcBorders>
              <w:top w:val="single" w:color="000000" w:sz="4" w:space="0"/>
              <w:left w:val="single" w:color="000000" w:sz="4" w:space="0"/>
              <w:bottom w:val="single" w:color="000000" w:sz="4" w:space="0"/>
              <w:right w:val="single" w:color="000000" w:sz="4" w:space="0"/>
            </w:tcBorders>
            <w:vAlign w:val="center"/>
          </w:tcPr>
          <w:p w14:paraId="054EFB2A">
            <w:pPr>
              <w:widowControl/>
              <w:jc w:val="left"/>
              <w:textAlignment w:val="center"/>
              <w:rPr>
                <w:rFonts w:hint="eastAsia" w:ascii="宋体" w:hAnsi="宋体" w:cs="宋体"/>
                <w:color w:val="000000"/>
                <w:sz w:val="24"/>
              </w:rPr>
            </w:pPr>
            <w:r>
              <w:rPr>
                <w:rFonts w:hint="eastAsia" w:ascii="宋体" w:hAnsi="宋体" w:cs="宋体"/>
                <w:color w:val="000000"/>
                <w:kern w:val="0"/>
                <w:sz w:val="24"/>
                <w:lang w:bidi="ar"/>
              </w:rPr>
              <w:t>第三方软件测试费</w:t>
            </w:r>
          </w:p>
        </w:tc>
        <w:tc>
          <w:tcPr>
            <w:tcW w:w="1163" w:type="pct"/>
            <w:tcBorders>
              <w:top w:val="single" w:color="000000" w:sz="4" w:space="0"/>
              <w:left w:val="single" w:color="000000" w:sz="4" w:space="0"/>
              <w:bottom w:val="single" w:color="000000" w:sz="4" w:space="0"/>
              <w:right w:val="single" w:color="000000" w:sz="4" w:space="0"/>
            </w:tcBorders>
            <w:vAlign w:val="center"/>
          </w:tcPr>
          <w:p w14:paraId="42063B5F">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6.18</w:t>
            </w:r>
            <w:del w:id="724" w:author="cc" w:date="2026-05-23T12:56:49Z">
              <w:r>
                <w:rPr>
                  <w:rFonts w:hint="eastAsia" w:ascii="宋体" w:hAnsi="宋体" w:cs="宋体"/>
                  <w:color w:val="000000"/>
                  <w:kern w:val="0"/>
                  <w:sz w:val="22"/>
                  <w:szCs w:val="22"/>
                  <w:lang w:bidi="ar"/>
                </w:rPr>
                <w:delText xml:space="preserve"> </w:delText>
              </w:r>
            </w:del>
          </w:p>
        </w:tc>
        <w:tc>
          <w:tcPr>
            <w:tcW w:w="1848" w:type="pct"/>
            <w:tcBorders>
              <w:top w:val="single" w:color="000000" w:sz="4" w:space="0"/>
              <w:left w:val="single" w:color="000000" w:sz="4" w:space="0"/>
              <w:bottom w:val="single" w:color="000000" w:sz="4" w:space="0"/>
              <w:right w:val="single" w:color="000000" w:sz="4" w:space="0"/>
            </w:tcBorders>
            <w:vAlign w:val="center"/>
          </w:tcPr>
          <w:p w14:paraId="04207F6F">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鄂财预发〔2023〕40号</w:t>
            </w:r>
          </w:p>
        </w:tc>
      </w:tr>
      <w:tr w14:paraId="0A5241FC">
        <w:trPr>
          <w:jc w:val="center"/>
        </w:trPr>
        <w:tc>
          <w:tcPr>
            <w:tcW w:w="515" w:type="pct"/>
            <w:tcBorders>
              <w:top w:val="single" w:color="000000" w:sz="4" w:space="0"/>
              <w:left w:val="single" w:color="000000" w:sz="4" w:space="0"/>
              <w:bottom w:val="single" w:color="000000" w:sz="4" w:space="0"/>
              <w:right w:val="single" w:color="000000" w:sz="4" w:space="0"/>
            </w:tcBorders>
            <w:noWrap/>
            <w:vAlign w:val="center"/>
          </w:tcPr>
          <w:p w14:paraId="4E3C052D">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7</w:t>
            </w:r>
          </w:p>
        </w:tc>
        <w:tc>
          <w:tcPr>
            <w:tcW w:w="1472" w:type="pct"/>
            <w:tcBorders>
              <w:top w:val="single" w:color="000000" w:sz="4" w:space="0"/>
              <w:left w:val="single" w:color="000000" w:sz="4" w:space="0"/>
              <w:bottom w:val="single" w:color="000000" w:sz="4" w:space="0"/>
              <w:right w:val="single" w:color="000000" w:sz="4" w:space="0"/>
            </w:tcBorders>
            <w:vAlign w:val="center"/>
          </w:tcPr>
          <w:p w14:paraId="6F9F667D">
            <w:pPr>
              <w:widowControl/>
              <w:jc w:val="left"/>
              <w:textAlignment w:val="center"/>
              <w:rPr>
                <w:rFonts w:hint="eastAsia" w:ascii="宋体" w:hAnsi="宋体" w:cs="宋体"/>
                <w:color w:val="000000"/>
                <w:sz w:val="24"/>
              </w:rPr>
            </w:pPr>
            <w:r>
              <w:rPr>
                <w:rFonts w:hint="eastAsia" w:ascii="宋体" w:hAnsi="宋体" w:cs="宋体"/>
                <w:color w:val="000000"/>
                <w:kern w:val="0"/>
                <w:sz w:val="24"/>
                <w:lang w:bidi="ar"/>
              </w:rPr>
              <w:t>等级保护评测费（三级）</w:t>
            </w:r>
          </w:p>
        </w:tc>
        <w:tc>
          <w:tcPr>
            <w:tcW w:w="1163" w:type="pct"/>
            <w:tcBorders>
              <w:top w:val="single" w:color="000000" w:sz="4" w:space="0"/>
              <w:left w:val="single" w:color="000000" w:sz="4" w:space="0"/>
              <w:bottom w:val="single" w:color="000000" w:sz="4" w:space="0"/>
              <w:right w:val="single" w:color="000000" w:sz="4" w:space="0"/>
            </w:tcBorders>
            <w:vAlign w:val="center"/>
          </w:tcPr>
          <w:p w14:paraId="512BACC4">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6.00</w:t>
            </w:r>
            <w:del w:id="725" w:author="cc" w:date="2026-05-23T12:56:49Z">
              <w:r>
                <w:rPr>
                  <w:rFonts w:hint="eastAsia" w:ascii="宋体" w:hAnsi="宋体" w:cs="宋体"/>
                  <w:color w:val="000000"/>
                  <w:kern w:val="0"/>
                  <w:sz w:val="22"/>
                  <w:szCs w:val="22"/>
                  <w:lang w:bidi="ar"/>
                </w:rPr>
                <w:delText xml:space="preserve"> </w:delText>
              </w:r>
            </w:del>
          </w:p>
        </w:tc>
        <w:tc>
          <w:tcPr>
            <w:tcW w:w="1848" w:type="pct"/>
            <w:tcBorders>
              <w:top w:val="single" w:color="000000" w:sz="4" w:space="0"/>
              <w:left w:val="single" w:color="000000" w:sz="4" w:space="0"/>
              <w:bottom w:val="single" w:color="000000" w:sz="4" w:space="0"/>
              <w:right w:val="single" w:color="000000" w:sz="4" w:space="0"/>
            </w:tcBorders>
            <w:vAlign w:val="center"/>
          </w:tcPr>
          <w:p w14:paraId="138FAFA6">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鄂财预发〔2023〕40号</w:t>
            </w:r>
          </w:p>
        </w:tc>
      </w:tr>
      <w:tr w14:paraId="0CD59B34">
        <w:trPr>
          <w:jc w:val="center"/>
        </w:trPr>
        <w:tc>
          <w:tcPr>
            <w:tcW w:w="515" w:type="pct"/>
            <w:tcBorders>
              <w:top w:val="single" w:color="000000" w:sz="4" w:space="0"/>
              <w:left w:val="single" w:color="000000" w:sz="4" w:space="0"/>
              <w:bottom w:val="single" w:color="000000" w:sz="4" w:space="0"/>
              <w:right w:val="single" w:color="000000" w:sz="4" w:space="0"/>
            </w:tcBorders>
            <w:noWrap/>
            <w:vAlign w:val="center"/>
          </w:tcPr>
          <w:p w14:paraId="10BA0963">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8</w:t>
            </w:r>
          </w:p>
        </w:tc>
        <w:tc>
          <w:tcPr>
            <w:tcW w:w="1472" w:type="pct"/>
            <w:tcBorders>
              <w:top w:val="single" w:color="000000" w:sz="4" w:space="0"/>
              <w:left w:val="single" w:color="000000" w:sz="4" w:space="0"/>
              <w:bottom w:val="single" w:color="000000" w:sz="4" w:space="0"/>
              <w:right w:val="single" w:color="000000" w:sz="4" w:space="0"/>
            </w:tcBorders>
            <w:vAlign w:val="center"/>
          </w:tcPr>
          <w:p w14:paraId="4C06CE37">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商用密码应用安全性评估（三级）</w:t>
            </w:r>
          </w:p>
        </w:tc>
        <w:tc>
          <w:tcPr>
            <w:tcW w:w="1163" w:type="pct"/>
            <w:tcBorders>
              <w:top w:val="single" w:color="000000" w:sz="4" w:space="0"/>
              <w:left w:val="single" w:color="000000" w:sz="4" w:space="0"/>
              <w:bottom w:val="single" w:color="000000" w:sz="4" w:space="0"/>
              <w:right w:val="single" w:color="000000" w:sz="4" w:space="0"/>
            </w:tcBorders>
            <w:vAlign w:val="center"/>
          </w:tcPr>
          <w:p w14:paraId="3C21F71C">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7.50</w:t>
            </w:r>
            <w:del w:id="726" w:author="cc" w:date="2026-05-23T12:56:49Z">
              <w:r>
                <w:rPr>
                  <w:rFonts w:hint="eastAsia" w:ascii="宋体" w:hAnsi="宋体" w:cs="宋体"/>
                  <w:color w:val="000000"/>
                  <w:kern w:val="0"/>
                  <w:sz w:val="22"/>
                  <w:szCs w:val="22"/>
                  <w:lang w:bidi="ar"/>
                </w:rPr>
                <w:delText xml:space="preserve"> </w:delText>
              </w:r>
            </w:del>
          </w:p>
        </w:tc>
        <w:tc>
          <w:tcPr>
            <w:tcW w:w="1848" w:type="pct"/>
            <w:tcBorders>
              <w:top w:val="single" w:color="000000" w:sz="4" w:space="0"/>
              <w:left w:val="single" w:color="000000" w:sz="4" w:space="0"/>
              <w:bottom w:val="single" w:color="000000" w:sz="4" w:space="0"/>
              <w:right w:val="single" w:color="000000" w:sz="4" w:space="0"/>
            </w:tcBorders>
            <w:vAlign w:val="center"/>
          </w:tcPr>
          <w:p w14:paraId="7E11D2EC">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鄂财预发〔2023〕40号</w:t>
            </w:r>
          </w:p>
        </w:tc>
      </w:tr>
      <w:tr w14:paraId="2E551778">
        <w:trPr>
          <w:jc w:val="center"/>
        </w:trPr>
        <w:tc>
          <w:tcPr>
            <w:tcW w:w="515" w:type="pct"/>
            <w:tcBorders>
              <w:top w:val="single" w:color="000000" w:sz="4" w:space="0"/>
              <w:left w:val="single" w:color="000000" w:sz="4" w:space="0"/>
              <w:bottom w:val="single" w:color="000000" w:sz="4" w:space="0"/>
              <w:right w:val="single" w:color="000000" w:sz="4" w:space="0"/>
            </w:tcBorders>
            <w:noWrap/>
            <w:vAlign w:val="center"/>
          </w:tcPr>
          <w:p w14:paraId="79AFC9EB">
            <w:pPr>
              <w:widowControl/>
              <w:jc w:val="center"/>
              <w:textAlignment w:val="center"/>
              <w:rPr>
                <w:rFonts w:hint="eastAsia" w:ascii="宋体" w:hAnsi="宋体" w:cs="宋体"/>
                <w:b/>
                <w:bCs/>
                <w:color w:val="000000"/>
                <w:sz w:val="24"/>
              </w:rPr>
            </w:pPr>
            <w:r>
              <w:rPr>
                <w:rFonts w:hint="eastAsia" w:ascii="宋体" w:hAnsi="宋体" w:cs="宋体"/>
                <w:b/>
                <w:bCs/>
                <w:color w:val="000000"/>
                <w:kern w:val="0"/>
                <w:sz w:val="24"/>
                <w:lang w:bidi="ar"/>
              </w:rPr>
              <w:t>三</w:t>
            </w:r>
          </w:p>
        </w:tc>
        <w:tc>
          <w:tcPr>
            <w:tcW w:w="1472" w:type="pct"/>
            <w:tcBorders>
              <w:top w:val="single" w:color="000000" w:sz="4" w:space="0"/>
              <w:left w:val="single" w:color="000000" w:sz="4" w:space="0"/>
              <w:bottom w:val="single" w:color="000000" w:sz="4" w:space="0"/>
              <w:right w:val="single" w:color="000000" w:sz="4" w:space="0"/>
            </w:tcBorders>
            <w:vAlign w:val="center"/>
          </w:tcPr>
          <w:p w14:paraId="67E226C4">
            <w:pPr>
              <w:widowControl/>
              <w:jc w:val="left"/>
              <w:textAlignment w:val="center"/>
              <w:rPr>
                <w:rFonts w:hint="eastAsia" w:ascii="宋体" w:hAnsi="宋体" w:cs="宋体"/>
                <w:b/>
                <w:bCs/>
                <w:color w:val="000000"/>
                <w:sz w:val="24"/>
              </w:rPr>
            </w:pPr>
            <w:r>
              <w:rPr>
                <w:rFonts w:hint="eastAsia" w:ascii="宋体" w:hAnsi="宋体" w:cs="宋体"/>
                <w:b/>
                <w:bCs/>
                <w:color w:val="000000"/>
                <w:kern w:val="0"/>
                <w:sz w:val="24"/>
                <w:lang w:bidi="ar"/>
              </w:rPr>
              <w:t>合计</w:t>
            </w:r>
          </w:p>
        </w:tc>
        <w:tc>
          <w:tcPr>
            <w:tcW w:w="1163" w:type="pct"/>
            <w:tcBorders>
              <w:top w:val="single" w:color="000000" w:sz="4" w:space="0"/>
              <w:left w:val="single" w:color="000000" w:sz="4" w:space="0"/>
              <w:bottom w:val="single" w:color="000000" w:sz="4" w:space="0"/>
              <w:right w:val="single" w:color="000000" w:sz="4" w:space="0"/>
            </w:tcBorders>
            <w:vAlign w:val="center"/>
          </w:tcPr>
          <w:p w14:paraId="69F62AB5">
            <w:pPr>
              <w:widowControl/>
              <w:jc w:val="center"/>
              <w:textAlignment w:val="center"/>
              <w:rPr>
                <w:rFonts w:hint="eastAsia" w:ascii="宋体" w:hAnsi="宋体" w:eastAsia="宋体" w:cs="宋体"/>
                <w:b/>
                <w:bCs/>
                <w:color w:val="000000"/>
                <w:sz w:val="22"/>
                <w:szCs w:val="22"/>
                <w:lang w:eastAsia="zh-CN"/>
              </w:rPr>
            </w:pPr>
            <w:r>
              <w:rPr>
                <w:rFonts w:hint="eastAsia" w:ascii="宋体" w:hAnsi="宋体" w:cs="宋体"/>
                <w:b/>
                <w:bCs/>
                <w:color w:val="000000"/>
                <w:kern w:val="0"/>
                <w:sz w:val="22"/>
                <w:szCs w:val="22"/>
                <w:lang w:bidi="ar"/>
              </w:rPr>
              <w:t>2999.02</w:t>
            </w:r>
            <w:del w:id="727" w:author="cc" w:date="2026-05-23T12:56:49Z">
              <w:r>
                <w:rPr>
                  <w:rFonts w:hint="eastAsia" w:ascii="宋体" w:hAnsi="宋体" w:cs="宋体"/>
                  <w:b/>
                  <w:bCs/>
                  <w:color w:val="000000"/>
                  <w:kern w:val="0"/>
                  <w:sz w:val="22"/>
                  <w:szCs w:val="22"/>
                  <w:lang w:bidi="ar"/>
                </w:rPr>
                <w:delText xml:space="preserve"> </w:delText>
              </w:r>
            </w:del>
          </w:p>
        </w:tc>
        <w:tc>
          <w:tcPr>
            <w:tcW w:w="1848" w:type="pct"/>
            <w:tcBorders>
              <w:top w:val="single" w:color="000000" w:sz="4" w:space="0"/>
              <w:left w:val="single" w:color="000000" w:sz="4" w:space="0"/>
              <w:bottom w:val="single" w:color="000000" w:sz="4" w:space="0"/>
              <w:right w:val="single" w:color="000000" w:sz="4" w:space="0"/>
            </w:tcBorders>
            <w:vAlign w:val="center"/>
          </w:tcPr>
          <w:p w14:paraId="23D1451C">
            <w:pPr>
              <w:widowControl/>
              <w:jc w:val="left"/>
              <w:textAlignment w:val="center"/>
              <w:rPr>
                <w:rFonts w:hint="eastAsia" w:ascii="宋体" w:hAnsi="宋体" w:cs="宋体"/>
                <w:color w:val="000000"/>
                <w:sz w:val="22"/>
                <w:szCs w:val="22"/>
              </w:rPr>
            </w:pPr>
            <w:r>
              <w:rPr>
                <w:rStyle w:val="40"/>
                <w:rFonts w:hint="default"/>
                <w:lang w:bidi="ar"/>
              </w:rPr>
              <w:t>一+二</w:t>
            </w:r>
          </w:p>
        </w:tc>
      </w:tr>
    </w:tbl>
    <w:p w14:paraId="11721756"/>
    <w:p w14:paraId="60F5EF52"/>
    <w:p w14:paraId="55EAF5A7"/>
    <w:p w14:paraId="31DEF1D8"/>
    <w:p w14:paraId="50F0ADB4"/>
    <w:p w14:paraId="3C44C21C">
      <w:pPr>
        <w:ind w:firstLine="560" w:firstLineChars="200"/>
        <w:sectPr>
          <w:pgSz w:w="11906" w:h="16838"/>
          <w:pgMar w:top="1440" w:right="1800" w:bottom="1440" w:left="1800" w:header="851" w:footer="992" w:gutter="0"/>
          <w:pgNumType w:fmt="numberInDash"/>
          <w:cols w:space="425" w:num="1"/>
          <w:docGrid w:type="lines" w:linePitch="312" w:charSpace="0"/>
        </w:sectPr>
      </w:pPr>
    </w:p>
    <w:p w14:paraId="34D77F58">
      <w:pPr>
        <w:pStyle w:val="3"/>
        <w:numPr>
          <w:ilvl w:val="1"/>
          <w:numId w:val="0"/>
        </w:numPr>
        <w:ind w:left="576" w:hanging="576"/>
      </w:pPr>
      <w:bookmarkStart w:id="203" w:name="_Toc28221"/>
      <w:bookmarkStart w:id="204" w:name="_Toc229492062"/>
      <w:bookmarkStart w:id="205" w:name="_Toc12403"/>
      <w:bookmarkStart w:id="206" w:name="_Toc13989"/>
      <w:bookmarkStart w:id="207" w:name="_Toc32691"/>
      <w:r>
        <w:rPr>
          <w:rFonts w:hint="eastAsia"/>
        </w:rPr>
        <w:t>8.3项目</w:t>
      </w:r>
      <w:bookmarkEnd w:id="203"/>
      <w:r>
        <w:rPr>
          <w:rFonts w:hint="eastAsia"/>
        </w:rPr>
        <w:t>运营成本估算</w:t>
      </w:r>
      <w:bookmarkEnd w:id="204"/>
      <w:bookmarkEnd w:id="205"/>
      <w:bookmarkEnd w:id="206"/>
      <w:bookmarkEnd w:id="207"/>
    </w:p>
    <w:p w14:paraId="4A3D1E45">
      <w:pPr>
        <w:numPr>
          <w:ilvl w:val="0"/>
          <w:numId w:val="15"/>
        </w:numPr>
      </w:pPr>
      <w:r>
        <w:rPr>
          <w:rFonts w:hint="eastAsia"/>
          <w:b/>
          <w:bCs/>
        </w:rPr>
        <w:t>计算期项目运营及运维管理成本</w:t>
      </w:r>
    </w:p>
    <w:p w14:paraId="25BF2BF6">
      <w:pPr>
        <w:pStyle w:val="10"/>
        <w:jc w:val="center"/>
      </w:pPr>
      <w:r>
        <w:rPr>
          <w:rFonts w:hint="eastAsia"/>
        </w:rPr>
        <w:t>表计算期项目运营及运维管理成本估算表</w:t>
      </w:r>
    </w:p>
    <w:tbl>
      <w:tblPr>
        <w:tblStyle w:val="20"/>
        <w:tblW w:w="14724" w:type="dxa"/>
        <w:tblInd w:w="113" w:type="dxa"/>
        <w:tblLayout w:type="autofit"/>
        <w:tblCellMar>
          <w:top w:w="0" w:type="dxa"/>
          <w:left w:w="108" w:type="dxa"/>
          <w:bottom w:w="0" w:type="dxa"/>
          <w:right w:w="108" w:type="dxa"/>
        </w:tblCellMar>
      </w:tblPr>
      <w:tblGrid>
        <w:gridCol w:w="832"/>
        <w:gridCol w:w="3661"/>
        <w:gridCol w:w="1156"/>
        <w:gridCol w:w="1185"/>
        <w:gridCol w:w="1248"/>
        <w:gridCol w:w="1361"/>
        <w:gridCol w:w="1404"/>
        <w:gridCol w:w="1404"/>
        <w:gridCol w:w="1231"/>
        <w:gridCol w:w="1242"/>
      </w:tblGrid>
      <w:tr w14:paraId="6967BD6A">
        <w:trPr>
          <w:trHeight w:val="288" w:hRule="atLeast"/>
        </w:trPr>
        <w:tc>
          <w:tcPr>
            <w:tcW w:w="832" w:type="dxa"/>
            <w:vMerge w:val="restart"/>
            <w:tcBorders>
              <w:top w:val="single" w:color="000000" w:sz="4" w:space="0"/>
              <w:left w:val="single" w:color="000000" w:sz="4" w:space="0"/>
              <w:bottom w:val="single" w:color="000000" w:sz="4" w:space="0"/>
              <w:right w:val="single" w:color="000000" w:sz="4" w:space="0"/>
            </w:tcBorders>
            <w:noWrap/>
            <w:vAlign w:val="center"/>
          </w:tcPr>
          <w:p w14:paraId="69875E83">
            <w:pPr>
              <w:widowControl/>
              <w:spacing w:line="240" w:lineRule="auto"/>
              <w:jc w:val="center"/>
              <w:rPr>
                <w:b/>
                <w:bCs/>
                <w:color w:val="000000"/>
                <w:kern w:val="0"/>
                <w:sz w:val="22"/>
                <w:szCs w:val="22"/>
              </w:rPr>
            </w:pPr>
            <w:r>
              <w:rPr>
                <w:rFonts w:ascii="仿宋" w:hAnsi="仿宋" w:eastAsia="仿宋"/>
                <w:b/>
                <w:bCs/>
                <w:color w:val="000000"/>
                <w:kern w:val="0"/>
                <w:sz w:val="22"/>
                <w:szCs w:val="22"/>
              </w:rPr>
              <w:t>序号</w:t>
            </w:r>
          </w:p>
        </w:tc>
        <w:tc>
          <w:tcPr>
            <w:tcW w:w="3661" w:type="dxa"/>
            <w:vMerge w:val="restar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941C121">
            <w:pPr>
              <w:widowControl/>
              <w:spacing w:line="240" w:lineRule="auto"/>
              <w:jc w:val="center"/>
              <w:rPr>
                <w:b/>
                <w:bCs/>
                <w:color w:val="000000"/>
                <w:kern w:val="0"/>
                <w:sz w:val="22"/>
                <w:szCs w:val="22"/>
              </w:rPr>
            </w:pPr>
            <w:r>
              <w:rPr>
                <w:rFonts w:ascii="仿宋" w:hAnsi="仿宋" w:eastAsia="仿宋"/>
                <w:b/>
                <w:bCs/>
                <w:color w:val="000000"/>
                <w:kern w:val="0"/>
                <w:sz w:val="22"/>
                <w:szCs w:val="22"/>
              </w:rPr>
              <w:t>项目</w:t>
            </w:r>
          </w:p>
        </w:tc>
        <w:tc>
          <w:tcPr>
            <w:tcW w:w="1156" w:type="dxa"/>
            <w:vMerge w:val="restar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A9AB3EE">
            <w:pPr>
              <w:widowControl/>
              <w:spacing w:line="240" w:lineRule="auto"/>
              <w:jc w:val="center"/>
              <w:rPr>
                <w:b/>
                <w:bCs/>
                <w:color w:val="000000"/>
                <w:kern w:val="0"/>
                <w:sz w:val="22"/>
                <w:szCs w:val="22"/>
              </w:rPr>
            </w:pPr>
            <w:r>
              <w:rPr>
                <w:rFonts w:ascii="仿宋" w:hAnsi="仿宋" w:eastAsia="仿宋"/>
                <w:b/>
                <w:bCs/>
                <w:color w:val="000000"/>
                <w:kern w:val="0"/>
                <w:sz w:val="22"/>
                <w:szCs w:val="22"/>
              </w:rPr>
              <w:t>增值税率</w:t>
            </w:r>
          </w:p>
        </w:tc>
        <w:tc>
          <w:tcPr>
            <w:tcW w:w="1185"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5BF579FD">
            <w:pPr>
              <w:widowControl/>
              <w:spacing w:line="240" w:lineRule="auto"/>
              <w:jc w:val="center"/>
              <w:rPr>
                <w:b/>
                <w:bCs/>
                <w:color w:val="000000"/>
                <w:kern w:val="0"/>
                <w:sz w:val="22"/>
                <w:szCs w:val="22"/>
              </w:rPr>
            </w:pPr>
            <w:r>
              <w:rPr>
                <w:rFonts w:ascii="仿宋" w:hAnsi="仿宋" w:eastAsia="仿宋"/>
                <w:b/>
                <w:bCs/>
                <w:color w:val="000000"/>
                <w:kern w:val="0"/>
                <w:sz w:val="22"/>
                <w:szCs w:val="22"/>
              </w:rPr>
              <w:t>合计</w:t>
            </w:r>
            <w:r>
              <w:rPr>
                <w:b/>
                <w:bCs/>
                <w:color w:val="000000"/>
                <w:kern w:val="0"/>
                <w:sz w:val="22"/>
                <w:szCs w:val="22"/>
              </w:rPr>
              <w:br w:type="textWrapping"/>
            </w:r>
            <w:r>
              <w:rPr>
                <w:rFonts w:ascii="仿宋" w:hAnsi="仿宋" w:eastAsia="仿宋"/>
                <w:b/>
                <w:bCs/>
                <w:color w:val="000000"/>
                <w:kern w:val="0"/>
                <w:sz w:val="22"/>
                <w:szCs w:val="22"/>
              </w:rPr>
              <w:t>（万元）</w:t>
            </w:r>
          </w:p>
        </w:tc>
        <w:tc>
          <w:tcPr>
            <w:tcW w:w="1248"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7355D884">
            <w:pPr>
              <w:widowControl/>
              <w:spacing w:line="240" w:lineRule="auto"/>
              <w:jc w:val="center"/>
              <w:rPr>
                <w:rFonts w:ascii="仿宋" w:hAnsi="仿宋" w:eastAsia="仿宋" w:cs="宋体"/>
                <w:b/>
                <w:bCs/>
                <w:color w:val="000000"/>
                <w:kern w:val="0"/>
                <w:sz w:val="22"/>
                <w:szCs w:val="22"/>
              </w:rPr>
            </w:pPr>
            <w:r>
              <w:rPr>
                <w:rFonts w:ascii="仿宋" w:hAnsi="仿宋" w:eastAsia="仿宋" w:cs="宋体"/>
                <w:b/>
                <w:bCs/>
                <w:color w:val="000000"/>
                <w:kern w:val="0"/>
                <w:sz w:val="22"/>
                <w:szCs w:val="22"/>
              </w:rPr>
              <w:t>建设期</w:t>
            </w:r>
            <w:r>
              <w:rPr>
                <w:rFonts w:eastAsia="仿宋"/>
                <w:b/>
                <w:bCs/>
                <w:color w:val="000000"/>
                <w:kern w:val="0"/>
                <w:sz w:val="22"/>
                <w:szCs w:val="22"/>
              </w:rPr>
              <w:br w:type="textWrapping"/>
            </w:r>
            <w:r>
              <w:rPr>
                <w:rFonts w:ascii="仿宋" w:hAnsi="仿宋" w:eastAsia="仿宋" w:cs="宋体"/>
                <w:b/>
                <w:bCs/>
                <w:color w:val="000000"/>
                <w:kern w:val="0"/>
                <w:sz w:val="22"/>
                <w:szCs w:val="22"/>
              </w:rPr>
              <w:t>（</w:t>
            </w:r>
            <w:r>
              <w:rPr>
                <w:rFonts w:eastAsia="仿宋"/>
                <w:b/>
                <w:bCs/>
                <w:color w:val="000000"/>
                <w:kern w:val="0"/>
                <w:sz w:val="22"/>
                <w:szCs w:val="22"/>
              </w:rPr>
              <w:t>5</w:t>
            </w:r>
            <w:r>
              <w:rPr>
                <w:rFonts w:ascii="仿宋" w:hAnsi="仿宋" w:eastAsia="仿宋" w:cs="宋体"/>
                <w:b/>
                <w:bCs/>
                <w:color w:val="000000"/>
                <w:kern w:val="0"/>
                <w:sz w:val="22"/>
                <w:szCs w:val="22"/>
              </w:rPr>
              <w:t>个月）</w:t>
            </w:r>
          </w:p>
        </w:tc>
        <w:tc>
          <w:tcPr>
            <w:tcW w:w="6642" w:type="dxa"/>
            <w:gridSpan w:val="5"/>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F603897">
            <w:pPr>
              <w:widowControl/>
              <w:spacing w:line="240" w:lineRule="auto"/>
              <w:jc w:val="center"/>
              <w:rPr>
                <w:b/>
                <w:bCs/>
                <w:color w:val="000000"/>
                <w:kern w:val="0"/>
                <w:sz w:val="22"/>
                <w:szCs w:val="22"/>
              </w:rPr>
            </w:pPr>
            <w:r>
              <w:rPr>
                <w:rFonts w:ascii="仿宋" w:hAnsi="仿宋" w:eastAsia="仿宋"/>
                <w:b/>
                <w:bCs/>
                <w:color w:val="000000"/>
                <w:kern w:val="0"/>
                <w:sz w:val="22"/>
                <w:szCs w:val="22"/>
              </w:rPr>
              <w:t>运营期</w:t>
            </w:r>
          </w:p>
        </w:tc>
      </w:tr>
      <w:tr w14:paraId="69B7ACC9">
        <w:trPr>
          <w:trHeight w:val="480" w:hRule="atLeast"/>
        </w:trPr>
        <w:tc>
          <w:tcPr>
            <w:tcW w:w="832" w:type="dxa"/>
            <w:vMerge w:val="continue"/>
            <w:tcBorders>
              <w:top w:val="single" w:color="000000" w:sz="4" w:space="0"/>
              <w:left w:val="single" w:color="000000" w:sz="4" w:space="0"/>
              <w:bottom w:val="single" w:color="000000" w:sz="4" w:space="0"/>
              <w:right w:val="single" w:color="000000" w:sz="4" w:space="0"/>
            </w:tcBorders>
            <w:vAlign w:val="center"/>
          </w:tcPr>
          <w:p w14:paraId="4BDA6D10">
            <w:pPr>
              <w:widowControl/>
              <w:spacing w:line="240" w:lineRule="auto"/>
              <w:jc w:val="left"/>
              <w:rPr>
                <w:b/>
                <w:bCs/>
                <w:color w:val="000000"/>
                <w:kern w:val="0"/>
                <w:sz w:val="22"/>
                <w:szCs w:val="22"/>
              </w:rPr>
            </w:pPr>
          </w:p>
        </w:tc>
        <w:tc>
          <w:tcPr>
            <w:tcW w:w="3661" w:type="dxa"/>
            <w:vMerge w:val="continue"/>
            <w:tcBorders>
              <w:top w:val="single" w:color="000000" w:sz="4" w:space="0"/>
              <w:left w:val="single" w:color="000000" w:sz="4" w:space="0"/>
              <w:bottom w:val="single" w:color="000000" w:sz="4" w:space="0"/>
              <w:right w:val="single" w:color="000000" w:sz="4" w:space="0"/>
            </w:tcBorders>
            <w:vAlign w:val="center"/>
          </w:tcPr>
          <w:p w14:paraId="1596EBB0">
            <w:pPr>
              <w:widowControl/>
              <w:spacing w:line="240" w:lineRule="auto"/>
              <w:jc w:val="left"/>
              <w:rPr>
                <w:b/>
                <w:bCs/>
                <w:color w:val="000000"/>
                <w:kern w:val="0"/>
                <w:sz w:val="22"/>
                <w:szCs w:val="22"/>
              </w:rPr>
            </w:pPr>
          </w:p>
        </w:tc>
        <w:tc>
          <w:tcPr>
            <w:tcW w:w="1156" w:type="dxa"/>
            <w:vMerge w:val="continue"/>
            <w:tcBorders>
              <w:top w:val="single" w:color="000000" w:sz="4" w:space="0"/>
              <w:left w:val="single" w:color="000000" w:sz="4" w:space="0"/>
              <w:bottom w:val="single" w:color="000000" w:sz="4" w:space="0"/>
              <w:right w:val="single" w:color="000000" w:sz="4" w:space="0"/>
            </w:tcBorders>
            <w:vAlign w:val="center"/>
          </w:tcPr>
          <w:p w14:paraId="59DC6F7D">
            <w:pPr>
              <w:widowControl/>
              <w:spacing w:line="240" w:lineRule="auto"/>
              <w:jc w:val="left"/>
              <w:rPr>
                <w:b/>
                <w:bCs/>
                <w:color w:val="000000"/>
                <w:kern w:val="0"/>
                <w:sz w:val="22"/>
                <w:szCs w:val="22"/>
              </w:rPr>
            </w:pPr>
          </w:p>
        </w:tc>
        <w:tc>
          <w:tcPr>
            <w:tcW w:w="1185" w:type="dxa"/>
            <w:vMerge w:val="continue"/>
            <w:tcBorders>
              <w:top w:val="single" w:color="000000" w:sz="4" w:space="0"/>
              <w:left w:val="single" w:color="000000" w:sz="4" w:space="0"/>
              <w:bottom w:val="single" w:color="000000" w:sz="4" w:space="0"/>
              <w:right w:val="single" w:color="000000" w:sz="4" w:space="0"/>
            </w:tcBorders>
            <w:vAlign w:val="center"/>
          </w:tcPr>
          <w:p w14:paraId="78AE0338">
            <w:pPr>
              <w:widowControl/>
              <w:spacing w:line="240" w:lineRule="auto"/>
              <w:jc w:val="left"/>
              <w:rPr>
                <w:b/>
                <w:bCs/>
                <w:color w:val="000000"/>
                <w:kern w:val="0"/>
                <w:sz w:val="22"/>
                <w:szCs w:val="22"/>
              </w:rPr>
            </w:pPr>
          </w:p>
        </w:tc>
        <w:tc>
          <w:tcPr>
            <w:tcW w:w="1248" w:type="dxa"/>
            <w:vMerge w:val="continue"/>
            <w:tcBorders>
              <w:top w:val="single" w:color="000000" w:sz="4" w:space="0"/>
              <w:left w:val="single" w:color="000000" w:sz="4" w:space="0"/>
              <w:bottom w:val="single" w:color="000000" w:sz="4" w:space="0"/>
              <w:right w:val="single" w:color="000000" w:sz="4" w:space="0"/>
            </w:tcBorders>
            <w:vAlign w:val="center"/>
          </w:tcPr>
          <w:p w14:paraId="46BE825D">
            <w:pPr>
              <w:widowControl/>
              <w:spacing w:line="240" w:lineRule="auto"/>
              <w:jc w:val="left"/>
              <w:rPr>
                <w:rFonts w:ascii="仿宋" w:hAnsi="仿宋" w:eastAsia="仿宋" w:cs="宋体"/>
                <w:b/>
                <w:bCs/>
                <w:color w:val="000000"/>
                <w:kern w:val="0"/>
                <w:sz w:val="22"/>
                <w:szCs w:val="22"/>
              </w:rPr>
            </w:pPr>
          </w:p>
        </w:tc>
        <w:tc>
          <w:tcPr>
            <w:tcW w:w="136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59C0FEA">
            <w:pPr>
              <w:widowControl/>
              <w:spacing w:line="240" w:lineRule="auto"/>
              <w:jc w:val="center"/>
              <w:rPr>
                <w:rFonts w:ascii="仿宋" w:hAnsi="仿宋" w:eastAsia="仿宋" w:cs="宋体"/>
                <w:b/>
                <w:bCs/>
                <w:color w:val="000000"/>
                <w:kern w:val="0"/>
                <w:sz w:val="20"/>
                <w:szCs w:val="20"/>
              </w:rPr>
            </w:pPr>
            <w:r>
              <w:rPr>
                <w:rFonts w:ascii="仿宋" w:hAnsi="仿宋" w:eastAsia="仿宋" w:cs="宋体"/>
                <w:b/>
                <w:bCs/>
                <w:color w:val="000000"/>
                <w:kern w:val="0"/>
                <w:sz w:val="20"/>
                <w:szCs w:val="20"/>
              </w:rPr>
              <w:t>第1运营年(2027年)</w:t>
            </w:r>
          </w:p>
        </w:tc>
        <w:tc>
          <w:tcPr>
            <w:tcW w:w="140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1B4D97">
            <w:pPr>
              <w:widowControl/>
              <w:spacing w:line="240" w:lineRule="auto"/>
              <w:jc w:val="center"/>
              <w:rPr>
                <w:rFonts w:ascii="仿宋" w:hAnsi="仿宋" w:eastAsia="仿宋" w:cs="宋体"/>
                <w:b/>
                <w:bCs/>
                <w:color w:val="000000"/>
                <w:kern w:val="0"/>
                <w:sz w:val="20"/>
                <w:szCs w:val="20"/>
              </w:rPr>
            </w:pPr>
            <w:r>
              <w:rPr>
                <w:rFonts w:ascii="仿宋" w:hAnsi="仿宋" w:eastAsia="仿宋" w:cs="宋体"/>
                <w:b/>
                <w:bCs/>
                <w:color w:val="000000"/>
                <w:kern w:val="0"/>
                <w:sz w:val="20"/>
                <w:szCs w:val="20"/>
              </w:rPr>
              <w:t>第2运营年</w:t>
            </w:r>
            <w:r>
              <w:rPr>
                <w:rFonts w:ascii="仿宋" w:hAnsi="仿宋" w:eastAsia="仿宋" w:cs="宋体"/>
                <w:b/>
                <w:bCs/>
                <w:color w:val="000000"/>
                <w:kern w:val="0"/>
                <w:sz w:val="20"/>
                <w:szCs w:val="20"/>
              </w:rPr>
              <w:br w:type="textWrapping"/>
            </w:r>
            <w:r>
              <w:rPr>
                <w:rFonts w:ascii="仿宋" w:hAnsi="仿宋" w:eastAsia="仿宋" w:cs="宋体"/>
                <w:b/>
                <w:bCs/>
                <w:color w:val="000000"/>
                <w:kern w:val="0"/>
                <w:sz w:val="20"/>
                <w:szCs w:val="20"/>
              </w:rPr>
              <w:t>(2028年)</w:t>
            </w:r>
          </w:p>
        </w:tc>
        <w:tc>
          <w:tcPr>
            <w:tcW w:w="140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7C5B91">
            <w:pPr>
              <w:widowControl/>
              <w:spacing w:line="240" w:lineRule="auto"/>
              <w:jc w:val="center"/>
              <w:rPr>
                <w:rFonts w:ascii="仿宋" w:hAnsi="仿宋" w:eastAsia="仿宋" w:cs="宋体"/>
                <w:b/>
                <w:bCs/>
                <w:color w:val="000000"/>
                <w:kern w:val="0"/>
                <w:sz w:val="20"/>
                <w:szCs w:val="20"/>
              </w:rPr>
            </w:pPr>
            <w:r>
              <w:rPr>
                <w:rFonts w:ascii="仿宋" w:hAnsi="仿宋" w:eastAsia="仿宋" w:cs="宋体"/>
                <w:b/>
                <w:bCs/>
                <w:color w:val="000000"/>
                <w:kern w:val="0"/>
                <w:sz w:val="20"/>
                <w:szCs w:val="20"/>
              </w:rPr>
              <w:t>第3运营年(2029年)</w:t>
            </w:r>
          </w:p>
        </w:tc>
        <w:tc>
          <w:tcPr>
            <w:tcW w:w="12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D1AEFB">
            <w:pPr>
              <w:widowControl/>
              <w:spacing w:line="240" w:lineRule="auto"/>
              <w:jc w:val="center"/>
              <w:rPr>
                <w:rFonts w:ascii="仿宋" w:hAnsi="仿宋" w:eastAsia="仿宋" w:cs="宋体"/>
                <w:b/>
                <w:bCs/>
                <w:color w:val="000000"/>
                <w:kern w:val="0"/>
                <w:sz w:val="20"/>
                <w:szCs w:val="20"/>
              </w:rPr>
            </w:pPr>
            <w:r>
              <w:rPr>
                <w:rFonts w:ascii="仿宋" w:hAnsi="仿宋" w:eastAsia="仿宋" w:cs="宋体"/>
                <w:b/>
                <w:bCs/>
                <w:color w:val="000000"/>
                <w:kern w:val="0"/>
                <w:sz w:val="20"/>
                <w:szCs w:val="20"/>
              </w:rPr>
              <w:t>第4运营年(2030年)</w:t>
            </w:r>
          </w:p>
        </w:tc>
        <w:tc>
          <w:tcPr>
            <w:tcW w:w="124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329CD7">
            <w:pPr>
              <w:widowControl/>
              <w:spacing w:line="240" w:lineRule="auto"/>
              <w:jc w:val="center"/>
              <w:rPr>
                <w:rFonts w:ascii="仿宋" w:hAnsi="仿宋" w:eastAsia="仿宋" w:cs="宋体"/>
                <w:b/>
                <w:bCs/>
                <w:color w:val="000000"/>
                <w:kern w:val="0"/>
                <w:sz w:val="20"/>
                <w:szCs w:val="20"/>
              </w:rPr>
            </w:pPr>
            <w:r>
              <w:rPr>
                <w:rFonts w:ascii="仿宋" w:hAnsi="仿宋" w:eastAsia="仿宋" w:cs="宋体"/>
                <w:b/>
                <w:bCs/>
                <w:color w:val="000000"/>
                <w:kern w:val="0"/>
                <w:sz w:val="20"/>
                <w:szCs w:val="20"/>
              </w:rPr>
              <w:t>第5运营年(2031年)</w:t>
            </w:r>
          </w:p>
        </w:tc>
      </w:tr>
      <w:tr w14:paraId="5A56FF8B">
        <w:trPr>
          <w:trHeight w:val="288" w:hRule="atLeast"/>
        </w:trPr>
        <w:tc>
          <w:tcPr>
            <w:tcW w:w="832" w:type="dxa"/>
            <w:tcBorders>
              <w:top w:val="single" w:color="000000" w:sz="4" w:space="0"/>
              <w:left w:val="single" w:color="000000" w:sz="4" w:space="0"/>
              <w:bottom w:val="single" w:color="000000" w:sz="4" w:space="0"/>
              <w:right w:val="single" w:color="000000" w:sz="4" w:space="0"/>
            </w:tcBorders>
            <w:noWrap/>
            <w:vAlign w:val="center"/>
          </w:tcPr>
          <w:p w14:paraId="466C7C34">
            <w:pPr>
              <w:widowControl/>
              <w:spacing w:line="240" w:lineRule="auto"/>
              <w:jc w:val="center"/>
              <w:rPr>
                <w:b/>
                <w:bCs/>
                <w:color w:val="000000"/>
                <w:kern w:val="0"/>
                <w:sz w:val="22"/>
                <w:szCs w:val="22"/>
              </w:rPr>
            </w:pPr>
            <w:r>
              <w:rPr>
                <w:b/>
                <w:bCs/>
                <w:color w:val="000000"/>
                <w:kern w:val="0"/>
                <w:sz w:val="22"/>
                <w:szCs w:val="22"/>
              </w:rPr>
              <w:t>1</w:t>
            </w:r>
          </w:p>
        </w:tc>
        <w:tc>
          <w:tcPr>
            <w:tcW w:w="366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AE5A0EB">
            <w:pPr>
              <w:widowControl/>
              <w:spacing w:line="240" w:lineRule="auto"/>
              <w:jc w:val="center"/>
              <w:rPr>
                <w:rFonts w:ascii="仿宋" w:hAnsi="仿宋" w:eastAsia="仿宋" w:cs="宋体"/>
                <w:b/>
                <w:bCs/>
                <w:color w:val="000000"/>
                <w:kern w:val="0"/>
                <w:sz w:val="22"/>
                <w:szCs w:val="22"/>
              </w:rPr>
            </w:pPr>
            <w:r>
              <w:rPr>
                <w:rFonts w:ascii="仿宋" w:hAnsi="仿宋" w:eastAsia="仿宋" w:cs="宋体"/>
                <w:b/>
                <w:bCs/>
                <w:color w:val="000000"/>
                <w:kern w:val="0"/>
                <w:sz w:val="22"/>
                <w:szCs w:val="22"/>
              </w:rPr>
              <w:t>运营期研发费用</w:t>
            </w:r>
          </w:p>
        </w:tc>
        <w:tc>
          <w:tcPr>
            <w:tcW w:w="115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65B42E4">
            <w:pPr>
              <w:widowControl/>
              <w:spacing w:line="240" w:lineRule="auto"/>
              <w:jc w:val="center"/>
              <w:rPr>
                <w:b/>
                <w:bCs/>
                <w:color w:val="000000"/>
                <w:kern w:val="0"/>
                <w:sz w:val="22"/>
                <w:szCs w:val="22"/>
              </w:rPr>
            </w:pPr>
            <w:r>
              <w:rPr>
                <w:b/>
                <w:bCs/>
                <w:color w:val="000000"/>
                <w:kern w:val="0"/>
                <w:sz w:val="22"/>
                <w:szCs w:val="22"/>
              </w:rPr>
              <w:t>6%</w:t>
            </w:r>
          </w:p>
        </w:tc>
        <w:tc>
          <w:tcPr>
            <w:tcW w:w="118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62217C4">
            <w:pPr>
              <w:widowControl/>
              <w:spacing w:line="240" w:lineRule="auto"/>
              <w:jc w:val="center"/>
              <w:rPr>
                <w:rFonts w:hint="eastAsia" w:eastAsia="宋体"/>
                <w:b/>
                <w:bCs/>
                <w:color w:val="000000"/>
                <w:kern w:val="0"/>
                <w:sz w:val="22"/>
                <w:szCs w:val="22"/>
                <w:lang w:eastAsia="zh-CN"/>
              </w:rPr>
            </w:pPr>
            <w:r>
              <w:rPr>
                <w:b/>
                <w:bCs/>
                <w:color w:val="000000"/>
                <w:kern w:val="0"/>
                <w:sz w:val="22"/>
                <w:szCs w:val="22"/>
              </w:rPr>
              <w:t>0.00</w:t>
            </w:r>
            <w:del w:id="728" w:author="cc" w:date="2026-05-23T12:56:49Z">
              <w:r>
                <w:rPr>
                  <w:b/>
                  <w:bCs/>
                  <w:color w:val="000000"/>
                  <w:kern w:val="0"/>
                  <w:sz w:val="22"/>
                  <w:szCs w:val="22"/>
                </w:rPr>
                <w:delText xml:space="preserve"> </w:delText>
              </w:r>
            </w:del>
          </w:p>
        </w:tc>
        <w:tc>
          <w:tcPr>
            <w:tcW w:w="124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4F6AC77">
            <w:pPr>
              <w:widowControl/>
              <w:spacing w:line="240" w:lineRule="auto"/>
              <w:jc w:val="center"/>
              <w:rPr>
                <w:rFonts w:hint="eastAsia" w:eastAsia="宋体"/>
                <w:b/>
                <w:bCs/>
                <w:color w:val="000000"/>
                <w:kern w:val="0"/>
                <w:sz w:val="22"/>
                <w:szCs w:val="22"/>
                <w:lang w:eastAsia="zh-CN"/>
              </w:rPr>
            </w:pPr>
            <w:r>
              <w:rPr>
                <w:b/>
                <w:bCs/>
                <w:color w:val="000000"/>
                <w:kern w:val="0"/>
                <w:sz w:val="22"/>
                <w:szCs w:val="22"/>
              </w:rPr>
              <w:t>0.00</w:t>
            </w:r>
            <w:del w:id="729" w:author="cc" w:date="2026-05-23T12:56:49Z">
              <w:r>
                <w:rPr>
                  <w:b/>
                  <w:bCs/>
                  <w:color w:val="000000"/>
                  <w:kern w:val="0"/>
                  <w:sz w:val="22"/>
                  <w:szCs w:val="22"/>
                </w:rPr>
                <w:delText xml:space="preserve"> </w:delText>
              </w:r>
            </w:del>
          </w:p>
        </w:tc>
        <w:tc>
          <w:tcPr>
            <w:tcW w:w="136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6435182">
            <w:pPr>
              <w:widowControl/>
              <w:spacing w:line="240" w:lineRule="auto"/>
              <w:jc w:val="center"/>
              <w:rPr>
                <w:b/>
                <w:bCs/>
                <w:color w:val="000000"/>
                <w:kern w:val="0"/>
                <w:sz w:val="22"/>
                <w:szCs w:val="22"/>
              </w:rPr>
            </w:pPr>
          </w:p>
        </w:tc>
        <w:tc>
          <w:tcPr>
            <w:tcW w:w="14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F9AC0DE">
            <w:pPr>
              <w:widowControl/>
              <w:spacing w:line="240" w:lineRule="auto"/>
              <w:jc w:val="center"/>
              <w:rPr>
                <w:rFonts w:eastAsia="Times New Roman"/>
                <w:kern w:val="0"/>
                <w:sz w:val="20"/>
                <w:szCs w:val="20"/>
              </w:rPr>
            </w:pPr>
          </w:p>
        </w:tc>
        <w:tc>
          <w:tcPr>
            <w:tcW w:w="14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EE5D9EA">
            <w:pPr>
              <w:widowControl/>
              <w:spacing w:line="240" w:lineRule="auto"/>
              <w:jc w:val="center"/>
              <w:rPr>
                <w:rFonts w:eastAsia="Times New Roman"/>
                <w:kern w:val="0"/>
                <w:sz w:val="20"/>
                <w:szCs w:val="20"/>
              </w:rPr>
            </w:pPr>
          </w:p>
        </w:tc>
        <w:tc>
          <w:tcPr>
            <w:tcW w:w="12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2E5DAF8">
            <w:pPr>
              <w:widowControl/>
              <w:spacing w:line="240" w:lineRule="auto"/>
              <w:jc w:val="center"/>
              <w:rPr>
                <w:rFonts w:eastAsia="Times New Roman"/>
                <w:kern w:val="0"/>
                <w:sz w:val="20"/>
                <w:szCs w:val="20"/>
              </w:rPr>
            </w:pPr>
          </w:p>
        </w:tc>
        <w:tc>
          <w:tcPr>
            <w:tcW w:w="124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70E4AC3">
            <w:pPr>
              <w:widowControl/>
              <w:spacing w:line="240" w:lineRule="auto"/>
              <w:jc w:val="center"/>
              <w:rPr>
                <w:rFonts w:eastAsia="Times New Roman"/>
                <w:kern w:val="0"/>
                <w:sz w:val="20"/>
                <w:szCs w:val="20"/>
              </w:rPr>
            </w:pPr>
          </w:p>
        </w:tc>
      </w:tr>
      <w:tr w14:paraId="216589A8">
        <w:trPr>
          <w:trHeight w:val="288" w:hRule="atLeast"/>
        </w:trPr>
        <w:tc>
          <w:tcPr>
            <w:tcW w:w="832" w:type="dxa"/>
            <w:tcBorders>
              <w:top w:val="single" w:color="000000" w:sz="4" w:space="0"/>
              <w:left w:val="single" w:color="000000" w:sz="4" w:space="0"/>
              <w:bottom w:val="single" w:color="000000" w:sz="4" w:space="0"/>
              <w:right w:val="single" w:color="000000" w:sz="4" w:space="0"/>
            </w:tcBorders>
            <w:noWrap/>
            <w:vAlign w:val="center"/>
          </w:tcPr>
          <w:p w14:paraId="56965621">
            <w:pPr>
              <w:widowControl/>
              <w:spacing w:line="240" w:lineRule="auto"/>
              <w:jc w:val="center"/>
              <w:rPr>
                <w:b/>
                <w:bCs/>
                <w:color w:val="000000"/>
                <w:kern w:val="0"/>
                <w:sz w:val="22"/>
                <w:szCs w:val="22"/>
              </w:rPr>
            </w:pPr>
            <w:r>
              <w:rPr>
                <w:b/>
                <w:bCs/>
                <w:color w:val="000000"/>
                <w:kern w:val="0"/>
                <w:sz w:val="22"/>
                <w:szCs w:val="22"/>
              </w:rPr>
              <w:t>2</w:t>
            </w:r>
          </w:p>
        </w:tc>
        <w:tc>
          <w:tcPr>
            <w:tcW w:w="366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7319A3">
            <w:pPr>
              <w:widowControl/>
              <w:spacing w:line="240" w:lineRule="auto"/>
              <w:jc w:val="center"/>
              <w:rPr>
                <w:rFonts w:ascii="仿宋" w:hAnsi="仿宋" w:eastAsia="仿宋" w:cs="宋体"/>
                <w:b/>
                <w:bCs/>
                <w:color w:val="000000"/>
                <w:kern w:val="0"/>
                <w:sz w:val="22"/>
                <w:szCs w:val="22"/>
              </w:rPr>
            </w:pPr>
            <w:r>
              <w:rPr>
                <w:rFonts w:ascii="仿宋" w:hAnsi="仿宋" w:eastAsia="仿宋" w:cs="宋体"/>
                <w:b/>
                <w:bCs/>
                <w:color w:val="000000"/>
                <w:kern w:val="0"/>
                <w:sz w:val="22"/>
                <w:szCs w:val="22"/>
              </w:rPr>
              <w:t>云资源租赁服务费</w:t>
            </w:r>
          </w:p>
        </w:tc>
        <w:tc>
          <w:tcPr>
            <w:tcW w:w="115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AAB6066">
            <w:pPr>
              <w:widowControl/>
              <w:spacing w:line="240" w:lineRule="auto"/>
              <w:jc w:val="center"/>
              <w:rPr>
                <w:b/>
                <w:bCs/>
                <w:color w:val="000000"/>
                <w:kern w:val="0"/>
                <w:sz w:val="22"/>
                <w:szCs w:val="22"/>
              </w:rPr>
            </w:pPr>
            <w:r>
              <w:rPr>
                <w:b/>
                <w:bCs/>
                <w:color w:val="000000"/>
                <w:kern w:val="0"/>
                <w:sz w:val="22"/>
                <w:szCs w:val="22"/>
              </w:rPr>
              <w:t>6%</w:t>
            </w:r>
          </w:p>
        </w:tc>
        <w:tc>
          <w:tcPr>
            <w:tcW w:w="118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9E0F41">
            <w:pPr>
              <w:widowControl/>
              <w:spacing w:line="240" w:lineRule="auto"/>
              <w:jc w:val="center"/>
              <w:rPr>
                <w:rFonts w:hint="eastAsia" w:eastAsia="宋体"/>
                <w:b/>
                <w:bCs/>
                <w:color w:val="000000"/>
                <w:kern w:val="0"/>
                <w:sz w:val="22"/>
                <w:szCs w:val="22"/>
                <w:lang w:eastAsia="zh-CN"/>
              </w:rPr>
            </w:pPr>
            <w:r>
              <w:rPr>
                <w:b/>
                <w:bCs/>
                <w:color w:val="000000"/>
                <w:kern w:val="0"/>
                <w:sz w:val="22"/>
                <w:szCs w:val="22"/>
              </w:rPr>
              <w:t>1682.92</w:t>
            </w:r>
            <w:del w:id="730" w:author="cc" w:date="2026-05-23T12:56:49Z">
              <w:r>
                <w:rPr>
                  <w:b/>
                  <w:bCs/>
                  <w:color w:val="000000"/>
                  <w:kern w:val="0"/>
                  <w:sz w:val="22"/>
                  <w:szCs w:val="22"/>
                </w:rPr>
                <w:delText xml:space="preserve"> </w:delText>
              </w:r>
            </w:del>
          </w:p>
        </w:tc>
        <w:tc>
          <w:tcPr>
            <w:tcW w:w="124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9BC2786">
            <w:pPr>
              <w:widowControl/>
              <w:spacing w:line="240" w:lineRule="auto"/>
              <w:jc w:val="center"/>
              <w:rPr>
                <w:b/>
                <w:bCs/>
                <w:color w:val="000000"/>
                <w:kern w:val="0"/>
                <w:sz w:val="22"/>
                <w:szCs w:val="22"/>
              </w:rPr>
            </w:pPr>
          </w:p>
        </w:tc>
        <w:tc>
          <w:tcPr>
            <w:tcW w:w="136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24523A3">
            <w:pPr>
              <w:widowControl/>
              <w:spacing w:line="240" w:lineRule="auto"/>
              <w:jc w:val="center"/>
              <w:rPr>
                <w:rFonts w:hint="eastAsia" w:eastAsia="宋体"/>
                <w:color w:val="000000"/>
                <w:kern w:val="0"/>
                <w:sz w:val="22"/>
                <w:szCs w:val="22"/>
                <w:lang w:eastAsia="zh-CN"/>
              </w:rPr>
            </w:pPr>
            <w:r>
              <w:rPr>
                <w:color w:val="000000"/>
                <w:kern w:val="0"/>
                <w:sz w:val="22"/>
                <w:szCs w:val="22"/>
              </w:rPr>
              <w:t>0.00</w:t>
            </w:r>
            <w:del w:id="731" w:author="cc" w:date="2026-05-23T12:56:49Z">
              <w:r>
                <w:rPr>
                  <w:color w:val="000000"/>
                  <w:kern w:val="0"/>
                  <w:sz w:val="22"/>
                  <w:szCs w:val="22"/>
                </w:rPr>
                <w:delText xml:space="preserve"> </w:delText>
              </w:r>
            </w:del>
          </w:p>
        </w:tc>
        <w:tc>
          <w:tcPr>
            <w:tcW w:w="14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174E387">
            <w:pPr>
              <w:widowControl/>
              <w:spacing w:line="240" w:lineRule="auto"/>
              <w:jc w:val="center"/>
              <w:rPr>
                <w:rFonts w:hint="eastAsia" w:eastAsia="宋体"/>
                <w:color w:val="000000"/>
                <w:kern w:val="0"/>
                <w:sz w:val="22"/>
                <w:szCs w:val="22"/>
                <w:lang w:eastAsia="zh-CN"/>
              </w:rPr>
            </w:pPr>
            <w:r>
              <w:rPr>
                <w:color w:val="000000"/>
                <w:kern w:val="0"/>
                <w:sz w:val="22"/>
                <w:szCs w:val="22"/>
              </w:rPr>
              <w:t>420.73</w:t>
            </w:r>
            <w:del w:id="732" w:author="cc" w:date="2026-05-23T12:56:49Z">
              <w:r>
                <w:rPr>
                  <w:color w:val="000000"/>
                  <w:kern w:val="0"/>
                  <w:sz w:val="22"/>
                  <w:szCs w:val="22"/>
                </w:rPr>
                <w:delText xml:space="preserve"> </w:delText>
              </w:r>
            </w:del>
          </w:p>
        </w:tc>
        <w:tc>
          <w:tcPr>
            <w:tcW w:w="14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C499E8B">
            <w:pPr>
              <w:widowControl/>
              <w:spacing w:line="240" w:lineRule="auto"/>
              <w:jc w:val="center"/>
              <w:rPr>
                <w:rFonts w:hint="eastAsia" w:eastAsia="宋体"/>
                <w:color w:val="000000"/>
                <w:kern w:val="0"/>
                <w:sz w:val="22"/>
                <w:szCs w:val="22"/>
                <w:lang w:eastAsia="zh-CN"/>
              </w:rPr>
            </w:pPr>
            <w:r>
              <w:rPr>
                <w:color w:val="000000"/>
                <w:kern w:val="0"/>
                <w:sz w:val="22"/>
                <w:szCs w:val="22"/>
              </w:rPr>
              <w:t>420.73</w:t>
            </w:r>
            <w:del w:id="733" w:author="cc" w:date="2026-05-23T12:56:49Z">
              <w:r>
                <w:rPr>
                  <w:color w:val="000000"/>
                  <w:kern w:val="0"/>
                  <w:sz w:val="22"/>
                  <w:szCs w:val="22"/>
                </w:rPr>
                <w:delText xml:space="preserve"> </w:delText>
              </w:r>
            </w:del>
          </w:p>
        </w:tc>
        <w:tc>
          <w:tcPr>
            <w:tcW w:w="12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F53EE91">
            <w:pPr>
              <w:widowControl/>
              <w:spacing w:line="240" w:lineRule="auto"/>
              <w:jc w:val="center"/>
              <w:rPr>
                <w:rFonts w:hint="eastAsia" w:eastAsia="宋体"/>
                <w:color w:val="000000"/>
                <w:kern w:val="0"/>
                <w:sz w:val="22"/>
                <w:szCs w:val="22"/>
                <w:lang w:eastAsia="zh-CN"/>
              </w:rPr>
            </w:pPr>
            <w:r>
              <w:rPr>
                <w:color w:val="000000"/>
                <w:kern w:val="0"/>
                <w:sz w:val="22"/>
                <w:szCs w:val="22"/>
              </w:rPr>
              <w:t>420.73</w:t>
            </w:r>
            <w:del w:id="734" w:author="cc" w:date="2026-05-23T12:56:49Z">
              <w:r>
                <w:rPr>
                  <w:color w:val="000000"/>
                  <w:kern w:val="0"/>
                  <w:sz w:val="22"/>
                  <w:szCs w:val="22"/>
                </w:rPr>
                <w:delText xml:space="preserve"> </w:delText>
              </w:r>
            </w:del>
          </w:p>
        </w:tc>
        <w:tc>
          <w:tcPr>
            <w:tcW w:w="124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1F43A18">
            <w:pPr>
              <w:widowControl/>
              <w:spacing w:line="240" w:lineRule="auto"/>
              <w:jc w:val="center"/>
              <w:rPr>
                <w:rFonts w:hint="eastAsia" w:eastAsia="宋体"/>
                <w:color w:val="000000"/>
                <w:kern w:val="0"/>
                <w:sz w:val="22"/>
                <w:szCs w:val="22"/>
                <w:lang w:eastAsia="zh-CN"/>
              </w:rPr>
            </w:pPr>
            <w:r>
              <w:rPr>
                <w:color w:val="000000"/>
                <w:kern w:val="0"/>
                <w:sz w:val="22"/>
                <w:szCs w:val="22"/>
              </w:rPr>
              <w:t>420.73</w:t>
            </w:r>
            <w:del w:id="735" w:author="cc" w:date="2026-05-23T12:56:49Z">
              <w:r>
                <w:rPr>
                  <w:color w:val="000000"/>
                  <w:kern w:val="0"/>
                  <w:sz w:val="22"/>
                  <w:szCs w:val="22"/>
                </w:rPr>
                <w:delText xml:space="preserve"> </w:delText>
              </w:r>
            </w:del>
          </w:p>
        </w:tc>
      </w:tr>
      <w:tr w14:paraId="5DEA6A2A">
        <w:trPr>
          <w:trHeight w:val="288" w:hRule="atLeast"/>
        </w:trPr>
        <w:tc>
          <w:tcPr>
            <w:tcW w:w="832" w:type="dxa"/>
            <w:tcBorders>
              <w:top w:val="single" w:color="000000" w:sz="4" w:space="0"/>
              <w:left w:val="single" w:color="000000" w:sz="4" w:space="0"/>
              <w:bottom w:val="single" w:color="000000" w:sz="4" w:space="0"/>
              <w:right w:val="single" w:color="000000" w:sz="4" w:space="0"/>
            </w:tcBorders>
            <w:noWrap/>
            <w:vAlign w:val="center"/>
          </w:tcPr>
          <w:p w14:paraId="4F5EAAD4">
            <w:pPr>
              <w:widowControl/>
              <w:spacing w:line="240" w:lineRule="auto"/>
              <w:jc w:val="center"/>
              <w:rPr>
                <w:color w:val="000000"/>
                <w:kern w:val="0"/>
                <w:sz w:val="22"/>
                <w:szCs w:val="22"/>
              </w:rPr>
            </w:pPr>
          </w:p>
        </w:tc>
        <w:tc>
          <w:tcPr>
            <w:tcW w:w="366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DCC54B6">
            <w:pPr>
              <w:widowControl/>
              <w:spacing w:line="240" w:lineRule="auto"/>
              <w:jc w:val="center"/>
              <w:rPr>
                <w:rFonts w:ascii="仿宋" w:hAnsi="仿宋" w:eastAsia="仿宋" w:cs="宋体"/>
                <w:b/>
                <w:bCs/>
                <w:color w:val="000000"/>
                <w:kern w:val="0"/>
                <w:sz w:val="22"/>
                <w:szCs w:val="22"/>
              </w:rPr>
            </w:pPr>
            <w:r>
              <w:rPr>
                <w:rFonts w:ascii="仿宋" w:hAnsi="仿宋" w:eastAsia="仿宋" w:cs="宋体"/>
                <w:b/>
                <w:bCs/>
                <w:color w:val="000000"/>
                <w:kern w:val="0"/>
                <w:sz w:val="22"/>
                <w:szCs w:val="22"/>
              </w:rPr>
              <w:t>智能体平台质保费</w:t>
            </w:r>
          </w:p>
        </w:tc>
        <w:tc>
          <w:tcPr>
            <w:tcW w:w="115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2DAD82F">
            <w:pPr>
              <w:widowControl/>
              <w:spacing w:line="240" w:lineRule="auto"/>
              <w:jc w:val="center"/>
              <w:rPr>
                <w:b/>
                <w:bCs/>
                <w:color w:val="000000"/>
                <w:kern w:val="0"/>
                <w:sz w:val="22"/>
                <w:szCs w:val="22"/>
              </w:rPr>
            </w:pPr>
            <w:r>
              <w:rPr>
                <w:b/>
                <w:bCs/>
                <w:color w:val="000000"/>
                <w:kern w:val="0"/>
                <w:sz w:val="22"/>
                <w:szCs w:val="22"/>
              </w:rPr>
              <w:t>6%</w:t>
            </w:r>
          </w:p>
        </w:tc>
        <w:tc>
          <w:tcPr>
            <w:tcW w:w="118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A44589">
            <w:pPr>
              <w:widowControl/>
              <w:spacing w:line="240" w:lineRule="auto"/>
              <w:jc w:val="center"/>
              <w:rPr>
                <w:rFonts w:hint="eastAsia" w:eastAsia="宋体"/>
                <w:b/>
                <w:bCs/>
                <w:color w:val="000000"/>
                <w:kern w:val="0"/>
                <w:sz w:val="22"/>
                <w:szCs w:val="22"/>
                <w:lang w:eastAsia="zh-CN"/>
              </w:rPr>
            </w:pPr>
            <w:r>
              <w:rPr>
                <w:b/>
                <w:bCs/>
                <w:color w:val="000000"/>
                <w:kern w:val="0"/>
                <w:sz w:val="22"/>
                <w:szCs w:val="22"/>
              </w:rPr>
              <w:t>383.00</w:t>
            </w:r>
            <w:del w:id="736" w:author="cc" w:date="2026-05-23T12:56:49Z">
              <w:r>
                <w:rPr>
                  <w:b/>
                  <w:bCs/>
                  <w:color w:val="000000"/>
                  <w:kern w:val="0"/>
                  <w:sz w:val="22"/>
                  <w:szCs w:val="22"/>
                </w:rPr>
                <w:delText xml:space="preserve"> </w:delText>
              </w:r>
            </w:del>
          </w:p>
        </w:tc>
        <w:tc>
          <w:tcPr>
            <w:tcW w:w="12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0C7707">
            <w:pPr>
              <w:widowControl/>
              <w:spacing w:line="240" w:lineRule="auto"/>
              <w:jc w:val="center"/>
              <w:rPr>
                <w:b/>
                <w:bCs/>
                <w:color w:val="000000"/>
                <w:kern w:val="0"/>
                <w:sz w:val="22"/>
                <w:szCs w:val="22"/>
              </w:rPr>
            </w:pPr>
          </w:p>
        </w:tc>
        <w:tc>
          <w:tcPr>
            <w:tcW w:w="136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E3F34B6">
            <w:pPr>
              <w:widowControl/>
              <w:spacing w:line="240" w:lineRule="auto"/>
              <w:jc w:val="center"/>
              <w:rPr>
                <w:rFonts w:eastAsia="Times New Roman"/>
                <w:kern w:val="0"/>
                <w:sz w:val="20"/>
                <w:szCs w:val="20"/>
              </w:rPr>
            </w:pPr>
          </w:p>
        </w:tc>
        <w:tc>
          <w:tcPr>
            <w:tcW w:w="14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9D61CFC">
            <w:pPr>
              <w:widowControl/>
              <w:spacing w:line="240" w:lineRule="auto"/>
              <w:jc w:val="center"/>
              <w:rPr>
                <w:rFonts w:hint="eastAsia" w:eastAsia="宋体"/>
                <w:color w:val="000000"/>
                <w:kern w:val="0"/>
                <w:sz w:val="22"/>
                <w:szCs w:val="22"/>
                <w:lang w:eastAsia="zh-CN"/>
              </w:rPr>
            </w:pPr>
            <w:r>
              <w:rPr>
                <w:color w:val="000000"/>
                <w:kern w:val="0"/>
                <w:sz w:val="22"/>
                <w:szCs w:val="22"/>
              </w:rPr>
              <w:t>95.75</w:t>
            </w:r>
            <w:del w:id="737" w:author="cc" w:date="2026-05-23T12:56:49Z">
              <w:r>
                <w:rPr>
                  <w:color w:val="000000"/>
                  <w:kern w:val="0"/>
                  <w:sz w:val="22"/>
                  <w:szCs w:val="22"/>
                </w:rPr>
                <w:delText xml:space="preserve"> </w:delText>
              </w:r>
            </w:del>
          </w:p>
        </w:tc>
        <w:tc>
          <w:tcPr>
            <w:tcW w:w="14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622B48E">
            <w:pPr>
              <w:widowControl/>
              <w:spacing w:line="240" w:lineRule="auto"/>
              <w:jc w:val="center"/>
              <w:rPr>
                <w:rFonts w:hint="eastAsia" w:eastAsia="宋体"/>
                <w:color w:val="000000"/>
                <w:kern w:val="0"/>
                <w:sz w:val="22"/>
                <w:szCs w:val="22"/>
                <w:lang w:eastAsia="zh-CN"/>
              </w:rPr>
            </w:pPr>
            <w:r>
              <w:rPr>
                <w:color w:val="000000"/>
                <w:kern w:val="0"/>
                <w:sz w:val="22"/>
                <w:szCs w:val="22"/>
              </w:rPr>
              <w:t>95.75</w:t>
            </w:r>
            <w:del w:id="738" w:author="cc" w:date="2026-05-23T12:56:49Z">
              <w:r>
                <w:rPr>
                  <w:color w:val="000000"/>
                  <w:kern w:val="0"/>
                  <w:sz w:val="22"/>
                  <w:szCs w:val="22"/>
                </w:rPr>
                <w:delText xml:space="preserve"> </w:delText>
              </w:r>
            </w:del>
          </w:p>
        </w:tc>
        <w:tc>
          <w:tcPr>
            <w:tcW w:w="12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C759097">
            <w:pPr>
              <w:widowControl/>
              <w:spacing w:line="240" w:lineRule="auto"/>
              <w:jc w:val="center"/>
              <w:rPr>
                <w:rFonts w:hint="eastAsia" w:eastAsia="宋体"/>
                <w:color w:val="000000"/>
                <w:kern w:val="0"/>
                <w:sz w:val="22"/>
                <w:szCs w:val="22"/>
                <w:lang w:eastAsia="zh-CN"/>
              </w:rPr>
            </w:pPr>
            <w:r>
              <w:rPr>
                <w:color w:val="000000"/>
                <w:kern w:val="0"/>
                <w:sz w:val="22"/>
                <w:szCs w:val="22"/>
              </w:rPr>
              <w:t>95.75</w:t>
            </w:r>
            <w:del w:id="739" w:author="cc" w:date="2026-05-23T12:56:49Z">
              <w:r>
                <w:rPr>
                  <w:color w:val="000000"/>
                  <w:kern w:val="0"/>
                  <w:sz w:val="22"/>
                  <w:szCs w:val="22"/>
                </w:rPr>
                <w:delText xml:space="preserve"> </w:delText>
              </w:r>
            </w:del>
          </w:p>
        </w:tc>
        <w:tc>
          <w:tcPr>
            <w:tcW w:w="124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538C500">
            <w:pPr>
              <w:widowControl/>
              <w:spacing w:line="240" w:lineRule="auto"/>
              <w:jc w:val="center"/>
              <w:rPr>
                <w:rFonts w:hint="eastAsia" w:eastAsia="宋体"/>
                <w:color w:val="000000"/>
                <w:kern w:val="0"/>
                <w:sz w:val="22"/>
                <w:szCs w:val="22"/>
                <w:lang w:eastAsia="zh-CN"/>
              </w:rPr>
            </w:pPr>
            <w:r>
              <w:rPr>
                <w:color w:val="000000"/>
                <w:kern w:val="0"/>
                <w:sz w:val="22"/>
                <w:szCs w:val="22"/>
              </w:rPr>
              <w:t>95.75</w:t>
            </w:r>
            <w:del w:id="740" w:author="cc" w:date="2026-05-23T12:56:49Z">
              <w:r>
                <w:rPr>
                  <w:color w:val="000000"/>
                  <w:kern w:val="0"/>
                  <w:sz w:val="22"/>
                  <w:szCs w:val="22"/>
                </w:rPr>
                <w:delText xml:space="preserve"> </w:delText>
              </w:r>
            </w:del>
          </w:p>
        </w:tc>
      </w:tr>
      <w:tr w14:paraId="0150AD93">
        <w:trPr>
          <w:trHeight w:val="288" w:hRule="atLeast"/>
        </w:trPr>
        <w:tc>
          <w:tcPr>
            <w:tcW w:w="832" w:type="dxa"/>
            <w:tcBorders>
              <w:top w:val="single" w:color="000000" w:sz="4" w:space="0"/>
              <w:left w:val="single" w:color="000000" w:sz="4" w:space="0"/>
              <w:bottom w:val="single" w:color="000000" w:sz="4" w:space="0"/>
              <w:right w:val="single" w:color="000000" w:sz="4" w:space="0"/>
            </w:tcBorders>
            <w:noWrap/>
            <w:vAlign w:val="center"/>
          </w:tcPr>
          <w:p w14:paraId="04F7ACF2">
            <w:pPr>
              <w:widowControl/>
              <w:spacing w:line="240" w:lineRule="auto"/>
              <w:jc w:val="center"/>
              <w:rPr>
                <w:b/>
                <w:bCs/>
                <w:color w:val="000000"/>
                <w:kern w:val="0"/>
                <w:sz w:val="22"/>
                <w:szCs w:val="22"/>
              </w:rPr>
            </w:pPr>
            <w:r>
              <w:rPr>
                <w:b/>
                <w:bCs/>
                <w:color w:val="000000"/>
                <w:kern w:val="0"/>
                <w:sz w:val="22"/>
                <w:szCs w:val="22"/>
              </w:rPr>
              <w:t>3</w:t>
            </w:r>
          </w:p>
        </w:tc>
        <w:tc>
          <w:tcPr>
            <w:tcW w:w="366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CB271AB">
            <w:pPr>
              <w:widowControl/>
              <w:spacing w:line="240" w:lineRule="auto"/>
              <w:jc w:val="center"/>
              <w:rPr>
                <w:rFonts w:ascii="仿宋" w:hAnsi="仿宋" w:eastAsia="仿宋" w:cs="宋体"/>
                <w:b/>
                <w:bCs/>
                <w:color w:val="000000"/>
                <w:kern w:val="0"/>
                <w:sz w:val="22"/>
                <w:szCs w:val="22"/>
              </w:rPr>
            </w:pPr>
            <w:r>
              <w:rPr>
                <w:rFonts w:ascii="仿宋" w:hAnsi="仿宋" w:eastAsia="仿宋" w:cs="宋体"/>
                <w:b/>
                <w:bCs/>
                <w:color w:val="000000"/>
                <w:kern w:val="0"/>
                <w:sz w:val="22"/>
                <w:szCs w:val="22"/>
              </w:rPr>
              <w:t>等级保护测评费</w:t>
            </w:r>
          </w:p>
        </w:tc>
        <w:tc>
          <w:tcPr>
            <w:tcW w:w="115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4BF77F9">
            <w:pPr>
              <w:widowControl/>
              <w:spacing w:line="240" w:lineRule="auto"/>
              <w:jc w:val="center"/>
              <w:rPr>
                <w:b/>
                <w:bCs/>
                <w:color w:val="000000"/>
                <w:kern w:val="0"/>
                <w:sz w:val="22"/>
                <w:szCs w:val="22"/>
              </w:rPr>
            </w:pPr>
            <w:r>
              <w:rPr>
                <w:b/>
                <w:bCs/>
                <w:color w:val="000000"/>
                <w:kern w:val="0"/>
                <w:sz w:val="22"/>
                <w:szCs w:val="22"/>
              </w:rPr>
              <w:t>6%</w:t>
            </w:r>
          </w:p>
        </w:tc>
        <w:tc>
          <w:tcPr>
            <w:tcW w:w="118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06A76E7">
            <w:pPr>
              <w:widowControl/>
              <w:spacing w:line="240" w:lineRule="auto"/>
              <w:jc w:val="center"/>
              <w:rPr>
                <w:rFonts w:hint="eastAsia" w:eastAsia="宋体"/>
                <w:b/>
                <w:bCs/>
                <w:color w:val="000000"/>
                <w:kern w:val="0"/>
                <w:sz w:val="22"/>
                <w:szCs w:val="22"/>
                <w:lang w:eastAsia="zh-CN"/>
              </w:rPr>
            </w:pPr>
            <w:r>
              <w:rPr>
                <w:b/>
                <w:bCs/>
                <w:color w:val="000000"/>
                <w:kern w:val="0"/>
                <w:sz w:val="22"/>
                <w:szCs w:val="22"/>
              </w:rPr>
              <w:t>30.00</w:t>
            </w:r>
            <w:del w:id="741" w:author="cc" w:date="2026-05-23T12:56:49Z">
              <w:r>
                <w:rPr>
                  <w:b/>
                  <w:bCs/>
                  <w:color w:val="000000"/>
                  <w:kern w:val="0"/>
                  <w:sz w:val="22"/>
                  <w:szCs w:val="22"/>
                </w:rPr>
                <w:delText xml:space="preserve"> </w:delText>
              </w:r>
            </w:del>
          </w:p>
        </w:tc>
        <w:tc>
          <w:tcPr>
            <w:tcW w:w="12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6067E4">
            <w:pPr>
              <w:widowControl/>
              <w:spacing w:line="240" w:lineRule="auto"/>
              <w:jc w:val="center"/>
              <w:rPr>
                <w:b/>
                <w:bCs/>
                <w:color w:val="000000"/>
                <w:kern w:val="0"/>
                <w:sz w:val="22"/>
                <w:szCs w:val="22"/>
              </w:rPr>
            </w:pPr>
          </w:p>
        </w:tc>
        <w:tc>
          <w:tcPr>
            <w:tcW w:w="136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07E65DA">
            <w:pPr>
              <w:widowControl/>
              <w:spacing w:line="240" w:lineRule="auto"/>
              <w:jc w:val="center"/>
              <w:rPr>
                <w:rFonts w:hint="eastAsia" w:eastAsia="宋体"/>
                <w:color w:val="000000"/>
                <w:kern w:val="0"/>
                <w:sz w:val="22"/>
                <w:szCs w:val="22"/>
                <w:lang w:eastAsia="zh-CN"/>
              </w:rPr>
            </w:pPr>
            <w:r>
              <w:rPr>
                <w:color w:val="000000"/>
                <w:kern w:val="0"/>
                <w:sz w:val="22"/>
                <w:szCs w:val="22"/>
              </w:rPr>
              <w:t>6.00</w:t>
            </w:r>
            <w:del w:id="742" w:author="cc" w:date="2026-05-23T12:56:49Z">
              <w:r>
                <w:rPr>
                  <w:color w:val="000000"/>
                  <w:kern w:val="0"/>
                  <w:sz w:val="22"/>
                  <w:szCs w:val="22"/>
                </w:rPr>
                <w:delText xml:space="preserve"> </w:delText>
              </w:r>
            </w:del>
          </w:p>
        </w:tc>
        <w:tc>
          <w:tcPr>
            <w:tcW w:w="14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C1635BD">
            <w:pPr>
              <w:widowControl/>
              <w:spacing w:line="240" w:lineRule="auto"/>
              <w:jc w:val="center"/>
              <w:rPr>
                <w:rFonts w:hint="eastAsia" w:eastAsia="宋体"/>
                <w:color w:val="000000"/>
                <w:kern w:val="0"/>
                <w:sz w:val="22"/>
                <w:szCs w:val="22"/>
                <w:lang w:eastAsia="zh-CN"/>
              </w:rPr>
            </w:pPr>
            <w:r>
              <w:rPr>
                <w:color w:val="000000"/>
                <w:kern w:val="0"/>
                <w:sz w:val="22"/>
                <w:szCs w:val="22"/>
              </w:rPr>
              <w:t>6.00</w:t>
            </w:r>
            <w:del w:id="743" w:author="cc" w:date="2026-05-23T12:56:49Z">
              <w:r>
                <w:rPr>
                  <w:color w:val="000000"/>
                  <w:kern w:val="0"/>
                  <w:sz w:val="22"/>
                  <w:szCs w:val="22"/>
                </w:rPr>
                <w:delText xml:space="preserve"> </w:delText>
              </w:r>
            </w:del>
          </w:p>
        </w:tc>
        <w:tc>
          <w:tcPr>
            <w:tcW w:w="14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B184976">
            <w:pPr>
              <w:widowControl/>
              <w:spacing w:line="240" w:lineRule="auto"/>
              <w:jc w:val="center"/>
              <w:rPr>
                <w:rFonts w:hint="eastAsia" w:eastAsia="宋体"/>
                <w:color w:val="000000"/>
                <w:kern w:val="0"/>
                <w:sz w:val="22"/>
                <w:szCs w:val="22"/>
                <w:lang w:eastAsia="zh-CN"/>
              </w:rPr>
            </w:pPr>
            <w:r>
              <w:rPr>
                <w:color w:val="000000"/>
                <w:kern w:val="0"/>
                <w:sz w:val="22"/>
                <w:szCs w:val="22"/>
              </w:rPr>
              <w:t>6.00</w:t>
            </w:r>
            <w:del w:id="744" w:author="cc" w:date="2026-05-23T12:56:49Z">
              <w:r>
                <w:rPr>
                  <w:color w:val="000000"/>
                  <w:kern w:val="0"/>
                  <w:sz w:val="22"/>
                  <w:szCs w:val="22"/>
                </w:rPr>
                <w:delText xml:space="preserve"> </w:delText>
              </w:r>
            </w:del>
          </w:p>
        </w:tc>
        <w:tc>
          <w:tcPr>
            <w:tcW w:w="12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DC6F762">
            <w:pPr>
              <w:widowControl/>
              <w:spacing w:line="240" w:lineRule="auto"/>
              <w:jc w:val="center"/>
              <w:rPr>
                <w:rFonts w:hint="eastAsia" w:eastAsia="宋体"/>
                <w:color w:val="000000"/>
                <w:kern w:val="0"/>
                <w:sz w:val="22"/>
                <w:szCs w:val="22"/>
                <w:lang w:eastAsia="zh-CN"/>
              </w:rPr>
            </w:pPr>
            <w:r>
              <w:rPr>
                <w:color w:val="000000"/>
                <w:kern w:val="0"/>
                <w:sz w:val="22"/>
                <w:szCs w:val="22"/>
              </w:rPr>
              <w:t>6.00</w:t>
            </w:r>
            <w:del w:id="745" w:author="cc" w:date="2026-05-23T12:56:49Z">
              <w:r>
                <w:rPr>
                  <w:color w:val="000000"/>
                  <w:kern w:val="0"/>
                  <w:sz w:val="22"/>
                  <w:szCs w:val="22"/>
                </w:rPr>
                <w:delText xml:space="preserve"> </w:delText>
              </w:r>
            </w:del>
          </w:p>
        </w:tc>
        <w:tc>
          <w:tcPr>
            <w:tcW w:w="124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50D10F8">
            <w:pPr>
              <w:widowControl/>
              <w:spacing w:line="240" w:lineRule="auto"/>
              <w:jc w:val="center"/>
              <w:rPr>
                <w:rFonts w:hint="eastAsia" w:eastAsia="宋体"/>
                <w:color w:val="000000"/>
                <w:kern w:val="0"/>
                <w:sz w:val="22"/>
                <w:szCs w:val="22"/>
                <w:lang w:eastAsia="zh-CN"/>
              </w:rPr>
            </w:pPr>
            <w:r>
              <w:rPr>
                <w:color w:val="000000"/>
                <w:kern w:val="0"/>
                <w:sz w:val="22"/>
                <w:szCs w:val="22"/>
              </w:rPr>
              <w:t>6.00</w:t>
            </w:r>
            <w:del w:id="746" w:author="cc" w:date="2026-05-23T12:56:49Z">
              <w:r>
                <w:rPr>
                  <w:color w:val="000000"/>
                  <w:kern w:val="0"/>
                  <w:sz w:val="22"/>
                  <w:szCs w:val="22"/>
                </w:rPr>
                <w:delText xml:space="preserve"> </w:delText>
              </w:r>
            </w:del>
          </w:p>
        </w:tc>
      </w:tr>
      <w:tr w14:paraId="33DC92F5">
        <w:trPr>
          <w:trHeight w:val="288" w:hRule="atLeast"/>
        </w:trPr>
        <w:tc>
          <w:tcPr>
            <w:tcW w:w="832" w:type="dxa"/>
            <w:tcBorders>
              <w:top w:val="single" w:color="000000" w:sz="4" w:space="0"/>
              <w:left w:val="single" w:color="000000" w:sz="4" w:space="0"/>
              <w:bottom w:val="single" w:color="000000" w:sz="4" w:space="0"/>
              <w:right w:val="single" w:color="000000" w:sz="4" w:space="0"/>
            </w:tcBorders>
            <w:noWrap/>
            <w:vAlign w:val="center"/>
          </w:tcPr>
          <w:p w14:paraId="0F1F8BB7">
            <w:pPr>
              <w:widowControl/>
              <w:spacing w:line="240" w:lineRule="auto"/>
              <w:jc w:val="center"/>
              <w:rPr>
                <w:b/>
                <w:bCs/>
                <w:color w:val="000000"/>
                <w:kern w:val="0"/>
                <w:sz w:val="22"/>
                <w:szCs w:val="22"/>
              </w:rPr>
            </w:pPr>
            <w:r>
              <w:rPr>
                <w:b/>
                <w:bCs/>
                <w:color w:val="000000"/>
                <w:kern w:val="0"/>
                <w:sz w:val="22"/>
                <w:szCs w:val="22"/>
              </w:rPr>
              <w:t>4</w:t>
            </w:r>
          </w:p>
        </w:tc>
        <w:tc>
          <w:tcPr>
            <w:tcW w:w="366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83F9E82">
            <w:pPr>
              <w:widowControl/>
              <w:spacing w:line="240" w:lineRule="auto"/>
              <w:jc w:val="center"/>
              <w:rPr>
                <w:rFonts w:ascii="仿宋" w:hAnsi="仿宋" w:eastAsia="仿宋" w:cs="宋体"/>
                <w:b/>
                <w:bCs/>
                <w:color w:val="000000"/>
                <w:kern w:val="0"/>
                <w:sz w:val="22"/>
                <w:szCs w:val="22"/>
              </w:rPr>
            </w:pPr>
            <w:r>
              <w:rPr>
                <w:rFonts w:ascii="仿宋" w:hAnsi="仿宋" w:eastAsia="仿宋" w:cs="宋体"/>
                <w:b/>
                <w:bCs/>
                <w:color w:val="000000"/>
                <w:kern w:val="0"/>
                <w:sz w:val="22"/>
                <w:szCs w:val="22"/>
              </w:rPr>
              <w:t>商用密码应用安全性测评费</w:t>
            </w:r>
          </w:p>
        </w:tc>
        <w:tc>
          <w:tcPr>
            <w:tcW w:w="115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BB0BAF4">
            <w:pPr>
              <w:widowControl/>
              <w:spacing w:line="240" w:lineRule="auto"/>
              <w:jc w:val="center"/>
              <w:rPr>
                <w:b/>
                <w:bCs/>
                <w:color w:val="000000"/>
                <w:kern w:val="0"/>
                <w:sz w:val="22"/>
                <w:szCs w:val="22"/>
              </w:rPr>
            </w:pPr>
            <w:r>
              <w:rPr>
                <w:b/>
                <w:bCs/>
                <w:color w:val="000000"/>
                <w:kern w:val="0"/>
                <w:sz w:val="22"/>
                <w:szCs w:val="22"/>
              </w:rPr>
              <w:t>6%</w:t>
            </w:r>
          </w:p>
        </w:tc>
        <w:tc>
          <w:tcPr>
            <w:tcW w:w="118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600FD01">
            <w:pPr>
              <w:widowControl/>
              <w:spacing w:line="240" w:lineRule="auto"/>
              <w:jc w:val="center"/>
              <w:rPr>
                <w:rFonts w:hint="eastAsia" w:eastAsia="宋体"/>
                <w:b/>
                <w:bCs/>
                <w:color w:val="000000"/>
                <w:kern w:val="0"/>
                <w:sz w:val="22"/>
                <w:szCs w:val="22"/>
                <w:lang w:eastAsia="zh-CN"/>
              </w:rPr>
            </w:pPr>
            <w:r>
              <w:rPr>
                <w:b/>
                <w:bCs/>
                <w:color w:val="000000"/>
                <w:kern w:val="0"/>
                <w:sz w:val="22"/>
                <w:szCs w:val="22"/>
              </w:rPr>
              <w:t>37.50</w:t>
            </w:r>
            <w:del w:id="747" w:author="cc" w:date="2026-05-23T12:56:49Z">
              <w:r>
                <w:rPr>
                  <w:b/>
                  <w:bCs/>
                  <w:color w:val="000000"/>
                  <w:kern w:val="0"/>
                  <w:sz w:val="22"/>
                  <w:szCs w:val="22"/>
                </w:rPr>
                <w:delText xml:space="preserve"> </w:delText>
              </w:r>
            </w:del>
          </w:p>
        </w:tc>
        <w:tc>
          <w:tcPr>
            <w:tcW w:w="12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F6EB72">
            <w:pPr>
              <w:widowControl/>
              <w:spacing w:line="240" w:lineRule="auto"/>
              <w:jc w:val="center"/>
              <w:rPr>
                <w:b/>
                <w:bCs/>
                <w:color w:val="000000"/>
                <w:kern w:val="0"/>
                <w:sz w:val="22"/>
                <w:szCs w:val="22"/>
              </w:rPr>
            </w:pPr>
          </w:p>
        </w:tc>
        <w:tc>
          <w:tcPr>
            <w:tcW w:w="136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1B37DAE">
            <w:pPr>
              <w:widowControl/>
              <w:spacing w:line="240" w:lineRule="auto"/>
              <w:jc w:val="center"/>
              <w:rPr>
                <w:rFonts w:hint="eastAsia" w:eastAsia="宋体"/>
                <w:color w:val="000000"/>
                <w:kern w:val="0"/>
                <w:sz w:val="22"/>
                <w:szCs w:val="22"/>
                <w:lang w:eastAsia="zh-CN"/>
              </w:rPr>
            </w:pPr>
            <w:r>
              <w:rPr>
                <w:color w:val="000000"/>
                <w:kern w:val="0"/>
                <w:sz w:val="22"/>
                <w:szCs w:val="22"/>
              </w:rPr>
              <w:t>7.50</w:t>
            </w:r>
            <w:del w:id="748" w:author="cc" w:date="2026-05-23T12:56:49Z">
              <w:r>
                <w:rPr>
                  <w:color w:val="000000"/>
                  <w:kern w:val="0"/>
                  <w:sz w:val="22"/>
                  <w:szCs w:val="22"/>
                </w:rPr>
                <w:delText xml:space="preserve"> </w:delText>
              </w:r>
            </w:del>
          </w:p>
        </w:tc>
        <w:tc>
          <w:tcPr>
            <w:tcW w:w="14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DE9736C">
            <w:pPr>
              <w:widowControl/>
              <w:spacing w:line="240" w:lineRule="auto"/>
              <w:jc w:val="center"/>
              <w:rPr>
                <w:rFonts w:hint="eastAsia" w:eastAsia="宋体"/>
                <w:color w:val="000000"/>
                <w:kern w:val="0"/>
                <w:sz w:val="22"/>
                <w:szCs w:val="22"/>
                <w:lang w:eastAsia="zh-CN"/>
              </w:rPr>
            </w:pPr>
            <w:r>
              <w:rPr>
                <w:color w:val="000000"/>
                <w:kern w:val="0"/>
                <w:sz w:val="22"/>
                <w:szCs w:val="22"/>
              </w:rPr>
              <w:t>7.50</w:t>
            </w:r>
            <w:del w:id="749" w:author="cc" w:date="2026-05-23T12:56:49Z">
              <w:r>
                <w:rPr>
                  <w:color w:val="000000"/>
                  <w:kern w:val="0"/>
                  <w:sz w:val="22"/>
                  <w:szCs w:val="22"/>
                </w:rPr>
                <w:delText xml:space="preserve"> </w:delText>
              </w:r>
            </w:del>
          </w:p>
        </w:tc>
        <w:tc>
          <w:tcPr>
            <w:tcW w:w="14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FFDCFB3">
            <w:pPr>
              <w:widowControl/>
              <w:spacing w:line="240" w:lineRule="auto"/>
              <w:jc w:val="center"/>
              <w:rPr>
                <w:rFonts w:hint="eastAsia" w:eastAsia="宋体"/>
                <w:color w:val="000000"/>
                <w:kern w:val="0"/>
                <w:sz w:val="22"/>
                <w:szCs w:val="22"/>
                <w:lang w:eastAsia="zh-CN"/>
              </w:rPr>
            </w:pPr>
            <w:r>
              <w:rPr>
                <w:color w:val="000000"/>
                <w:kern w:val="0"/>
                <w:sz w:val="22"/>
                <w:szCs w:val="22"/>
              </w:rPr>
              <w:t>7.50</w:t>
            </w:r>
            <w:del w:id="750" w:author="cc" w:date="2026-05-23T12:56:49Z">
              <w:r>
                <w:rPr>
                  <w:color w:val="000000"/>
                  <w:kern w:val="0"/>
                  <w:sz w:val="22"/>
                  <w:szCs w:val="22"/>
                </w:rPr>
                <w:delText xml:space="preserve"> </w:delText>
              </w:r>
            </w:del>
          </w:p>
        </w:tc>
        <w:tc>
          <w:tcPr>
            <w:tcW w:w="12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715DB3A">
            <w:pPr>
              <w:widowControl/>
              <w:spacing w:line="240" w:lineRule="auto"/>
              <w:jc w:val="center"/>
              <w:rPr>
                <w:rFonts w:hint="eastAsia" w:eastAsia="宋体"/>
                <w:color w:val="000000"/>
                <w:kern w:val="0"/>
                <w:sz w:val="22"/>
                <w:szCs w:val="22"/>
                <w:lang w:eastAsia="zh-CN"/>
              </w:rPr>
            </w:pPr>
            <w:r>
              <w:rPr>
                <w:color w:val="000000"/>
                <w:kern w:val="0"/>
                <w:sz w:val="22"/>
                <w:szCs w:val="22"/>
              </w:rPr>
              <w:t>7.50</w:t>
            </w:r>
            <w:del w:id="751" w:author="cc" w:date="2026-05-23T12:56:49Z">
              <w:r>
                <w:rPr>
                  <w:color w:val="000000"/>
                  <w:kern w:val="0"/>
                  <w:sz w:val="22"/>
                  <w:szCs w:val="22"/>
                </w:rPr>
                <w:delText xml:space="preserve"> </w:delText>
              </w:r>
            </w:del>
          </w:p>
        </w:tc>
        <w:tc>
          <w:tcPr>
            <w:tcW w:w="124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C87E156">
            <w:pPr>
              <w:widowControl/>
              <w:spacing w:line="240" w:lineRule="auto"/>
              <w:jc w:val="center"/>
              <w:rPr>
                <w:rFonts w:hint="eastAsia" w:eastAsia="宋体"/>
                <w:color w:val="000000"/>
                <w:kern w:val="0"/>
                <w:sz w:val="22"/>
                <w:szCs w:val="22"/>
                <w:lang w:eastAsia="zh-CN"/>
              </w:rPr>
            </w:pPr>
            <w:r>
              <w:rPr>
                <w:color w:val="000000"/>
                <w:kern w:val="0"/>
                <w:sz w:val="22"/>
                <w:szCs w:val="22"/>
              </w:rPr>
              <w:t>7.50</w:t>
            </w:r>
            <w:del w:id="752" w:author="cc" w:date="2026-05-23T12:56:49Z">
              <w:r>
                <w:rPr>
                  <w:color w:val="000000"/>
                  <w:kern w:val="0"/>
                  <w:sz w:val="22"/>
                  <w:szCs w:val="22"/>
                </w:rPr>
                <w:delText xml:space="preserve"> </w:delText>
              </w:r>
            </w:del>
          </w:p>
        </w:tc>
      </w:tr>
      <w:tr w14:paraId="6E38D600">
        <w:trPr>
          <w:trHeight w:val="576" w:hRule="atLeast"/>
        </w:trPr>
        <w:tc>
          <w:tcPr>
            <w:tcW w:w="832" w:type="dxa"/>
            <w:tcBorders>
              <w:top w:val="single" w:color="000000" w:sz="4" w:space="0"/>
              <w:left w:val="single" w:color="000000" w:sz="4" w:space="0"/>
              <w:bottom w:val="single" w:color="000000" w:sz="4" w:space="0"/>
              <w:right w:val="single" w:color="000000" w:sz="4" w:space="0"/>
            </w:tcBorders>
            <w:noWrap/>
            <w:vAlign w:val="center"/>
          </w:tcPr>
          <w:p w14:paraId="2FFE9E71">
            <w:pPr>
              <w:widowControl/>
              <w:spacing w:line="240" w:lineRule="auto"/>
              <w:jc w:val="center"/>
              <w:rPr>
                <w:b/>
                <w:bCs/>
                <w:color w:val="000000"/>
                <w:kern w:val="0"/>
                <w:sz w:val="22"/>
                <w:szCs w:val="22"/>
              </w:rPr>
            </w:pPr>
            <w:r>
              <w:rPr>
                <w:b/>
                <w:bCs/>
                <w:color w:val="000000"/>
                <w:kern w:val="0"/>
                <w:sz w:val="22"/>
                <w:szCs w:val="22"/>
              </w:rPr>
              <w:t>5</w:t>
            </w:r>
          </w:p>
        </w:tc>
        <w:tc>
          <w:tcPr>
            <w:tcW w:w="366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6111BEF">
            <w:pPr>
              <w:widowControl/>
              <w:spacing w:line="240" w:lineRule="auto"/>
              <w:jc w:val="center"/>
              <w:rPr>
                <w:rFonts w:ascii="仿宋" w:hAnsi="仿宋" w:eastAsia="仿宋" w:cs="宋体"/>
                <w:b/>
                <w:bCs/>
                <w:color w:val="000000"/>
                <w:kern w:val="0"/>
                <w:sz w:val="22"/>
                <w:szCs w:val="22"/>
              </w:rPr>
            </w:pPr>
            <w:r>
              <w:rPr>
                <w:rFonts w:ascii="仿宋" w:hAnsi="仿宋" w:eastAsia="仿宋" w:cs="宋体"/>
                <w:b/>
                <w:bCs/>
                <w:color w:val="000000"/>
                <w:kern w:val="0"/>
                <w:sz w:val="22"/>
                <w:szCs w:val="22"/>
              </w:rPr>
              <w:t>数据、安全、服务等运营人工成本（7人）</w:t>
            </w:r>
          </w:p>
        </w:tc>
        <w:tc>
          <w:tcPr>
            <w:tcW w:w="115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9697338">
            <w:pPr>
              <w:widowControl/>
              <w:spacing w:line="240" w:lineRule="auto"/>
              <w:jc w:val="center"/>
              <w:rPr>
                <w:rFonts w:ascii="仿宋" w:hAnsi="仿宋" w:eastAsia="仿宋" w:cs="宋体"/>
                <w:b/>
                <w:bCs/>
                <w:color w:val="000000"/>
                <w:kern w:val="0"/>
                <w:sz w:val="22"/>
                <w:szCs w:val="22"/>
              </w:rPr>
            </w:pPr>
          </w:p>
        </w:tc>
        <w:tc>
          <w:tcPr>
            <w:tcW w:w="118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760B8E">
            <w:pPr>
              <w:widowControl/>
              <w:spacing w:line="240" w:lineRule="auto"/>
              <w:jc w:val="center"/>
              <w:rPr>
                <w:rFonts w:hint="eastAsia" w:eastAsia="宋体"/>
                <w:b/>
                <w:bCs/>
                <w:color w:val="000000"/>
                <w:kern w:val="0"/>
                <w:sz w:val="22"/>
                <w:szCs w:val="22"/>
                <w:lang w:eastAsia="zh-CN"/>
              </w:rPr>
            </w:pPr>
            <w:r>
              <w:rPr>
                <w:b/>
                <w:bCs/>
                <w:color w:val="000000"/>
                <w:kern w:val="0"/>
                <w:sz w:val="22"/>
                <w:szCs w:val="22"/>
              </w:rPr>
              <w:t>700.00</w:t>
            </w:r>
            <w:del w:id="753" w:author="cc" w:date="2026-05-23T12:56:49Z">
              <w:r>
                <w:rPr>
                  <w:b/>
                  <w:bCs/>
                  <w:color w:val="000000"/>
                  <w:kern w:val="0"/>
                  <w:sz w:val="22"/>
                  <w:szCs w:val="22"/>
                </w:rPr>
                <w:delText xml:space="preserve"> </w:delText>
              </w:r>
            </w:del>
          </w:p>
        </w:tc>
        <w:tc>
          <w:tcPr>
            <w:tcW w:w="12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A602C2">
            <w:pPr>
              <w:widowControl/>
              <w:spacing w:line="240" w:lineRule="auto"/>
              <w:jc w:val="center"/>
              <w:rPr>
                <w:b/>
                <w:bCs/>
                <w:color w:val="000000"/>
                <w:kern w:val="0"/>
                <w:sz w:val="22"/>
                <w:szCs w:val="22"/>
              </w:rPr>
            </w:pPr>
          </w:p>
        </w:tc>
        <w:tc>
          <w:tcPr>
            <w:tcW w:w="136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FC47A7B">
            <w:pPr>
              <w:widowControl/>
              <w:spacing w:line="240" w:lineRule="auto"/>
              <w:jc w:val="center"/>
              <w:rPr>
                <w:rFonts w:hint="eastAsia" w:eastAsia="宋体"/>
                <w:b/>
                <w:bCs/>
                <w:color w:val="000000"/>
                <w:kern w:val="0"/>
                <w:sz w:val="22"/>
                <w:szCs w:val="22"/>
                <w:lang w:eastAsia="zh-CN"/>
              </w:rPr>
            </w:pPr>
            <w:r>
              <w:rPr>
                <w:b/>
                <w:bCs/>
                <w:color w:val="000000"/>
                <w:kern w:val="0"/>
                <w:sz w:val="22"/>
                <w:szCs w:val="22"/>
              </w:rPr>
              <w:t>140.00</w:t>
            </w:r>
            <w:del w:id="754" w:author="cc" w:date="2026-05-23T12:56:49Z">
              <w:r>
                <w:rPr>
                  <w:b/>
                  <w:bCs/>
                  <w:color w:val="000000"/>
                  <w:kern w:val="0"/>
                  <w:sz w:val="22"/>
                  <w:szCs w:val="22"/>
                </w:rPr>
                <w:delText xml:space="preserve"> </w:delText>
              </w:r>
            </w:del>
          </w:p>
        </w:tc>
        <w:tc>
          <w:tcPr>
            <w:tcW w:w="140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9BAEC0">
            <w:pPr>
              <w:widowControl/>
              <w:spacing w:line="240" w:lineRule="auto"/>
              <w:jc w:val="center"/>
              <w:rPr>
                <w:rFonts w:hint="eastAsia" w:eastAsia="宋体"/>
                <w:b/>
                <w:bCs/>
                <w:color w:val="000000"/>
                <w:kern w:val="0"/>
                <w:sz w:val="22"/>
                <w:szCs w:val="22"/>
                <w:lang w:eastAsia="zh-CN"/>
              </w:rPr>
            </w:pPr>
            <w:r>
              <w:rPr>
                <w:b/>
                <w:bCs/>
                <w:color w:val="000000"/>
                <w:kern w:val="0"/>
                <w:sz w:val="22"/>
                <w:szCs w:val="22"/>
              </w:rPr>
              <w:t>140.00</w:t>
            </w:r>
            <w:del w:id="755" w:author="cc" w:date="2026-05-23T12:56:49Z">
              <w:r>
                <w:rPr>
                  <w:b/>
                  <w:bCs/>
                  <w:color w:val="000000"/>
                  <w:kern w:val="0"/>
                  <w:sz w:val="22"/>
                  <w:szCs w:val="22"/>
                </w:rPr>
                <w:delText xml:space="preserve"> </w:delText>
              </w:r>
            </w:del>
          </w:p>
        </w:tc>
        <w:tc>
          <w:tcPr>
            <w:tcW w:w="140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8BF581">
            <w:pPr>
              <w:widowControl/>
              <w:spacing w:line="240" w:lineRule="auto"/>
              <w:jc w:val="center"/>
              <w:rPr>
                <w:rFonts w:hint="eastAsia" w:eastAsia="宋体"/>
                <w:b/>
                <w:bCs/>
                <w:color w:val="000000"/>
                <w:kern w:val="0"/>
                <w:sz w:val="22"/>
                <w:szCs w:val="22"/>
                <w:lang w:eastAsia="zh-CN"/>
              </w:rPr>
            </w:pPr>
            <w:r>
              <w:rPr>
                <w:b/>
                <w:bCs/>
                <w:color w:val="000000"/>
                <w:kern w:val="0"/>
                <w:sz w:val="22"/>
                <w:szCs w:val="22"/>
              </w:rPr>
              <w:t>140.00</w:t>
            </w:r>
            <w:del w:id="756" w:author="cc" w:date="2026-05-23T12:56:49Z">
              <w:r>
                <w:rPr>
                  <w:b/>
                  <w:bCs/>
                  <w:color w:val="000000"/>
                  <w:kern w:val="0"/>
                  <w:sz w:val="22"/>
                  <w:szCs w:val="22"/>
                </w:rPr>
                <w:delText xml:space="preserve"> </w:delText>
              </w:r>
            </w:del>
          </w:p>
        </w:tc>
        <w:tc>
          <w:tcPr>
            <w:tcW w:w="12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565C6E">
            <w:pPr>
              <w:widowControl/>
              <w:spacing w:line="240" w:lineRule="auto"/>
              <w:jc w:val="center"/>
              <w:rPr>
                <w:rFonts w:hint="eastAsia" w:eastAsia="宋体"/>
                <w:b/>
                <w:bCs/>
                <w:color w:val="000000"/>
                <w:kern w:val="0"/>
                <w:sz w:val="22"/>
                <w:szCs w:val="22"/>
                <w:lang w:eastAsia="zh-CN"/>
              </w:rPr>
            </w:pPr>
            <w:r>
              <w:rPr>
                <w:b/>
                <w:bCs/>
                <w:color w:val="000000"/>
                <w:kern w:val="0"/>
                <w:sz w:val="22"/>
                <w:szCs w:val="22"/>
              </w:rPr>
              <w:t>140.00</w:t>
            </w:r>
            <w:del w:id="757" w:author="cc" w:date="2026-05-23T12:56:49Z">
              <w:r>
                <w:rPr>
                  <w:b/>
                  <w:bCs/>
                  <w:color w:val="000000"/>
                  <w:kern w:val="0"/>
                  <w:sz w:val="22"/>
                  <w:szCs w:val="22"/>
                </w:rPr>
                <w:delText xml:space="preserve"> </w:delText>
              </w:r>
            </w:del>
          </w:p>
        </w:tc>
        <w:tc>
          <w:tcPr>
            <w:tcW w:w="124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24F0DB">
            <w:pPr>
              <w:widowControl/>
              <w:spacing w:line="240" w:lineRule="auto"/>
              <w:jc w:val="center"/>
              <w:rPr>
                <w:rFonts w:hint="eastAsia" w:eastAsia="宋体"/>
                <w:b/>
                <w:bCs/>
                <w:color w:val="000000"/>
                <w:kern w:val="0"/>
                <w:sz w:val="22"/>
                <w:szCs w:val="22"/>
                <w:lang w:eastAsia="zh-CN"/>
              </w:rPr>
            </w:pPr>
            <w:r>
              <w:rPr>
                <w:b/>
                <w:bCs/>
                <w:color w:val="000000"/>
                <w:kern w:val="0"/>
                <w:sz w:val="22"/>
                <w:szCs w:val="22"/>
              </w:rPr>
              <w:t>140.00</w:t>
            </w:r>
            <w:del w:id="758" w:author="cc" w:date="2026-05-23T12:56:49Z">
              <w:r>
                <w:rPr>
                  <w:b/>
                  <w:bCs/>
                  <w:color w:val="000000"/>
                  <w:kern w:val="0"/>
                  <w:sz w:val="22"/>
                  <w:szCs w:val="22"/>
                </w:rPr>
                <w:delText xml:space="preserve"> </w:delText>
              </w:r>
            </w:del>
          </w:p>
        </w:tc>
      </w:tr>
      <w:tr w14:paraId="60E0BF09">
        <w:trPr>
          <w:trHeight w:val="288" w:hRule="atLeast"/>
        </w:trPr>
        <w:tc>
          <w:tcPr>
            <w:tcW w:w="832" w:type="dxa"/>
            <w:tcBorders>
              <w:top w:val="single" w:color="000000" w:sz="4" w:space="0"/>
              <w:left w:val="single" w:color="000000" w:sz="4" w:space="0"/>
              <w:bottom w:val="single" w:color="000000" w:sz="4" w:space="0"/>
              <w:right w:val="single" w:color="000000" w:sz="4" w:space="0"/>
            </w:tcBorders>
            <w:noWrap/>
            <w:vAlign w:val="center"/>
          </w:tcPr>
          <w:p w14:paraId="1576B30A">
            <w:pPr>
              <w:widowControl/>
              <w:spacing w:line="240" w:lineRule="auto"/>
              <w:jc w:val="center"/>
              <w:rPr>
                <w:b/>
                <w:bCs/>
                <w:color w:val="000000"/>
                <w:kern w:val="0"/>
                <w:sz w:val="22"/>
                <w:szCs w:val="22"/>
              </w:rPr>
            </w:pPr>
            <w:r>
              <w:rPr>
                <w:b/>
                <w:bCs/>
                <w:color w:val="000000"/>
                <w:kern w:val="0"/>
                <w:sz w:val="22"/>
                <w:szCs w:val="22"/>
              </w:rPr>
              <w:t>6</w:t>
            </w:r>
          </w:p>
        </w:tc>
        <w:tc>
          <w:tcPr>
            <w:tcW w:w="366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5BF55FC">
            <w:pPr>
              <w:widowControl/>
              <w:spacing w:line="240" w:lineRule="auto"/>
              <w:jc w:val="center"/>
              <w:rPr>
                <w:b/>
                <w:bCs/>
                <w:color w:val="000000"/>
                <w:kern w:val="0"/>
                <w:sz w:val="22"/>
                <w:szCs w:val="22"/>
              </w:rPr>
            </w:pPr>
            <w:r>
              <w:rPr>
                <w:rFonts w:ascii="仿宋" w:hAnsi="仿宋" w:eastAsia="仿宋"/>
                <w:b/>
                <w:bCs/>
                <w:color w:val="000000"/>
                <w:kern w:val="0"/>
                <w:sz w:val="22"/>
                <w:szCs w:val="22"/>
              </w:rPr>
              <w:t>合计</w:t>
            </w:r>
          </w:p>
        </w:tc>
        <w:tc>
          <w:tcPr>
            <w:tcW w:w="115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85265BD">
            <w:pPr>
              <w:widowControl/>
              <w:spacing w:line="240" w:lineRule="auto"/>
              <w:jc w:val="center"/>
              <w:rPr>
                <w:b/>
                <w:bCs/>
                <w:color w:val="000000"/>
                <w:kern w:val="0"/>
                <w:sz w:val="22"/>
                <w:szCs w:val="22"/>
              </w:rPr>
            </w:pPr>
          </w:p>
        </w:tc>
        <w:tc>
          <w:tcPr>
            <w:tcW w:w="118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15B830">
            <w:pPr>
              <w:widowControl/>
              <w:spacing w:line="240" w:lineRule="auto"/>
              <w:jc w:val="center"/>
              <w:rPr>
                <w:rFonts w:hint="eastAsia" w:eastAsia="宋体"/>
                <w:b/>
                <w:bCs/>
                <w:color w:val="000000"/>
                <w:kern w:val="0"/>
                <w:sz w:val="22"/>
                <w:szCs w:val="22"/>
                <w:lang w:eastAsia="zh-CN"/>
              </w:rPr>
            </w:pPr>
            <w:r>
              <w:rPr>
                <w:b/>
                <w:bCs/>
                <w:color w:val="000000"/>
                <w:kern w:val="0"/>
                <w:sz w:val="22"/>
                <w:szCs w:val="22"/>
              </w:rPr>
              <w:t>2833.42</w:t>
            </w:r>
            <w:del w:id="759" w:author="cc" w:date="2026-05-23T12:56:49Z">
              <w:r>
                <w:rPr>
                  <w:b/>
                  <w:bCs/>
                  <w:color w:val="000000"/>
                  <w:kern w:val="0"/>
                  <w:sz w:val="22"/>
                  <w:szCs w:val="22"/>
                </w:rPr>
                <w:delText xml:space="preserve"> </w:delText>
              </w:r>
            </w:del>
          </w:p>
        </w:tc>
        <w:tc>
          <w:tcPr>
            <w:tcW w:w="12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847C993">
            <w:pPr>
              <w:widowControl/>
              <w:spacing w:line="240" w:lineRule="auto"/>
              <w:jc w:val="center"/>
              <w:rPr>
                <w:b/>
                <w:bCs/>
                <w:color w:val="000000"/>
                <w:kern w:val="0"/>
                <w:sz w:val="22"/>
                <w:szCs w:val="22"/>
              </w:rPr>
            </w:pPr>
          </w:p>
        </w:tc>
        <w:tc>
          <w:tcPr>
            <w:tcW w:w="136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0CF8D3">
            <w:pPr>
              <w:widowControl/>
              <w:spacing w:line="240" w:lineRule="auto"/>
              <w:jc w:val="center"/>
              <w:rPr>
                <w:rFonts w:hint="eastAsia" w:eastAsia="宋体"/>
                <w:b/>
                <w:bCs/>
                <w:color w:val="000000"/>
                <w:kern w:val="0"/>
                <w:sz w:val="22"/>
                <w:szCs w:val="22"/>
                <w:lang w:eastAsia="zh-CN"/>
              </w:rPr>
            </w:pPr>
            <w:r>
              <w:rPr>
                <w:b/>
                <w:bCs/>
                <w:color w:val="000000"/>
                <w:kern w:val="0"/>
                <w:sz w:val="22"/>
                <w:szCs w:val="22"/>
              </w:rPr>
              <w:t>153.50</w:t>
            </w:r>
            <w:del w:id="760" w:author="cc" w:date="2026-05-23T12:56:49Z">
              <w:r>
                <w:rPr>
                  <w:b/>
                  <w:bCs/>
                  <w:color w:val="000000"/>
                  <w:kern w:val="0"/>
                  <w:sz w:val="22"/>
                  <w:szCs w:val="22"/>
                </w:rPr>
                <w:delText xml:space="preserve"> </w:delText>
              </w:r>
            </w:del>
          </w:p>
        </w:tc>
        <w:tc>
          <w:tcPr>
            <w:tcW w:w="140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B28A1F">
            <w:pPr>
              <w:widowControl/>
              <w:spacing w:line="240" w:lineRule="auto"/>
              <w:jc w:val="center"/>
              <w:rPr>
                <w:rFonts w:hint="eastAsia" w:eastAsia="宋体"/>
                <w:b/>
                <w:bCs/>
                <w:color w:val="000000"/>
                <w:kern w:val="0"/>
                <w:sz w:val="22"/>
                <w:szCs w:val="22"/>
                <w:lang w:eastAsia="zh-CN"/>
              </w:rPr>
            </w:pPr>
            <w:r>
              <w:rPr>
                <w:b/>
                <w:bCs/>
                <w:color w:val="000000"/>
                <w:kern w:val="0"/>
                <w:sz w:val="22"/>
                <w:szCs w:val="22"/>
              </w:rPr>
              <w:t>669.98</w:t>
            </w:r>
            <w:del w:id="761" w:author="cc" w:date="2026-05-23T12:56:49Z">
              <w:r>
                <w:rPr>
                  <w:b/>
                  <w:bCs/>
                  <w:color w:val="000000"/>
                  <w:kern w:val="0"/>
                  <w:sz w:val="22"/>
                  <w:szCs w:val="22"/>
                </w:rPr>
                <w:delText xml:space="preserve"> </w:delText>
              </w:r>
            </w:del>
          </w:p>
        </w:tc>
        <w:tc>
          <w:tcPr>
            <w:tcW w:w="140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69AE6F">
            <w:pPr>
              <w:widowControl/>
              <w:spacing w:line="240" w:lineRule="auto"/>
              <w:jc w:val="center"/>
              <w:rPr>
                <w:rFonts w:hint="eastAsia" w:eastAsia="宋体"/>
                <w:b/>
                <w:bCs/>
                <w:color w:val="000000"/>
                <w:kern w:val="0"/>
                <w:sz w:val="22"/>
                <w:szCs w:val="22"/>
                <w:lang w:eastAsia="zh-CN"/>
              </w:rPr>
            </w:pPr>
            <w:r>
              <w:rPr>
                <w:b/>
                <w:bCs/>
                <w:color w:val="000000"/>
                <w:kern w:val="0"/>
                <w:sz w:val="22"/>
                <w:szCs w:val="22"/>
              </w:rPr>
              <w:t>669.98</w:t>
            </w:r>
            <w:del w:id="762" w:author="cc" w:date="2026-05-23T12:56:49Z">
              <w:r>
                <w:rPr>
                  <w:b/>
                  <w:bCs/>
                  <w:color w:val="000000"/>
                  <w:kern w:val="0"/>
                  <w:sz w:val="22"/>
                  <w:szCs w:val="22"/>
                </w:rPr>
                <w:delText xml:space="preserve"> </w:delText>
              </w:r>
            </w:del>
          </w:p>
        </w:tc>
        <w:tc>
          <w:tcPr>
            <w:tcW w:w="12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55DD2B">
            <w:pPr>
              <w:widowControl/>
              <w:spacing w:line="240" w:lineRule="auto"/>
              <w:jc w:val="center"/>
              <w:rPr>
                <w:rFonts w:hint="eastAsia" w:eastAsia="宋体"/>
                <w:b/>
                <w:bCs/>
                <w:color w:val="000000"/>
                <w:kern w:val="0"/>
                <w:sz w:val="22"/>
                <w:szCs w:val="22"/>
                <w:lang w:eastAsia="zh-CN"/>
              </w:rPr>
            </w:pPr>
            <w:r>
              <w:rPr>
                <w:b/>
                <w:bCs/>
                <w:color w:val="000000"/>
                <w:kern w:val="0"/>
                <w:sz w:val="22"/>
                <w:szCs w:val="22"/>
              </w:rPr>
              <w:t>669.98</w:t>
            </w:r>
            <w:del w:id="763" w:author="cc" w:date="2026-05-23T12:56:49Z">
              <w:r>
                <w:rPr>
                  <w:b/>
                  <w:bCs/>
                  <w:color w:val="000000"/>
                  <w:kern w:val="0"/>
                  <w:sz w:val="22"/>
                  <w:szCs w:val="22"/>
                </w:rPr>
                <w:delText xml:space="preserve"> </w:delText>
              </w:r>
            </w:del>
          </w:p>
        </w:tc>
        <w:tc>
          <w:tcPr>
            <w:tcW w:w="124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12BCC5">
            <w:pPr>
              <w:widowControl/>
              <w:spacing w:line="240" w:lineRule="auto"/>
              <w:jc w:val="center"/>
              <w:rPr>
                <w:rFonts w:hint="eastAsia" w:eastAsia="宋体"/>
                <w:b/>
                <w:bCs/>
                <w:color w:val="000000"/>
                <w:kern w:val="0"/>
                <w:sz w:val="22"/>
                <w:szCs w:val="22"/>
                <w:lang w:eastAsia="zh-CN"/>
              </w:rPr>
            </w:pPr>
            <w:r>
              <w:rPr>
                <w:b/>
                <w:bCs/>
                <w:color w:val="000000"/>
                <w:kern w:val="0"/>
                <w:sz w:val="22"/>
                <w:szCs w:val="22"/>
              </w:rPr>
              <w:t>669.98</w:t>
            </w:r>
            <w:del w:id="764" w:author="cc" w:date="2026-05-23T12:56:49Z">
              <w:r>
                <w:rPr>
                  <w:b/>
                  <w:bCs/>
                  <w:color w:val="000000"/>
                  <w:kern w:val="0"/>
                  <w:sz w:val="22"/>
                  <w:szCs w:val="22"/>
                </w:rPr>
                <w:delText xml:space="preserve"> </w:delText>
              </w:r>
            </w:del>
          </w:p>
        </w:tc>
      </w:tr>
    </w:tbl>
    <w:p w14:paraId="2CF54EF9"/>
    <w:p w14:paraId="06E33F1D">
      <w:pPr>
        <w:rPr>
          <w:rFonts w:hint="eastAsia"/>
        </w:rPr>
      </w:pPr>
    </w:p>
    <w:p w14:paraId="1B11BE9D"/>
    <w:p w14:paraId="12CA4C81"/>
    <w:p w14:paraId="75E59E91"/>
    <w:p w14:paraId="0501193D"/>
    <w:p w14:paraId="1631F6AE"/>
    <w:p w14:paraId="15D1298F">
      <w:pPr>
        <w:numPr>
          <w:ilvl w:val="0"/>
          <w:numId w:val="15"/>
        </w:numPr>
      </w:pPr>
      <w:r>
        <w:rPr>
          <w:rFonts w:hint="eastAsia"/>
          <w:b/>
          <w:bCs/>
        </w:rPr>
        <w:t>计算期项目总成本</w:t>
      </w:r>
    </w:p>
    <w:p w14:paraId="14341D35">
      <w:pPr>
        <w:pStyle w:val="10"/>
        <w:jc w:val="center"/>
      </w:pPr>
      <w:r>
        <w:rPr>
          <w:rFonts w:hint="eastAsia"/>
        </w:rPr>
        <w:t>表计算期项目总成本估算表</w:t>
      </w:r>
    </w:p>
    <w:tbl>
      <w:tblPr>
        <w:tblStyle w:val="20"/>
        <w:tblW w:w="13272" w:type="dxa"/>
        <w:tblInd w:w="113" w:type="dxa"/>
        <w:tblLayout w:type="autofit"/>
        <w:tblCellMar>
          <w:top w:w="0" w:type="dxa"/>
          <w:left w:w="108" w:type="dxa"/>
          <w:bottom w:w="0" w:type="dxa"/>
          <w:right w:w="108" w:type="dxa"/>
        </w:tblCellMar>
      </w:tblPr>
      <w:tblGrid>
        <w:gridCol w:w="832"/>
        <w:gridCol w:w="3769"/>
        <w:gridCol w:w="1187"/>
        <w:gridCol w:w="1198"/>
        <w:gridCol w:w="1253"/>
        <w:gridCol w:w="1328"/>
        <w:gridCol w:w="1199"/>
        <w:gridCol w:w="1296"/>
        <w:gridCol w:w="1210"/>
      </w:tblGrid>
      <w:tr w14:paraId="64E228B0">
        <w:trPr>
          <w:trHeight w:val="288" w:hRule="atLeast"/>
        </w:trPr>
        <w:tc>
          <w:tcPr>
            <w:tcW w:w="832" w:type="dxa"/>
            <w:vMerge w:val="restart"/>
            <w:tcBorders>
              <w:top w:val="single" w:color="000000" w:sz="4" w:space="0"/>
              <w:left w:val="single" w:color="000000" w:sz="4" w:space="0"/>
              <w:bottom w:val="single" w:color="000000" w:sz="4" w:space="0"/>
              <w:right w:val="single" w:color="000000" w:sz="4" w:space="0"/>
            </w:tcBorders>
            <w:noWrap/>
            <w:vAlign w:val="center"/>
          </w:tcPr>
          <w:p w14:paraId="5B4D9377">
            <w:pPr>
              <w:widowControl/>
              <w:spacing w:line="240" w:lineRule="auto"/>
              <w:jc w:val="center"/>
              <w:rPr>
                <w:b/>
                <w:bCs/>
                <w:color w:val="000000"/>
                <w:kern w:val="0"/>
                <w:sz w:val="22"/>
                <w:szCs w:val="22"/>
              </w:rPr>
            </w:pPr>
            <w:r>
              <w:rPr>
                <w:rFonts w:ascii="仿宋" w:hAnsi="仿宋" w:eastAsia="仿宋"/>
                <w:b/>
                <w:bCs/>
                <w:color w:val="000000"/>
                <w:kern w:val="0"/>
                <w:sz w:val="22"/>
                <w:szCs w:val="22"/>
              </w:rPr>
              <w:t>序号</w:t>
            </w:r>
          </w:p>
        </w:tc>
        <w:tc>
          <w:tcPr>
            <w:tcW w:w="3769" w:type="dxa"/>
            <w:vMerge w:val="restart"/>
            <w:tcBorders>
              <w:top w:val="single" w:color="000000" w:sz="4" w:space="0"/>
              <w:left w:val="single" w:color="000000" w:sz="4" w:space="0"/>
              <w:bottom w:val="single" w:color="000000" w:sz="4" w:space="0"/>
              <w:right w:val="single" w:color="000000" w:sz="4" w:space="0"/>
            </w:tcBorders>
            <w:noWrap/>
            <w:vAlign w:val="center"/>
          </w:tcPr>
          <w:p w14:paraId="4A1F2834">
            <w:pPr>
              <w:widowControl/>
              <w:spacing w:line="240" w:lineRule="auto"/>
              <w:jc w:val="center"/>
              <w:rPr>
                <w:b/>
                <w:bCs/>
                <w:color w:val="000000"/>
                <w:kern w:val="0"/>
                <w:sz w:val="22"/>
                <w:szCs w:val="22"/>
              </w:rPr>
            </w:pPr>
            <w:r>
              <w:rPr>
                <w:rFonts w:ascii="仿宋" w:hAnsi="仿宋" w:eastAsia="仿宋"/>
                <w:b/>
                <w:bCs/>
                <w:color w:val="000000"/>
                <w:kern w:val="0"/>
                <w:sz w:val="22"/>
                <w:szCs w:val="22"/>
              </w:rPr>
              <w:t>项目</w:t>
            </w:r>
          </w:p>
        </w:tc>
        <w:tc>
          <w:tcPr>
            <w:tcW w:w="1187" w:type="dxa"/>
            <w:vMerge w:val="restart"/>
            <w:tcBorders>
              <w:top w:val="single" w:color="000000" w:sz="4" w:space="0"/>
              <w:left w:val="single" w:color="000000" w:sz="4" w:space="0"/>
              <w:bottom w:val="single" w:color="000000" w:sz="4" w:space="0"/>
              <w:right w:val="single" w:color="000000" w:sz="4" w:space="0"/>
            </w:tcBorders>
            <w:vAlign w:val="center"/>
          </w:tcPr>
          <w:p w14:paraId="285622EA">
            <w:pPr>
              <w:widowControl/>
              <w:spacing w:line="240" w:lineRule="auto"/>
              <w:jc w:val="center"/>
              <w:rPr>
                <w:b/>
                <w:bCs/>
                <w:color w:val="000000"/>
                <w:kern w:val="0"/>
                <w:sz w:val="22"/>
                <w:szCs w:val="22"/>
              </w:rPr>
            </w:pPr>
            <w:r>
              <w:rPr>
                <w:rFonts w:ascii="仿宋" w:hAnsi="仿宋" w:eastAsia="仿宋"/>
                <w:b/>
                <w:bCs/>
                <w:color w:val="000000"/>
                <w:kern w:val="0"/>
                <w:sz w:val="22"/>
                <w:szCs w:val="22"/>
              </w:rPr>
              <w:t>合计</w:t>
            </w:r>
            <w:r>
              <w:rPr>
                <w:b/>
                <w:bCs/>
                <w:color w:val="000000"/>
                <w:kern w:val="0"/>
                <w:sz w:val="22"/>
                <w:szCs w:val="22"/>
              </w:rPr>
              <w:br w:type="textWrapping"/>
            </w:r>
            <w:r>
              <w:rPr>
                <w:rFonts w:ascii="仿宋" w:hAnsi="仿宋" w:eastAsia="仿宋"/>
                <w:b/>
                <w:bCs/>
                <w:color w:val="000000"/>
                <w:kern w:val="0"/>
                <w:sz w:val="22"/>
                <w:szCs w:val="22"/>
              </w:rPr>
              <w:t>（万元）</w:t>
            </w:r>
          </w:p>
        </w:tc>
        <w:tc>
          <w:tcPr>
            <w:tcW w:w="1198" w:type="dxa"/>
            <w:vMerge w:val="restart"/>
            <w:tcBorders>
              <w:top w:val="single" w:color="000000" w:sz="4" w:space="0"/>
              <w:left w:val="single" w:color="000000" w:sz="4" w:space="0"/>
              <w:bottom w:val="single" w:color="000000" w:sz="4" w:space="0"/>
              <w:right w:val="single" w:color="000000" w:sz="4" w:space="0"/>
            </w:tcBorders>
            <w:vAlign w:val="center"/>
          </w:tcPr>
          <w:p w14:paraId="0B86448D">
            <w:pPr>
              <w:widowControl/>
              <w:spacing w:line="240" w:lineRule="auto"/>
              <w:jc w:val="center"/>
              <w:rPr>
                <w:rFonts w:ascii="仿宋" w:hAnsi="仿宋" w:eastAsia="仿宋" w:cs="宋体"/>
                <w:b/>
                <w:bCs/>
                <w:color w:val="000000"/>
                <w:kern w:val="0"/>
                <w:sz w:val="22"/>
                <w:szCs w:val="22"/>
              </w:rPr>
            </w:pPr>
            <w:r>
              <w:rPr>
                <w:rFonts w:ascii="仿宋" w:hAnsi="仿宋" w:eastAsia="仿宋" w:cs="宋体"/>
                <w:b/>
                <w:bCs/>
                <w:color w:val="000000"/>
                <w:kern w:val="0"/>
                <w:sz w:val="22"/>
                <w:szCs w:val="22"/>
              </w:rPr>
              <w:t>建设期</w:t>
            </w:r>
            <w:r>
              <w:rPr>
                <w:rFonts w:eastAsia="仿宋"/>
                <w:b/>
                <w:bCs/>
                <w:color w:val="000000"/>
                <w:kern w:val="0"/>
                <w:sz w:val="22"/>
                <w:szCs w:val="22"/>
              </w:rPr>
              <w:br w:type="textWrapping"/>
            </w:r>
            <w:r>
              <w:rPr>
                <w:rFonts w:ascii="仿宋" w:hAnsi="仿宋" w:eastAsia="仿宋" w:cs="宋体"/>
                <w:b/>
                <w:bCs/>
                <w:color w:val="000000"/>
                <w:kern w:val="0"/>
                <w:sz w:val="22"/>
                <w:szCs w:val="22"/>
              </w:rPr>
              <w:t>（</w:t>
            </w:r>
            <w:r>
              <w:rPr>
                <w:rFonts w:eastAsia="仿宋"/>
                <w:b/>
                <w:bCs/>
                <w:color w:val="000000"/>
                <w:kern w:val="0"/>
                <w:sz w:val="22"/>
                <w:szCs w:val="22"/>
              </w:rPr>
              <w:t>5</w:t>
            </w:r>
            <w:r>
              <w:rPr>
                <w:rFonts w:ascii="仿宋" w:hAnsi="仿宋" w:eastAsia="仿宋" w:cs="宋体"/>
                <w:b/>
                <w:bCs/>
                <w:color w:val="000000"/>
                <w:kern w:val="0"/>
                <w:sz w:val="22"/>
                <w:szCs w:val="22"/>
              </w:rPr>
              <w:t>个月）</w:t>
            </w:r>
          </w:p>
        </w:tc>
        <w:tc>
          <w:tcPr>
            <w:tcW w:w="6286" w:type="dxa"/>
            <w:gridSpan w:val="5"/>
            <w:tcBorders>
              <w:top w:val="single" w:color="000000" w:sz="4" w:space="0"/>
              <w:left w:val="single" w:color="000000" w:sz="4" w:space="0"/>
              <w:bottom w:val="single" w:color="000000" w:sz="4" w:space="0"/>
              <w:right w:val="single" w:color="000000" w:sz="4" w:space="0"/>
            </w:tcBorders>
            <w:noWrap/>
            <w:vAlign w:val="center"/>
          </w:tcPr>
          <w:p w14:paraId="39008B06">
            <w:pPr>
              <w:widowControl/>
              <w:spacing w:line="240" w:lineRule="auto"/>
              <w:jc w:val="center"/>
              <w:rPr>
                <w:b/>
                <w:bCs/>
                <w:color w:val="000000"/>
                <w:kern w:val="0"/>
                <w:sz w:val="22"/>
                <w:szCs w:val="22"/>
              </w:rPr>
            </w:pPr>
            <w:r>
              <w:rPr>
                <w:rFonts w:ascii="仿宋" w:hAnsi="仿宋" w:eastAsia="仿宋"/>
                <w:b/>
                <w:bCs/>
                <w:color w:val="000000"/>
                <w:kern w:val="0"/>
                <w:sz w:val="22"/>
                <w:szCs w:val="22"/>
              </w:rPr>
              <w:t>运营期</w:t>
            </w:r>
          </w:p>
        </w:tc>
      </w:tr>
      <w:tr w14:paraId="5B73470E">
        <w:trPr>
          <w:trHeight w:val="480" w:hRule="atLeast"/>
        </w:trPr>
        <w:tc>
          <w:tcPr>
            <w:tcW w:w="832" w:type="dxa"/>
            <w:vMerge w:val="continue"/>
            <w:tcBorders>
              <w:top w:val="single" w:color="000000" w:sz="4" w:space="0"/>
              <w:left w:val="single" w:color="000000" w:sz="4" w:space="0"/>
              <w:bottom w:val="single" w:color="000000" w:sz="4" w:space="0"/>
              <w:right w:val="single" w:color="000000" w:sz="4" w:space="0"/>
            </w:tcBorders>
            <w:vAlign w:val="center"/>
          </w:tcPr>
          <w:p w14:paraId="533FDB07">
            <w:pPr>
              <w:widowControl/>
              <w:spacing w:line="240" w:lineRule="auto"/>
              <w:jc w:val="left"/>
              <w:rPr>
                <w:b/>
                <w:bCs/>
                <w:color w:val="000000"/>
                <w:kern w:val="0"/>
                <w:sz w:val="22"/>
                <w:szCs w:val="22"/>
              </w:rPr>
            </w:pPr>
          </w:p>
        </w:tc>
        <w:tc>
          <w:tcPr>
            <w:tcW w:w="3769" w:type="dxa"/>
            <w:vMerge w:val="continue"/>
            <w:tcBorders>
              <w:top w:val="single" w:color="000000" w:sz="4" w:space="0"/>
              <w:left w:val="single" w:color="000000" w:sz="4" w:space="0"/>
              <w:bottom w:val="single" w:color="000000" w:sz="4" w:space="0"/>
              <w:right w:val="single" w:color="000000" w:sz="4" w:space="0"/>
            </w:tcBorders>
            <w:vAlign w:val="center"/>
          </w:tcPr>
          <w:p w14:paraId="53C27562">
            <w:pPr>
              <w:widowControl/>
              <w:spacing w:line="240" w:lineRule="auto"/>
              <w:jc w:val="left"/>
              <w:rPr>
                <w:b/>
                <w:bCs/>
                <w:color w:val="000000"/>
                <w:kern w:val="0"/>
                <w:sz w:val="22"/>
                <w:szCs w:val="22"/>
              </w:rPr>
            </w:pPr>
          </w:p>
        </w:tc>
        <w:tc>
          <w:tcPr>
            <w:tcW w:w="1187" w:type="dxa"/>
            <w:vMerge w:val="continue"/>
            <w:tcBorders>
              <w:top w:val="single" w:color="000000" w:sz="4" w:space="0"/>
              <w:left w:val="single" w:color="000000" w:sz="4" w:space="0"/>
              <w:bottom w:val="single" w:color="000000" w:sz="4" w:space="0"/>
              <w:right w:val="single" w:color="000000" w:sz="4" w:space="0"/>
            </w:tcBorders>
            <w:vAlign w:val="center"/>
          </w:tcPr>
          <w:p w14:paraId="661E0245">
            <w:pPr>
              <w:widowControl/>
              <w:spacing w:line="240" w:lineRule="auto"/>
              <w:jc w:val="left"/>
              <w:rPr>
                <w:b/>
                <w:bCs/>
                <w:color w:val="000000"/>
                <w:kern w:val="0"/>
                <w:sz w:val="22"/>
                <w:szCs w:val="22"/>
              </w:rPr>
            </w:pPr>
          </w:p>
        </w:tc>
        <w:tc>
          <w:tcPr>
            <w:tcW w:w="1198" w:type="dxa"/>
            <w:vMerge w:val="continue"/>
            <w:tcBorders>
              <w:top w:val="single" w:color="000000" w:sz="4" w:space="0"/>
              <w:left w:val="single" w:color="000000" w:sz="4" w:space="0"/>
              <w:bottom w:val="single" w:color="000000" w:sz="4" w:space="0"/>
              <w:right w:val="single" w:color="000000" w:sz="4" w:space="0"/>
            </w:tcBorders>
            <w:vAlign w:val="center"/>
          </w:tcPr>
          <w:p w14:paraId="284A10D2">
            <w:pPr>
              <w:widowControl/>
              <w:spacing w:line="240" w:lineRule="auto"/>
              <w:jc w:val="left"/>
              <w:rPr>
                <w:rFonts w:ascii="仿宋" w:hAnsi="仿宋" w:eastAsia="仿宋" w:cs="宋体"/>
                <w:b/>
                <w:bCs/>
                <w:color w:val="000000"/>
                <w:kern w:val="0"/>
                <w:sz w:val="22"/>
                <w:szCs w:val="22"/>
              </w:rPr>
            </w:pPr>
          </w:p>
        </w:tc>
        <w:tc>
          <w:tcPr>
            <w:tcW w:w="1253" w:type="dxa"/>
            <w:tcBorders>
              <w:top w:val="single" w:color="000000" w:sz="4" w:space="0"/>
              <w:left w:val="single" w:color="000000" w:sz="4" w:space="0"/>
              <w:bottom w:val="single" w:color="000000" w:sz="4" w:space="0"/>
              <w:right w:val="single" w:color="000000" w:sz="4" w:space="0"/>
            </w:tcBorders>
            <w:vAlign w:val="center"/>
          </w:tcPr>
          <w:p w14:paraId="3C741684">
            <w:pPr>
              <w:widowControl/>
              <w:spacing w:line="240" w:lineRule="auto"/>
              <w:jc w:val="center"/>
              <w:rPr>
                <w:rFonts w:ascii="仿宋" w:hAnsi="仿宋" w:eastAsia="仿宋" w:cs="宋体"/>
                <w:b/>
                <w:bCs/>
                <w:color w:val="000000"/>
                <w:kern w:val="0"/>
                <w:sz w:val="20"/>
                <w:szCs w:val="20"/>
              </w:rPr>
            </w:pPr>
            <w:r>
              <w:rPr>
                <w:rFonts w:ascii="仿宋" w:hAnsi="仿宋" w:eastAsia="仿宋" w:cs="宋体"/>
                <w:b/>
                <w:bCs/>
                <w:color w:val="000000"/>
                <w:kern w:val="0"/>
                <w:sz w:val="20"/>
                <w:szCs w:val="20"/>
              </w:rPr>
              <w:t>第1运营年(2027年)</w:t>
            </w:r>
          </w:p>
        </w:tc>
        <w:tc>
          <w:tcPr>
            <w:tcW w:w="1328" w:type="dxa"/>
            <w:tcBorders>
              <w:top w:val="single" w:color="000000" w:sz="4" w:space="0"/>
              <w:left w:val="single" w:color="000000" w:sz="4" w:space="0"/>
              <w:bottom w:val="single" w:color="000000" w:sz="4" w:space="0"/>
              <w:right w:val="single" w:color="000000" w:sz="4" w:space="0"/>
            </w:tcBorders>
            <w:vAlign w:val="center"/>
          </w:tcPr>
          <w:p w14:paraId="4C9091B5">
            <w:pPr>
              <w:widowControl/>
              <w:spacing w:line="240" w:lineRule="auto"/>
              <w:jc w:val="center"/>
              <w:rPr>
                <w:rFonts w:ascii="仿宋" w:hAnsi="仿宋" w:eastAsia="仿宋" w:cs="宋体"/>
                <w:b/>
                <w:bCs/>
                <w:color w:val="000000"/>
                <w:kern w:val="0"/>
                <w:sz w:val="20"/>
                <w:szCs w:val="20"/>
              </w:rPr>
            </w:pPr>
            <w:r>
              <w:rPr>
                <w:rFonts w:ascii="仿宋" w:hAnsi="仿宋" w:eastAsia="仿宋" w:cs="宋体"/>
                <w:b/>
                <w:bCs/>
                <w:color w:val="000000"/>
                <w:kern w:val="0"/>
                <w:sz w:val="20"/>
                <w:szCs w:val="20"/>
              </w:rPr>
              <w:t>第2运营年</w:t>
            </w:r>
            <w:r>
              <w:rPr>
                <w:rFonts w:ascii="仿宋" w:hAnsi="仿宋" w:eastAsia="仿宋" w:cs="宋体"/>
                <w:b/>
                <w:bCs/>
                <w:color w:val="000000"/>
                <w:kern w:val="0"/>
                <w:sz w:val="20"/>
                <w:szCs w:val="20"/>
              </w:rPr>
              <w:br w:type="textWrapping"/>
            </w:r>
            <w:r>
              <w:rPr>
                <w:rFonts w:ascii="仿宋" w:hAnsi="仿宋" w:eastAsia="仿宋" w:cs="宋体"/>
                <w:b/>
                <w:bCs/>
                <w:color w:val="000000"/>
                <w:kern w:val="0"/>
                <w:sz w:val="20"/>
                <w:szCs w:val="20"/>
              </w:rPr>
              <w:t>(2028年)</w:t>
            </w:r>
          </w:p>
        </w:tc>
        <w:tc>
          <w:tcPr>
            <w:tcW w:w="1199" w:type="dxa"/>
            <w:tcBorders>
              <w:top w:val="single" w:color="000000" w:sz="4" w:space="0"/>
              <w:left w:val="single" w:color="000000" w:sz="4" w:space="0"/>
              <w:bottom w:val="single" w:color="000000" w:sz="4" w:space="0"/>
              <w:right w:val="single" w:color="000000" w:sz="4" w:space="0"/>
            </w:tcBorders>
            <w:vAlign w:val="center"/>
          </w:tcPr>
          <w:p w14:paraId="613298BB">
            <w:pPr>
              <w:widowControl/>
              <w:spacing w:line="240" w:lineRule="auto"/>
              <w:jc w:val="center"/>
              <w:rPr>
                <w:rFonts w:ascii="仿宋" w:hAnsi="仿宋" w:eastAsia="仿宋" w:cs="宋体"/>
                <w:b/>
                <w:bCs/>
                <w:color w:val="000000"/>
                <w:kern w:val="0"/>
                <w:sz w:val="20"/>
                <w:szCs w:val="20"/>
              </w:rPr>
            </w:pPr>
            <w:r>
              <w:rPr>
                <w:rFonts w:ascii="仿宋" w:hAnsi="仿宋" w:eastAsia="仿宋" w:cs="宋体"/>
                <w:b/>
                <w:bCs/>
                <w:color w:val="000000"/>
                <w:kern w:val="0"/>
                <w:sz w:val="20"/>
                <w:szCs w:val="20"/>
              </w:rPr>
              <w:t>第3运营年(2029年)</w:t>
            </w:r>
          </w:p>
        </w:tc>
        <w:tc>
          <w:tcPr>
            <w:tcW w:w="1296" w:type="dxa"/>
            <w:tcBorders>
              <w:top w:val="single" w:color="000000" w:sz="4" w:space="0"/>
              <w:left w:val="single" w:color="000000" w:sz="4" w:space="0"/>
              <w:bottom w:val="single" w:color="000000" w:sz="4" w:space="0"/>
              <w:right w:val="single" w:color="000000" w:sz="4" w:space="0"/>
            </w:tcBorders>
            <w:vAlign w:val="center"/>
          </w:tcPr>
          <w:p w14:paraId="6D1A1ED0">
            <w:pPr>
              <w:widowControl/>
              <w:spacing w:line="240" w:lineRule="auto"/>
              <w:jc w:val="center"/>
              <w:rPr>
                <w:rFonts w:ascii="仿宋" w:hAnsi="仿宋" w:eastAsia="仿宋" w:cs="宋体"/>
                <w:b/>
                <w:bCs/>
                <w:color w:val="000000"/>
                <w:kern w:val="0"/>
                <w:sz w:val="20"/>
                <w:szCs w:val="20"/>
              </w:rPr>
            </w:pPr>
            <w:r>
              <w:rPr>
                <w:rFonts w:ascii="仿宋" w:hAnsi="仿宋" w:eastAsia="仿宋" w:cs="宋体"/>
                <w:b/>
                <w:bCs/>
                <w:color w:val="000000"/>
                <w:kern w:val="0"/>
                <w:sz w:val="20"/>
                <w:szCs w:val="20"/>
              </w:rPr>
              <w:t>第4运营年(2030年)</w:t>
            </w:r>
          </w:p>
        </w:tc>
        <w:tc>
          <w:tcPr>
            <w:tcW w:w="1210" w:type="dxa"/>
            <w:tcBorders>
              <w:top w:val="single" w:color="000000" w:sz="4" w:space="0"/>
              <w:left w:val="single" w:color="000000" w:sz="4" w:space="0"/>
              <w:bottom w:val="single" w:color="000000" w:sz="4" w:space="0"/>
              <w:right w:val="single" w:color="000000" w:sz="4" w:space="0"/>
            </w:tcBorders>
            <w:vAlign w:val="center"/>
          </w:tcPr>
          <w:p w14:paraId="1E1D0C73">
            <w:pPr>
              <w:widowControl/>
              <w:spacing w:line="240" w:lineRule="auto"/>
              <w:jc w:val="center"/>
              <w:rPr>
                <w:rFonts w:ascii="仿宋" w:hAnsi="仿宋" w:eastAsia="仿宋" w:cs="宋体"/>
                <w:b/>
                <w:bCs/>
                <w:color w:val="000000"/>
                <w:kern w:val="0"/>
                <w:sz w:val="20"/>
                <w:szCs w:val="20"/>
              </w:rPr>
            </w:pPr>
            <w:r>
              <w:rPr>
                <w:rFonts w:ascii="仿宋" w:hAnsi="仿宋" w:eastAsia="仿宋" w:cs="宋体"/>
                <w:b/>
                <w:bCs/>
                <w:color w:val="000000"/>
                <w:kern w:val="0"/>
                <w:sz w:val="20"/>
                <w:szCs w:val="20"/>
              </w:rPr>
              <w:t>第5运营年(2031年)</w:t>
            </w:r>
          </w:p>
        </w:tc>
      </w:tr>
      <w:tr w14:paraId="3360B07C">
        <w:trPr>
          <w:trHeight w:val="288" w:hRule="atLeast"/>
        </w:trPr>
        <w:tc>
          <w:tcPr>
            <w:tcW w:w="832" w:type="dxa"/>
            <w:tcBorders>
              <w:top w:val="single" w:color="000000" w:sz="4" w:space="0"/>
              <w:left w:val="single" w:color="000000" w:sz="4" w:space="0"/>
              <w:bottom w:val="single" w:color="000000" w:sz="4" w:space="0"/>
              <w:right w:val="single" w:color="000000" w:sz="4" w:space="0"/>
            </w:tcBorders>
            <w:noWrap/>
            <w:vAlign w:val="center"/>
          </w:tcPr>
          <w:p w14:paraId="7079D586">
            <w:pPr>
              <w:widowControl/>
              <w:spacing w:line="240" w:lineRule="auto"/>
              <w:jc w:val="center"/>
              <w:rPr>
                <w:b/>
                <w:bCs/>
                <w:color w:val="000000"/>
                <w:kern w:val="0"/>
                <w:sz w:val="22"/>
                <w:szCs w:val="22"/>
              </w:rPr>
            </w:pPr>
            <w:r>
              <w:rPr>
                <w:b/>
                <w:bCs/>
                <w:color w:val="000000"/>
                <w:kern w:val="0"/>
                <w:sz w:val="22"/>
                <w:szCs w:val="22"/>
              </w:rPr>
              <w:t>1</w:t>
            </w:r>
          </w:p>
        </w:tc>
        <w:tc>
          <w:tcPr>
            <w:tcW w:w="3769" w:type="dxa"/>
            <w:tcBorders>
              <w:top w:val="single" w:color="000000" w:sz="4" w:space="0"/>
              <w:left w:val="single" w:color="000000" w:sz="4" w:space="0"/>
              <w:bottom w:val="single" w:color="000000" w:sz="4" w:space="0"/>
              <w:right w:val="single" w:color="000000" w:sz="4" w:space="0"/>
            </w:tcBorders>
            <w:noWrap/>
            <w:vAlign w:val="center"/>
          </w:tcPr>
          <w:p w14:paraId="0D017609">
            <w:pPr>
              <w:widowControl/>
              <w:spacing w:line="240" w:lineRule="auto"/>
              <w:jc w:val="left"/>
              <w:rPr>
                <w:rFonts w:ascii="仿宋" w:hAnsi="仿宋" w:eastAsia="仿宋" w:cs="宋体"/>
                <w:b/>
                <w:bCs/>
                <w:color w:val="000000"/>
                <w:kern w:val="0"/>
                <w:sz w:val="22"/>
                <w:szCs w:val="22"/>
              </w:rPr>
            </w:pPr>
            <w:r>
              <w:rPr>
                <w:rFonts w:ascii="仿宋" w:hAnsi="仿宋" w:eastAsia="仿宋" w:cs="宋体"/>
                <w:b/>
                <w:bCs/>
                <w:color w:val="000000"/>
                <w:kern w:val="0"/>
                <w:sz w:val="22"/>
                <w:szCs w:val="22"/>
              </w:rPr>
              <w:t>项目运营及运维管理成本</w:t>
            </w:r>
          </w:p>
        </w:tc>
        <w:tc>
          <w:tcPr>
            <w:tcW w:w="1187" w:type="dxa"/>
            <w:tcBorders>
              <w:top w:val="single" w:color="000000" w:sz="4" w:space="0"/>
              <w:left w:val="single" w:color="000000" w:sz="4" w:space="0"/>
              <w:bottom w:val="single" w:color="000000" w:sz="4" w:space="0"/>
              <w:right w:val="single" w:color="000000" w:sz="4" w:space="0"/>
            </w:tcBorders>
            <w:vAlign w:val="center"/>
          </w:tcPr>
          <w:p w14:paraId="0C19F098">
            <w:pPr>
              <w:widowControl/>
              <w:spacing w:line="240" w:lineRule="auto"/>
              <w:jc w:val="center"/>
              <w:rPr>
                <w:rFonts w:hint="eastAsia" w:eastAsia="宋体"/>
                <w:b/>
                <w:bCs/>
                <w:color w:val="000000"/>
                <w:kern w:val="0"/>
                <w:sz w:val="22"/>
                <w:szCs w:val="22"/>
                <w:lang w:eastAsia="zh-CN"/>
              </w:rPr>
            </w:pPr>
            <w:r>
              <w:rPr>
                <w:b/>
                <w:bCs/>
                <w:color w:val="000000"/>
                <w:kern w:val="0"/>
                <w:sz w:val="22"/>
                <w:szCs w:val="22"/>
              </w:rPr>
              <w:t>2833.42</w:t>
            </w:r>
            <w:del w:id="765" w:author="cc" w:date="2026-05-23T12:56:49Z">
              <w:r>
                <w:rPr>
                  <w:b/>
                  <w:bCs/>
                  <w:color w:val="000000"/>
                  <w:kern w:val="0"/>
                  <w:sz w:val="22"/>
                  <w:szCs w:val="22"/>
                </w:rPr>
                <w:delText xml:space="preserve"> </w:delText>
              </w:r>
            </w:del>
          </w:p>
        </w:tc>
        <w:tc>
          <w:tcPr>
            <w:tcW w:w="1198" w:type="dxa"/>
            <w:tcBorders>
              <w:top w:val="single" w:color="000000" w:sz="4" w:space="0"/>
              <w:left w:val="single" w:color="000000" w:sz="4" w:space="0"/>
              <w:bottom w:val="single" w:color="000000" w:sz="4" w:space="0"/>
              <w:right w:val="single" w:color="000000" w:sz="4" w:space="0"/>
            </w:tcBorders>
            <w:noWrap/>
            <w:vAlign w:val="center"/>
          </w:tcPr>
          <w:p w14:paraId="5A2FA8F8">
            <w:pPr>
              <w:widowControl/>
              <w:spacing w:line="240" w:lineRule="auto"/>
              <w:jc w:val="center"/>
              <w:rPr>
                <w:b/>
                <w:bCs/>
                <w:color w:val="000000"/>
                <w:kern w:val="0"/>
                <w:sz w:val="22"/>
                <w:szCs w:val="22"/>
              </w:rPr>
            </w:pPr>
          </w:p>
        </w:tc>
        <w:tc>
          <w:tcPr>
            <w:tcW w:w="1253" w:type="dxa"/>
            <w:tcBorders>
              <w:top w:val="single" w:color="000000" w:sz="4" w:space="0"/>
              <w:left w:val="single" w:color="000000" w:sz="4" w:space="0"/>
              <w:bottom w:val="single" w:color="000000" w:sz="4" w:space="0"/>
              <w:right w:val="single" w:color="000000" w:sz="4" w:space="0"/>
            </w:tcBorders>
            <w:noWrap/>
            <w:vAlign w:val="center"/>
          </w:tcPr>
          <w:p w14:paraId="7172234F">
            <w:pPr>
              <w:widowControl/>
              <w:spacing w:line="240" w:lineRule="auto"/>
              <w:jc w:val="center"/>
              <w:rPr>
                <w:rFonts w:hint="eastAsia" w:eastAsia="宋体"/>
                <w:color w:val="000000"/>
                <w:kern w:val="0"/>
                <w:sz w:val="22"/>
                <w:szCs w:val="22"/>
                <w:lang w:eastAsia="zh-CN"/>
              </w:rPr>
            </w:pPr>
            <w:r>
              <w:rPr>
                <w:color w:val="000000"/>
                <w:kern w:val="0"/>
                <w:sz w:val="22"/>
                <w:szCs w:val="22"/>
              </w:rPr>
              <w:t>153.50</w:t>
            </w:r>
            <w:del w:id="766" w:author="cc" w:date="2026-05-23T12:56:49Z">
              <w:r>
                <w:rPr>
                  <w:color w:val="000000"/>
                  <w:kern w:val="0"/>
                  <w:sz w:val="22"/>
                  <w:szCs w:val="22"/>
                </w:rPr>
                <w:delText xml:space="preserve"> </w:delText>
              </w:r>
            </w:del>
          </w:p>
        </w:tc>
        <w:tc>
          <w:tcPr>
            <w:tcW w:w="1328" w:type="dxa"/>
            <w:tcBorders>
              <w:top w:val="single" w:color="000000" w:sz="4" w:space="0"/>
              <w:left w:val="single" w:color="000000" w:sz="4" w:space="0"/>
              <w:bottom w:val="single" w:color="000000" w:sz="4" w:space="0"/>
              <w:right w:val="single" w:color="000000" w:sz="4" w:space="0"/>
            </w:tcBorders>
            <w:noWrap/>
            <w:vAlign w:val="center"/>
          </w:tcPr>
          <w:p w14:paraId="42C17926">
            <w:pPr>
              <w:widowControl/>
              <w:spacing w:line="240" w:lineRule="auto"/>
              <w:jc w:val="center"/>
              <w:rPr>
                <w:rFonts w:hint="eastAsia" w:eastAsia="宋体"/>
                <w:color w:val="000000"/>
                <w:kern w:val="0"/>
                <w:sz w:val="22"/>
                <w:szCs w:val="22"/>
                <w:lang w:eastAsia="zh-CN"/>
              </w:rPr>
            </w:pPr>
            <w:r>
              <w:rPr>
                <w:color w:val="000000"/>
                <w:kern w:val="0"/>
                <w:sz w:val="22"/>
                <w:szCs w:val="22"/>
              </w:rPr>
              <w:t>669.98</w:t>
            </w:r>
            <w:del w:id="767" w:author="cc" w:date="2026-05-23T12:56:49Z">
              <w:r>
                <w:rPr>
                  <w:color w:val="000000"/>
                  <w:kern w:val="0"/>
                  <w:sz w:val="22"/>
                  <w:szCs w:val="22"/>
                </w:rPr>
                <w:delText xml:space="preserve"> </w:delText>
              </w:r>
            </w:del>
          </w:p>
        </w:tc>
        <w:tc>
          <w:tcPr>
            <w:tcW w:w="1199" w:type="dxa"/>
            <w:tcBorders>
              <w:top w:val="single" w:color="000000" w:sz="4" w:space="0"/>
              <w:left w:val="single" w:color="000000" w:sz="4" w:space="0"/>
              <w:bottom w:val="single" w:color="000000" w:sz="4" w:space="0"/>
              <w:right w:val="single" w:color="000000" w:sz="4" w:space="0"/>
            </w:tcBorders>
            <w:noWrap/>
            <w:vAlign w:val="center"/>
          </w:tcPr>
          <w:p w14:paraId="13516C91">
            <w:pPr>
              <w:widowControl/>
              <w:spacing w:line="240" w:lineRule="auto"/>
              <w:jc w:val="center"/>
              <w:rPr>
                <w:rFonts w:hint="eastAsia" w:eastAsia="宋体"/>
                <w:color w:val="000000"/>
                <w:kern w:val="0"/>
                <w:sz w:val="22"/>
                <w:szCs w:val="22"/>
                <w:lang w:eastAsia="zh-CN"/>
              </w:rPr>
            </w:pPr>
            <w:r>
              <w:rPr>
                <w:color w:val="000000"/>
                <w:kern w:val="0"/>
                <w:sz w:val="22"/>
                <w:szCs w:val="22"/>
              </w:rPr>
              <w:t>669.98</w:t>
            </w:r>
            <w:del w:id="768" w:author="cc" w:date="2026-05-23T12:56:49Z">
              <w:r>
                <w:rPr>
                  <w:color w:val="000000"/>
                  <w:kern w:val="0"/>
                  <w:sz w:val="22"/>
                  <w:szCs w:val="22"/>
                </w:rPr>
                <w:delText xml:space="preserve"> </w:delText>
              </w:r>
            </w:del>
          </w:p>
        </w:tc>
        <w:tc>
          <w:tcPr>
            <w:tcW w:w="1296" w:type="dxa"/>
            <w:tcBorders>
              <w:top w:val="single" w:color="000000" w:sz="4" w:space="0"/>
              <w:left w:val="single" w:color="000000" w:sz="4" w:space="0"/>
              <w:bottom w:val="single" w:color="000000" w:sz="4" w:space="0"/>
              <w:right w:val="single" w:color="000000" w:sz="4" w:space="0"/>
            </w:tcBorders>
            <w:noWrap/>
            <w:vAlign w:val="center"/>
          </w:tcPr>
          <w:p w14:paraId="35BEAE46">
            <w:pPr>
              <w:widowControl/>
              <w:spacing w:line="240" w:lineRule="auto"/>
              <w:jc w:val="center"/>
              <w:rPr>
                <w:rFonts w:hint="eastAsia" w:eastAsia="宋体"/>
                <w:color w:val="000000"/>
                <w:kern w:val="0"/>
                <w:sz w:val="22"/>
                <w:szCs w:val="22"/>
                <w:lang w:eastAsia="zh-CN"/>
              </w:rPr>
            </w:pPr>
            <w:r>
              <w:rPr>
                <w:color w:val="000000"/>
                <w:kern w:val="0"/>
                <w:sz w:val="22"/>
                <w:szCs w:val="22"/>
              </w:rPr>
              <w:t>669.98</w:t>
            </w:r>
            <w:del w:id="769" w:author="cc" w:date="2026-05-23T12:56:49Z">
              <w:r>
                <w:rPr>
                  <w:color w:val="000000"/>
                  <w:kern w:val="0"/>
                  <w:sz w:val="22"/>
                  <w:szCs w:val="22"/>
                </w:rPr>
                <w:delText xml:space="preserve"> </w:delText>
              </w:r>
            </w:del>
          </w:p>
        </w:tc>
        <w:tc>
          <w:tcPr>
            <w:tcW w:w="1210" w:type="dxa"/>
            <w:tcBorders>
              <w:top w:val="single" w:color="000000" w:sz="4" w:space="0"/>
              <w:left w:val="single" w:color="000000" w:sz="4" w:space="0"/>
              <w:bottom w:val="single" w:color="000000" w:sz="4" w:space="0"/>
              <w:right w:val="single" w:color="000000" w:sz="4" w:space="0"/>
            </w:tcBorders>
            <w:noWrap/>
            <w:vAlign w:val="center"/>
          </w:tcPr>
          <w:p w14:paraId="6F3084B9">
            <w:pPr>
              <w:widowControl/>
              <w:spacing w:line="240" w:lineRule="auto"/>
              <w:jc w:val="center"/>
              <w:rPr>
                <w:rFonts w:hint="eastAsia" w:eastAsia="宋体"/>
                <w:color w:val="000000"/>
                <w:kern w:val="0"/>
                <w:sz w:val="22"/>
                <w:szCs w:val="22"/>
                <w:lang w:eastAsia="zh-CN"/>
              </w:rPr>
            </w:pPr>
            <w:r>
              <w:rPr>
                <w:color w:val="000000"/>
                <w:kern w:val="0"/>
                <w:sz w:val="22"/>
                <w:szCs w:val="22"/>
              </w:rPr>
              <w:t>669.98</w:t>
            </w:r>
            <w:del w:id="770" w:author="cc" w:date="2026-05-23T12:56:49Z">
              <w:r>
                <w:rPr>
                  <w:color w:val="000000"/>
                  <w:kern w:val="0"/>
                  <w:sz w:val="22"/>
                  <w:szCs w:val="22"/>
                </w:rPr>
                <w:delText xml:space="preserve"> </w:delText>
              </w:r>
            </w:del>
          </w:p>
        </w:tc>
      </w:tr>
      <w:tr w14:paraId="00765729">
        <w:trPr>
          <w:trHeight w:val="288" w:hRule="atLeast"/>
        </w:trPr>
        <w:tc>
          <w:tcPr>
            <w:tcW w:w="832" w:type="dxa"/>
            <w:tcBorders>
              <w:top w:val="single" w:color="000000" w:sz="4" w:space="0"/>
              <w:left w:val="single" w:color="000000" w:sz="4" w:space="0"/>
              <w:bottom w:val="single" w:color="000000" w:sz="4" w:space="0"/>
              <w:right w:val="single" w:color="000000" w:sz="4" w:space="0"/>
            </w:tcBorders>
            <w:noWrap/>
            <w:vAlign w:val="center"/>
          </w:tcPr>
          <w:p w14:paraId="1F5F4184">
            <w:pPr>
              <w:widowControl/>
              <w:spacing w:line="240" w:lineRule="auto"/>
              <w:jc w:val="center"/>
              <w:rPr>
                <w:b/>
                <w:bCs/>
                <w:color w:val="000000"/>
                <w:kern w:val="0"/>
                <w:sz w:val="22"/>
                <w:szCs w:val="22"/>
              </w:rPr>
            </w:pPr>
            <w:r>
              <w:rPr>
                <w:b/>
                <w:bCs/>
                <w:color w:val="000000"/>
                <w:kern w:val="0"/>
                <w:sz w:val="22"/>
                <w:szCs w:val="22"/>
              </w:rPr>
              <w:t>2</w:t>
            </w:r>
          </w:p>
        </w:tc>
        <w:tc>
          <w:tcPr>
            <w:tcW w:w="3769" w:type="dxa"/>
            <w:tcBorders>
              <w:top w:val="single" w:color="000000" w:sz="4" w:space="0"/>
              <w:left w:val="single" w:color="000000" w:sz="4" w:space="0"/>
              <w:bottom w:val="single" w:color="000000" w:sz="4" w:space="0"/>
              <w:right w:val="single" w:color="000000" w:sz="4" w:space="0"/>
            </w:tcBorders>
            <w:noWrap/>
            <w:vAlign w:val="center"/>
          </w:tcPr>
          <w:p w14:paraId="24612ED6">
            <w:pPr>
              <w:widowControl/>
              <w:spacing w:line="240" w:lineRule="auto"/>
              <w:jc w:val="left"/>
              <w:rPr>
                <w:b/>
                <w:bCs/>
                <w:color w:val="000000"/>
                <w:kern w:val="0"/>
                <w:sz w:val="22"/>
                <w:szCs w:val="22"/>
              </w:rPr>
            </w:pPr>
            <w:r>
              <w:rPr>
                <w:rFonts w:ascii="仿宋" w:hAnsi="仿宋" w:eastAsia="仿宋"/>
                <w:b/>
                <w:bCs/>
                <w:color w:val="000000"/>
                <w:kern w:val="0"/>
                <w:sz w:val="22"/>
                <w:szCs w:val="22"/>
              </w:rPr>
              <w:t>资产折旧及摊销成本</w:t>
            </w:r>
          </w:p>
        </w:tc>
        <w:tc>
          <w:tcPr>
            <w:tcW w:w="1187" w:type="dxa"/>
            <w:tcBorders>
              <w:top w:val="single" w:color="000000" w:sz="4" w:space="0"/>
              <w:left w:val="single" w:color="000000" w:sz="4" w:space="0"/>
              <w:bottom w:val="single" w:color="000000" w:sz="4" w:space="0"/>
              <w:right w:val="single" w:color="000000" w:sz="4" w:space="0"/>
            </w:tcBorders>
            <w:vAlign w:val="center"/>
          </w:tcPr>
          <w:p w14:paraId="3F4E7EF7">
            <w:pPr>
              <w:widowControl/>
              <w:spacing w:line="240" w:lineRule="auto"/>
              <w:jc w:val="center"/>
              <w:rPr>
                <w:rFonts w:hint="eastAsia" w:eastAsia="宋体"/>
                <w:b/>
                <w:bCs/>
                <w:color w:val="000000"/>
                <w:kern w:val="0"/>
                <w:sz w:val="22"/>
                <w:szCs w:val="22"/>
                <w:lang w:eastAsia="zh-CN"/>
              </w:rPr>
            </w:pPr>
            <w:r>
              <w:rPr>
                <w:b/>
                <w:bCs/>
                <w:color w:val="000000"/>
                <w:kern w:val="0"/>
                <w:sz w:val="22"/>
                <w:szCs w:val="22"/>
              </w:rPr>
              <w:t>2999.02</w:t>
            </w:r>
            <w:del w:id="771" w:author="cc" w:date="2026-05-23T12:56:49Z">
              <w:r>
                <w:rPr>
                  <w:b/>
                  <w:bCs/>
                  <w:color w:val="000000"/>
                  <w:kern w:val="0"/>
                  <w:sz w:val="22"/>
                  <w:szCs w:val="22"/>
                </w:rPr>
                <w:delText xml:space="preserve"> </w:delText>
              </w:r>
            </w:del>
          </w:p>
        </w:tc>
        <w:tc>
          <w:tcPr>
            <w:tcW w:w="1198" w:type="dxa"/>
            <w:tcBorders>
              <w:top w:val="single" w:color="000000" w:sz="4" w:space="0"/>
              <w:left w:val="single" w:color="000000" w:sz="4" w:space="0"/>
              <w:bottom w:val="single" w:color="000000" w:sz="4" w:space="0"/>
              <w:right w:val="single" w:color="000000" w:sz="4" w:space="0"/>
            </w:tcBorders>
            <w:noWrap/>
            <w:vAlign w:val="center"/>
          </w:tcPr>
          <w:p w14:paraId="41699E8D">
            <w:pPr>
              <w:widowControl/>
              <w:spacing w:line="240" w:lineRule="auto"/>
              <w:jc w:val="center"/>
              <w:rPr>
                <w:b/>
                <w:bCs/>
                <w:color w:val="000000"/>
                <w:kern w:val="0"/>
                <w:sz w:val="22"/>
                <w:szCs w:val="22"/>
              </w:rPr>
            </w:pPr>
          </w:p>
        </w:tc>
        <w:tc>
          <w:tcPr>
            <w:tcW w:w="1253" w:type="dxa"/>
            <w:tcBorders>
              <w:top w:val="single" w:color="000000" w:sz="4" w:space="0"/>
              <w:left w:val="single" w:color="000000" w:sz="4" w:space="0"/>
              <w:bottom w:val="single" w:color="000000" w:sz="4" w:space="0"/>
              <w:right w:val="single" w:color="000000" w:sz="4" w:space="0"/>
            </w:tcBorders>
            <w:noWrap/>
            <w:vAlign w:val="center"/>
          </w:tcPr>
          <w:p w14:paraId="0BF45261">
            <w:pPr>
              <w:widowControl/>
              <w:spacing w:line="240" w:lineRule="auto"/>
              <w:jc w:val="center"/>
              <w:rPr>
                <w:rFonts w:hint="eastAsia" w:eastAsia="宋体"/>
                <w:color w:val="000000"/>
                <w:kern w:val="0"/>
                <w:sz w:val="22"/>
                <w:szCs w:val="22"/>
                <w:lang w:eastAsia="zh-CN"/>
              </w:rPr>
            </w:pPr>
            <w:r>
              <w:rPr>
                <w:color w:val="000000"/>
                <w:kern w:val="0"/>
                <w:sz w:val="22"/>
                <w:szCs w:val="22"/>
              </w:rPr>
              <w:t>599.80</w:t>
            </w:r>
            <w:del w:id="772" w:author="cc" w:date="2026-05-23T12:56:49Z">
              <w:r>
                <w:rPr>
                  <w:color w:val="000000"/>
                  <w:kern w:val="0"/>
                  <w:sz w:val="22"/>
                  <w:szCs w:val="22"/>
                </w:rPr>
                <w:delText xml:space="preserve"> </w:delText>
              </w:r>
            </w:del>
          </w:p>
        </w:tc>
        <w:tc>
          <w:tcPr>
            <w:tcW w:w="1328" w:type="dxa"/>
            <w:tcBorders>
              <w:top w:val="single" w:color="000000" w:sz="4" w:space="0"/>
              <w:left w:val="single" w:color="000000" w:sz="4" w:space="0"/>
              <w:bottom w:val="single" w:color="000000" w:sz="4" w:space="0"/>
              <w:right w:val="single" w:color="000000" w:sz="4" w:space="0"/>
            </w:tcBorders>
            <w:noWrap/>
            <w:vAlign w:val="center"/>
          </w:tcPr>
          <w:p w14:paraId="37090DD5">
            <w:pPr>
              <w:widowControl/>
              <w:spacing w:line="240" w:lineRule="auto"/>
              <w:jc w:val="center"/>
              <w:rPr>
                <w:rFonts w:hint="eastAsia" w:eastAsia="宋体"/>
                <w:color w:val="000000"/>
                <w:kern w:val="0"/>
                <w:sz w:val="22"/>
                <w:szCs w:val="22"/>
                <w:lang w:eastAsia="zh-CN"/>
              </w:rPr>
            </w:pPr>
            <w:r>
              <w:rPr>
                <w:color w:val="000000"/>
                <w:kern w:val="0"/>
                <w:sz w:val="22"/>
                <w:szCs w:val="22"/>
              </w:rPr>
              <w:t>599.80</w:t>
            </w:r>
            <w:del w:id="773" w:author="cc" w:date="2026-05-23T12:56:49Z">
              <w:r>
                <w:rPr>
                  <w:color w:val="000000"/>
                  <w:kern w:val="0"/>
                  <w:sz w:val="22"/>
                  <w:szCs w:val="22"/>
                </w:rPr>
                <w:delText xml:space="preserve"> </w:delText>
              </w:r>
            </w:del>
          </w:p>
        </w:tc>
        <w:tc>
          <w:tcPr>
            <w:tcW w:w="1199" w:type="dxa"/>
            <w:tcBorders>
              <w:top w:val="single" w:color="000000" w:sz="4" w:space="0"/>
              <w:left w:val="single" w:color="000000" w:sz="4" w:space="0"/>
              <w:bottom w:val="single" w:color="000000" w:sz="4" w:space="0"/>
              <w:right w:val="single" w:color="000000" w:sz="4" w:space="0"/>
            </w:tcBorders>
            <w:noWrap/>
            <w:vAlign w:val="center"/>
          </w:tcPr>
          <w:p w14:paraId="71647FDD">
            <w:pPr>
              <w:widowControl/>
              <w:spacing w:line="240" w:lineRule="auto"/>
              <w:jc w:val="center"/>
              <w:rPr>
                <w:rFonts w:hint="eastAsia" w:eastAsia="宋体"/>
                <w:color w:val="000000"/>
                <w:kern w:val="0"/>
                <w:sz w:val="22"/>
                <w:szCs w:val="22"/>
                <w:lang w:eastAsia="zh-CN"/>
              </w:rPr>
            </w:pPr>
            <w:r>
              <w:rPr>
                <w:color w:val="000000"/>
                <w:kern w:val="0"/>
                <w:sz w:val="22"/>
                <w:szCs w:val="22"/>
              </w:rPr>
              <w:t>599.80</w:t>
            </w:r>
            <w:del w:id="774" w:author="cc" w:date="2026-05-23T12:56:49Z">
              <w:r>
                <w:rPr>
                  <w:color w:val="000000"/>
                  <w:kern w:val="0"/>
                  <w:sz w:val="22"/>
                  <w:szCs w:val="22"/>
                </w:rPr>
                <w:delText xml:space="preserve"> </w:delText>
              </w:r>
            </w:del>
          </w:p>
        </w:tc>
        <w:tc>
          <w:tcPr>
            <w:tcW w:w="1296" w:type="dxa"/>
            <w:tcBorders>
              <w:top w:val="single" w:color="000000" w:sz="4" w:space="0"/>
              <w:left w:val="single" w:color="000000" w:sz="4" w:space="0"/>
              <w:bottom w:val="single" w:color="000000" w:sz="4" w:space="0"/>
              <w:right w:val="single" w:color="000000" w:sz="4" w:space="0"/>
            </w:tcBorders>
            <w:noWrap/>
            <w:vAlign w:val="center"/>
          </w:tcPr>
          <w:p w14:paraId="378A392C">
            <w:pPr>
              <w:widowControl/>
              <w:spacing w:line="240" w:lineRule="auto"/>
              <w:jc w:val="center"/>
              <w:rPr>
                <w:rFonts w:hint="eastAsia" w:eastAsia="宋体"/>
                <w:color w:val="000000"/>
                <w:kern w:val="0"/>
                <w:sz w:val="22"/>
                <w:szCs w:val="22"/>
                <w:lang w:eastAsia="zh-CN"/>
              </w:rPr>
            </w:pPr>
            <w:r>
              <w:rPr>
                <w:color w:val="000000"/>
                <w:kern w:val="0"/>
                <w:sz w:val="22"/>
                <w:szCs w:val="22"/>
              </w:rPr>
              <w:t>599.80</w:t>
            </w:r>
            <w:del w:id="775" w:author="cc" w:date="2026-05-23T12:56:49Z">
              <w:r>
                <w:rPr>
                  <w:color w:val="000000"/>
                  <w:kern w:val="0"/>
                  <w:sz w:val="22"/>
                  <w:szCs w:val="22"/>
                </w:rPr>
                <w:delText xml:space="preserve"> </w:delText>
              </w:r>
            </w:del>
          </w:p>
        </w:tc>
        <w:tc>
          <w:tcPr>
            <w:tcW w:w="1210" w:type="dxa"/>
            <w:tcBorders>
              <w:top w:val="single" w:color="000000" w:sz="4" w:space="0"/>
              <w:left w:val="single" w:color="000000" w:sz="4" w:space="0"/>
              <w:bottom w:val="single" w:color="000000" w:sz="4" w:space="0"/>
              <w:right w:val="single" w:color="000000" w:sz="4" w:space="0"/>
            </w:tcBorders>
            <w:noWrap/>
            <w:vAlign w:val="center"/>
          </w:tcPr>
          <w:p w14:paraId="4CC01870">
            <w:pPr>
              <w:widowControl/>
              <w:spacing w:line="240" w:lineRule="auto"/>
              <w:jc w:val="center"/>
              <w:rPr>
                <w:rFonts w:hint="eastAsia" w:eastAsia="宋体"/>
                <w:color w:val="000000"/>
                <w:kern w:val="0"/>
                <w:sz w:val="22"/>
                <w:szCs w:val="22"/>
                <w:lang w:eastAsia="zh-CN"/>
              </w:rPr>
            </w:pPr>
            <w:r>
              <w:rPr>
                <w:color w:val="000000"/>
                <w:kern w:val="0"/>
                <w:sz w:val="22"/>
                <w:szCs w:val="22"/>
              </w:rPr>
              <w:t>599.82</w:t>
            </w:r>
            <w:del w:id="776" w:author="cc" w:date="2026-05-23T12:56:49Z">
              <w:r>
                <w:rPr>
                  <w:color w:val="000000"/>
                  <w:kern w:val="0"/>
                  <w:sz w:val="22"/>
                  <w:szCs w:val="22"/>
                </w:rPr>
                <w:delText xml:space="preserve"> </w:delText>
              </w:r>
            </w:del>
          </w:p>
        </w:tc>
      </w:tr>
      <w:tr w14:paraId="1E9C452B">
        <w:trPr>
          <w:trHeight w:val="288" w:hRule="atLeast"/>
        </w:trPr>
        <w:tc>
          <w:tcPr>
            <w:tcW w:w="832" w:type="dxa"/>
            <w:tcBorders>
              <w:top w:val="single" w:color="000000" w:sz="4" w:space="0"/>
              <w:left w:val="single" w:color="000000" w:sz="4" w:space="0"/>
              <w:bottom w:val="single" w:color="000000" w:sz="4" w:space="0"/>
              <w:right w:val="single" w:color="000000" w:sz="4" w:space="0"/>
            </w:tcBorders>
            <w:noWrap/>
            <w:vAlign w:val="center"/>
          </w:tcPr>
          <w:p w14:paraId="56FA6489">
            <w:pPr>
              <w:widowControl/>
              <w:spacing w:line="240" w:lineRule="auto"/>
              <w:jc w:val="center"/>
              <w:rPr>
                <w:b/>
                <w:bCs/>
                <w:color w:val="000000"/>
                <w:kern w:val="0"/>
                <w:sz w:val="22"/>
                <w:szCs w:val="22"/>
              </w:rPr>
            </w:pPr>
            <w:r>
              <w:rPr>
                <w:b/>
                <w:bCs/>
                <w:color w:val="000000"/>
                <w:kern w:val="0"/>
                <w:sz w:val="22"/>
                <w:szCs w:val="22"/>
              </w:rPr>
              <w:t>3</w:t>
            </w:r>
          </w:p>
        </w:tc>
        <w:tc>
          <w:tcPr>
            <w:tcW w:w="3769" w:type="dxa"/>
            <w:tcBorders>
              <w:top w:val="single" w:color="000000" w:sz="4" w:space="0"/>
              <w:left w:val="single" w:color="000000" w:sz="4" w:space="0"/>
              <w:bottom w:val="single" w:color="000000" w:sz="4" w:space="0"/>
              <w:right w:val="single" w:color="000000" w:sz="4" w:space="0"/>
            </w:tcBorders>
            <w:noWrap/>
            <w:vAlign w:val="center"/>
          </w:tcPr>
          <w:p w14:paraId="5EEFAECA">
            <w:pPr>
              <w:widowControl/>
              <w:spacing w:line="240" w:lineRule="auto"/>
              <w:jc w:val="left"/>
              <w:rPr>
                <w:b/>
                <w:bCs/>
                <w:color w:val="000000"/>
                <w:kern w:val="0"/>
                <w:sz w:val="22"/>
                <w:szCs w:val="22"/>
              </w:rPr>
            </w:pPr>
            <w:r>
              <w:rPr>
                <w:rFonts w:ascii="仿宋" w:hAnsi="仿宋" w:eastAsia="仿宋"/>
                <w:b/>
                <w:bCs/>
                <w:color w:val="000000"/>
                <w:kern w:val="0"/>
                <w:sz w:val="22"/>
                <w:szCs w:val="22"/>
              </w:rPr>
              <w:t>直接成本费用合计</w:t>
            </w:r>
          </w:p>
        </w:tc>
        <w:tc>
          <w:tcPr>
            <w:tcW w:w="1187" w:type="dxa"/>
            <w:tcBorders>
              <w:top w:val="single" w:color="000000" w:sz="4" w:space="0"/>
              <w:left w:val="single" w:color="000000" w:sz="4" w:space="0"/>
              <w:bottom w:val="single" w:color="000000" w:sz="4" w:space="0"/>
              <w:right w:val="single" w:color="000000" w:sz="4" w:space="0"/>
            </w:tcBorders>
            <w:vAlign w:val="center"/>
          </w:tcPr>
          <w:p w14:paraId="2C116A94">
            <w:pPr>
              <w:widowControl/>
              <w:spacing w:line="240" w:lineRule="auto"/>
              <w:jc w:val="center"/>
              <w:rPr>
                <w:rFonts w:hint="eastAsia" w:eastAsia="宋体"/>
                <w:b/>
                <w:bCs/>
                <w:color w:val="000000"/>
                <w:kern w:val="0"/>
                <w:sz w:val="22"/>
                <w:szCs w:val="22"/>
                <w:lang w:eastAsia="zh-CN"/>
              </w:rPr>
            </w:pPr>
            <w:r>
              <w:rPr>
                <w:b/>
                <w:bCs/>
                <w:color w:val="000000"/>
                <w:kern w:val="0"/>
                <w:sz w:val="22"/>
                <w:szCs w:val="22"/>
              </w:rPr>
              <w:t>5832.44</w:t>
            </w:r>
            <w:del w:id="777" w:author="cc" w:date="2026-05-23T12:56:49Z">
              <w:r>
                <w:rPr>
                  <w:b/>
                  <w:bCs/>
                  <w:color w:val="000000"/>
                  <w:kern w:val="0"/>
                  <w:sz w:val="22"/>
                  <w:szCs w:val="22"/>
                </w:rPr>
                <w:delText xml:space="preserve"> </w:delText>
              </w:r>
            </w:del>
          </w:p>
        </w:tc>
        <w:tc>
          <w:tcPr>
            <w:tcW w:w="1198" w:type="dxa"/>
            <w:tcBorders>
              <w:top w:val="single" w:color="000000" w:sz="4" w:space="0"/>
              <w:left w:val="single" w:color="000000" w:sz="4" w:space="0"/>
              <w:bottom w:val="single" w:color="000000" w:sz="4" w:space="0"/>
              <w:right w:val="single" w:color="000000" w:sz="4" w:space="0"/>
            </w:tcBorders>
            <w:vAlign w:val="center"/>
          </w:tcPr>
          <w:p w14:paraId="33327886">
            <w:pPr>
              <w:widowControl/>
              <w:spacing w:line="240" w:lineRule="auto"/>
              <w:jc w:val="center"/>
              <w:rPr>
                <w:b/>
                <w:bCs/>
                <w:color w:val="000000"/>
                <w:kern w:val="0"/>
                <w:sz w:val="22"/>
                <w:szCs w:val="22"/>
              </w:rPr>
            </w:pPr>
          </w:p>
        </w:tc>
        <w:tc>
          <w:tcPr>
            <w:tcW w:w="1253" w:type="dxa"/>
            <w:tcBorders>
              <w:top w:val="single" w:color="000000" w:sz="4" w:space="0"/>
              <w:left w:val="single" w:color="000000" w:sz="4" w:space="0"/>
              <w:bottom w:val="single" w:color="000000" w:sz="4" w:space="0"/>
              <w:right w:val="single" w:color="000000" w:sz="4" w:space="0"/>
            </w:tcBorders>
            <w:vAlign w:val="center"/>
          </w:tcPr>
          <w:p w14:paraId="32466E78">
            <w:pPr>
              <w:widowControl/>
              <w:spacing w:line="240" w:lineRule="auto"/>
              <w:jc w:val="center"/>
              <w:rPr>
                <w:rFonts w:hint="eastAsia" w:eastAsia="宋体"/>
                <w:color w:val="000000"/>
                <w:kern w:val="0"/>
                <w:sz w:val="22"/>
                <w:szCs w:val="22"/>
                <w:lang w:eastAsia="zh-CN"/>
              </w:rPr>
            </w:pPr>
            <w:r>
              <w:rPr>
                <w:color w:val="000000"/>
                <w:kern w:val="0"/>
                <w:sz w:val="22"/>
                <w:szCs w:val="22"/>
              </w:rPr>
              <w:t>753.30</w:t>
            </w:r>
            <w:del w:id="778" w:author="cc" w:date="2026-05-23T12:56:49Z">
              <w:r>
                <w:rPr>
                  <w:color w:val="000000"/>
                  <w:kern w:val="0"/>
                  <w:sz w:val="22"/>
                  <w:szCs w:val="22"/>
                </w:rPr>
                <w:delText xml:space="preserve"> </w:delText>
              </w:r>
            </w:del>
          </w:p>
        </w:tc>
        <w:tc>
          <w:tcPr>
            <w:tcW w:w="1328" w:type="dxa"/>
            <w:tcBorders>
              <w:top w:val="single" w:color="000000" w:sz="4" w:space="0"/>
              <w:left w:val="single" w:color="000000" w:sz="4" w:space="0"/>
              <w:bottom w:val="single" w:color="000000" w:sz="4" w:space="0"/>
              <w:right w:val="single" w:color="000000" w:sz="4" w:space="0"/>
            </w:tcBorders>
            <w:vAlign w:val="center"/>
          </w:tcPr>
          <w:p w14:paraId="5308B780">
            <w:pPr>
              <w:widowControl/>
              <w:spacing w:line="240" w:lineRule="auto"/>
              <w:jc w:val="center"/>
              <w:rPr>
                <w:rFonts w:hint="eastAsia" w:eastAsia="宋体"/>
                <w:color w:val="000000"/>
                <w:kern w:val="0"/>
                <w:sz w:val="22"/>
                <w:szCs w:val="22"/>
                <w:lang w:eastAsia="zh-CN"/>
              </w:rPr>
            </w:pPr>
            <w:r>
              <w:rPr>
                <w:color w:val="000000"/>
                <w:kern w:val="0"/>
                <w:sz w:val="22"/>
                <w:szCs w:val="22"/>
              </w:rPr>
              <w:t>1269.78</w:t>
            </w:r>
            <w:del w:id="779" w:author="cc" w:date="2026-05-23T12:56:49Z">
              <w:r>
                <w:rPr>
                  <w:color w:val="000000"/>
                  <w:kern w:val="0"/>
                  <w:sz w:val="22"/>
                  <w:szCs w:val="22"/>
                </w:rPr>
                <w:delText xml:space="preserve"> </w:delText>
              </w:r>
            </w:del>
          </w:p>
        </w:tc>
        <w:tc>
          <w:tcPr>
            <w:tcW w:w="1199" w:type="dxa"/>
            <w:tcBorders>
              <w:top w:val="single" w:color="000000" w:sz="4" w:space="0"/>
              <w:left w:val="single" w:color="000000" w:sz="4" w:space="0"/>
              <w:bottom w:val="single" w:color="000000" w:sz="4" w:space="0"/>
              <w:right w:val="single" w:color="000000" w:sz="4" w:space="0"/>
            </w:tcBorders>
            <w:vAlign w:val="center"/>
          </w:tcPr>
          <w:p w14:paraId="10749566">
            <w:pPr>
              <w:widowControl/>
              <w:spacing w:line="240" w:lineRule="auto"/>
              <w:jc w:val="center"/>
              <w:rPr>
                <w:rFonts w:hint="eastAsia" w:eastAsia="宋体"/>
                <w:color w:val="000000"/>
                <w:kern w:val="0"/>
                <w:sz w:val="22"/>
                <w:szCs w:val="22"/>
                <w:lang w:eastAsia="zh-CN"/>
              </w:rPr>
            </w:pPr>
            <w:r>
              <w:rPr>
                <w:color w:val="000000"/>
                <w:kern w:val="0"/>
                <w:sz w:val="22"/>
                <w:szCs w:val="22"/>
              </w:rPr>
              <w:t>1269.78</w:t>
            </w:r>
            <w:del w:id="780" w:author="cc" w:date="2026-05-23T12:56:49Z">
              <w:r>
                <w:rPr>
                  <w:color w:val="000000"/>
                  <w:kern w:val="0"/>
                  <w:sz w:val="22"/>
                  <w:szCs w:val="22"/>
                </w:rPr>
                <w:delText xml:space="preserve"> </w:delText>
              </w:r>
            </w:del>
          </w:p>
        </w:tc>
        <w:tc>
          <w:tcPr>
            <w:tcW w:w="1296" w:type="dxa"/>
            <w:tcBorders>
              <w:top w:val="single" w:color="000000" w:sz="4" w:space="0"/>
              <w:left w:val="single" w:color="000000" w:sz="4" w:space="0"/>
              <w:bottom w:val="single" w:color="000000" w:sz="4" w:space="0"/>
              <w:right w:val="single" w:color="000000" w:sz="4" w:space="0"/>
            </w:tcBorders>
            <w:vAlign w:val="center"/>
          </w:tcPr>
          <w:p w14:paraId="6394331C">
            <w:pPr>
              <w:widowControl/>
              <w:spacing w:line="240" w:lineRule="auto"/>
              <w:jc w:val="center"/>
              <w:rPr>
                <w:rFonts w:hint="eastAsia" w:eastAsia="宋体"/>
                <w:color w:val="000000"/>
                <w:kern w:val="0"/>
                <w:sz w:val="22"/>
                <w:szCs w:val="22"/>
                <w:lang w:eastAsia="zh-CN"/>
              </w:rPr>
            </w:pPr>
            <w:r>
              <w:rPr>
                <w:color w:val="000000"/>
                <w:kern w:val="0"/>
                <w:sz w:val="22"/>
                <w:szCs w:val="22"/>
              </w:rPr>
              <w:t>1269.78</w:t>
            </w:r>
            <w:del w:id="781" w:author="cc" w:date="2026-05-23T12:56:49Z">
              <w:r>
                <w:rPr>
                  <w:color w:val="000000"/>
                  <w:kern w:val="0"/>
                  <w:sz w:val="22"/>
                  <w:szCs w:val="22"/>
                </w:rPr>
                <w:delText xml:space="preserve"> </w:delText>
              </w:r>
            </w:del>
          </w:p>
        </w:tc>
        <w:tc>
          <w:tcPr>
            <w:tcW w:w="1210" w:type="dxa"/>
            <w:tcBorders>
              <w:top w:val="single" w:color="000000" w:sz="4" w:space="0"/>
              <w:left w:val="single" w:color="000000" w:sz="4" w:space="0"/>
              <w:bottom w:val="single" w:color="000000" w:sz="4" w:space="0"/>
              <w:right w:val="single" w:color="000000" w:sz="4" w:space="0"/>
            </w:tcBorders>
            <w:vAlign w:val="center"/>
          </w:tcPr>
          <w:p w14:paraId="477996D5">
            <w:pPr>
              <w:widowControl/>
              <w:spacing w:line="240" w:lineRule="auto"/>
              <w:jc w:val="center"/>
              <w:rPr>
                <w:rFonts w:hint="eastAsia" w:eastAsia="宋体"/>
                <w:color w:val="000000"/>
                <w:kern w:val="0"/>
                <w:sz w:val="22"/>
                <w:szCs w:val="22"/>
                <w:lang w:eastAsia="zh-CN"/>
              </w:rPr>
            </w:pPr>
            <w:r>
              <w:rPr>
                <w:color w:val="000000"/>
                <w:kern w:val="0"/>
                <w:sz w:val="22"/>
                <w:szCs w:val="22"/>
              </w:rPr>
              <w:t>1269.80</w:t>
            </w:r>
            <w:del w:id="782" w:author="cc" w:date="2026-05-23T12:56:49Z">
              <w:r>
                <w:rPr>
                  <w:color w:val="000000"/>
                  <w:kern w:val="0"/>
                  <w:sz w:val="22"/>
                  <w:szCs w:val="22"/>
                </w:rPr>
                <w:delText xml:space="preserve"> </w:delText>
              </w:r>
            </w:del>
          </w:p>
        </w:tc>
      </w:tr>
      <w:tr w14:paraId="7CB09341">
        <w:trPr>
          <w:trHeight w:val="288" w:hRule="atLeast"/>
        </w:trPr>
        <w:tc>
          <w:tcPr>
            <w:tcW w:w="832" w:type="dxa"/>
            <w:tcBorders>
              <w:top w:val="single" w:color="000000" w:sz="4" w:space="0"/>
              <w:left w:val="single" w:color="000000" w:sz="4" w:space="0"/>
              <w:bottom w:val="single" w:color="000000" w:sz="4" w:space="0"/>
              <w:right w:val="single" w:color="000000" w:sz="4" w:space="0"/>
            </w:tcBorders>
            <w:noWrap/>
            <w:vAlign w:val="center"/>
          </w:tcPr>
          <w:p w14:paraId="6C1649A7">
            <w:pPr>
              <w:widowControl/>
              <w:spacing w:line="240" w:lineRule="auto"/>
              <w:jc w:val="center"/>
              <w:rPr>
                <w:b/>
                <w:bCs/>
                <w:color w:val="000000"/>
                <w:kern w:val="0"/>
                <w:sz w:val="22"/>
                <w:szCs w:val="22"/>
              </w:rPr>
            </w:pPr>
            <w:r>
              <w:rPr>
                <w:b/>
                <w:bCs/>
                <w:color w:val="000000"/>
                <w:kern w:val="0"/>
                <w:sz w:val="22"/>
                <w:szCs w:val="22"/>
              </w:rPr>
              <w:t>5</w:t>
            </w:r>
          </w:p>
        </w:tc>
        <w:tc>
          <w:tcPr>
            <w:tcW w:w="3769" w:type="dxa"/>
            <w:tcBorders>
              <w:top w:val="single" w:color="000000" w:sz="4" w:space="0"/>
              <w:left w:val="single" w:color="000000" w:sz="4" w:space="0"/>
              <w:bottom w:val="single" w:color="000000" w:sz="4" w:space="0"/>
              <w:right w:val="single" w:color="000000" w:sz="4" w:space="0"/>
            </w:tcBorders>
            <w:noWrap/>
            <w:vAlign w:val="center"/>
          </w:tcPr>
          <w:p w14:paraId="2E146D00">
            <w:pPr>
              <w:widowControl/>
              <w:spacing w:line="240" w:lineRule="auto"/>
              <w:jc w:val="left"/>
              <w:rPr>
                <w:b/>
                <w:bCs/>
                <w:color w:val="000000"/>
                <w:kern w:val="0"/>
                <w:sz w:val="22"/>
                <w:szCs w:val="22"/>
              </w:rPr>
            </w:pPr>
            <w:r>
              <w:rPr>
                <w:rFonts w:ascii="仿宋" w:hAnsi="仿宋" w:eastAsia="仿宋"/>
                <w:b/>
                <w:bCs/>
                <w:color w:val="000000"/>
                <w:kern w:val="0"/>
                <w:sz w:val="22"/>
                <w:szCs w:val="22"/>
              </w:rPr>
              <w:t>管理及销售费用</w:t>
            </w:r>
          </w:p>
        </w:tc>
        <w:tc>
          <w:tcPr>
            <w:tcW w:w="1187" w:type="dxa"/>
            <w:tcBorders>
              <w:top w:val="single" w:color="000000" w:sz="4" w:space="0"/>
              <w:left w:val="single" w:color="000000" w:sz="4" w:space="0"/>
              <w:bottom w:val="single" w:color="000000" w:sz="4" w:space="0"/>
              <w:right w:val="single" w:color="000000" w:sz="4" w:space="0"/>
            </w:tcBorders>
            <w:vAlign w:val="center"/>
          </w:tcPr>
          <w:p w14:paraId="60A6710A">
            <w:pPr>
              <w:widowControl/>
              <w:spacing w:line="240" w:lineRule="auto"/>
              <w:jc w:val="center"/>
              <w:rPr>
                <w:rFonts w:hint="eastAsia" w:eastAsia="宋体"/>
                <w:b/>
                <w:bCs/>
                <w:color w:val="000000"/>
                <w:kern w:val="0"/>
                <w:sz w:val="22"/>
                <w:szCs w:val="22"/>
                <w:lang w:eastAsia="zh-CN"/>
              </w:rPr>
            </w:pPr>
            <w:r>
              <w:rPr>
                <w:b/>
                <w:bCs/>
                <w:color w:val="000000"/>
                <w:kern w:val="0"/>
                <w:sz w:val="22"/>
                <w:szCs w:val="22"/>
              </w:rPr>
              <w:t>159.14</w:t>
            </w:r>
            <w:del w:id="783" w:author="cc" w:date="2026-05-23T12:56:49Z">
              <w:r>
                <w:rPr>
                  <w:b/>
                  <w:bCs/>
                  <w:color w:val="000000"/>
                  <w:kern w:val="0"/>
                  <w:sz w:val="22"/>
                  <w:szCs w:val="22"/>
                </w:rPr>
                <w:delText xml:space="preserve"> </w:delText>
              </w:r>
            </w:del>
          </w:p>
        </w:tc>
        <w:tc>
          <w:tcPr>
            <w:tcW w:w="1198" w:type="dxa"/>
            <w:tcBorders>
              <w:top w:val="single" w:color="000000" w:sz="4" w:space="0"/>
              <w:left w:val="single" w:color="000000" w:sz="4" w:space="0"/>
              <w:bottom w:val="single" w:color="000000" w:sz="4" w:space="0"/>
              <w:right w:val="single" w:color="000000" w:sz="4" w:space="0"/>
            </w:tcBorders>
            <w:noWrap/>
            <w:vAlign w:val="center"/>
          </w:tcPr>
          <w:p w14:paraId="6C4B76E1">
            <w:pPr>
              <w:widowControl/>
              <w:spacing w:line="240" w:lineRule="auto"/>
              <w:jc w:val="center"/>
              <w:rPr>
                <w:b/>
                <w:bCs/>
                <w:color w:val="000000"/>
                <w:kern w:val="0"/>
                <w:sz w:val="22"/>
                <w:szCs w:val="22"/>
              </w:rPr>
            </w:pPr>
          </w:p>
        </w:tc>
        <w:tc>
          <w:tcPr>
            <w:tcW w:w="1253" w:type="dxa"/>
            <w:tcBorders>
              <w:top w:val="single" w:color="000000" w:sz="4" w:space="0"/>
              <w:left w:val="single" w:color="000000" w:sz="4" w:space="0"/>
              <w:bottom w:val="single" w:color="000000" w:sz="4" w:space="0"/>
              <w:right w:val="single" w:color="000000" w:sz="4" w:space="0"/>
            </w:tcBorders>
            <w:noWrap/>
            <w:vAlign w:val="center"/>
          </w:tcPr>
          <w:p w14:paraId="261C854F">
            <w:pPr>
              <w:widowControl/>
              <w:spacing w:line="240" w:lineRule="auto"/>
              <w:jc w:val="center"/>
              <w:rPr>
                <w:rFonts w:hint="eastAsia" w:eastAsia="宋体"/>
                <w:color w:val="000000"/>
                <w:kern w:val="0"/>
                <w:sz w:val="22"/>
                <w:szCs w:val="22"/>
                <w:lang w:eastAsia="zh-CN"/>
              </w:rPr>
            </w:pPr>
            <w:r>
              <w:rPr>
                <w:color w:val="000000"/>
                <w:kern w:val="0"/>
                <w:sz w:val="22"/>
                <w:szCs w:val="22"/>
              </w:rPr>
              <w:t>18.50</w:t>
            </w:r>
            <w:del w:id="784" w:author="cc" w:date="2026-05-23T12:56:49Z">
              <w:r>
                <w:rPr>
                  <w:color w:val="000000"/>
                  <w:kern w:val="0"/>
                  <w:sz w:val="22"/>
                  <w:szCs w:val="22"/>
                </w:rPr>
                <w:delText xml:space="preserve"> </w:delText>
              </w:r>
            </w:del>
          </w:p>
        </w:tc>
        <w:tc>
          <w:tcPr>
            <w:tcW w:w="1328" w:type="dxa"/>
            <w:tcBorders>
              <w:top w:val="single" w:color="000000" w:sz="4" w:space="0"/>
              <w:left w:val="single" w:color="000000" w:sz="4" w:space="0"/>
              <w:bottom w:val="single" w:color="000000" w:sz="4" w:space="0"/>
              <w:right w:val="single" w:color="000000" w:sz="4" w:space="0"/>
            </w:tcBorders>
            <w:noWrap/>
            <w:vAlign w:val="center"/>
          </w:tcPr>
          <w:p w14:paraId="2F32ED02">
            <w:pPr>
              <w:widowControl/>
              <w:spacing w:line="240" w:lineRule="auto"/>
              <w:jc w:val="center"/>
              <w:rPr>
                <w:rFonts w:hint="eastAsia" w:eastAsia="宋体"/>
                <w:color w:val="000000"/>
                <w:kern w:val="0"/>
                <w:sz w:val="22"/>
                <w:szCs w:val="22"/>
                <w:lang w:eastAsia="zh-CN"/>
              </w:rPr>
            </w:pPr>
            <w:r>
              <w:rPr>
                <w:color w:val="000000"/>
                <w:kern w:val="0"/>
                <w:sz w:val="22"/>
                <w:szCs w:val="22"/>
              </w:rPr>
              <w:t>33.66</w:t>
            </w:r>
            <w:del w:id="785" w:author="cc" w:date="2026-05-23T12:56:49Z">
              <w:r>
                <w:rPr>
                  <w:color w:val="000000"/>
                  <w:kern w:val="0"/>
                  <w:sz w:val="22"/>
                  <w:szCs w:val="22"/>
                </w:rPr>
                <w:delText xml:space="preserve"> </w:delText>
              </w:r>
            </w:del>
          </w:p>
        </w:tc>
        <w:tc>
          <w:tcPr>
            <w:tcW w:w="1199" w:type="dxa"/>
            <w:tcBorders>
              <w:top w:val="single" w:color="000000" w:sz="4" w:space="0"/>
              <w:left w:val="single" w:color="000000" w:sz="4" w:space="0"/>
              <w:bottom w:val="single" w:color="000000" w:sz="4" w:space="0"/>
              <w:right w:val="single" w:color="000000" w:sz="4" w:space="0"/>
            </w:tcBorders>
            <w:noWrap/>
            <w:vAlign w:val="center"/>
          </w:tcPr>
          <w:p w14:paraId="4FBB403D">
            <w:pPr>
              <w:widowControl/>
              <w:spacing w:line="240" w:lineRule="auto"/>
              <w:jc w:val="center"/>
              <w:rPr>
                <w:rFonts w:hint="eastAsia" w:eastAsia="宋体"/>
                <w:color w:val="000000"/>
                <w:kern w:val="0"/>
                <w:sz w:val="22"/>
                <w:szCs w:val="22"/>
                <w:lang w:eastAsia="zh-CN"/>
              </w:rPr>
            </w:pPr>
            <w:r>
              <w:rPr>
                <w:color w:val="000000"/>
                <w:kern w:val="0"/>
                <w:sz w:val="22"/>
                <w:szCs w:val="22"/>
              </w:rPr>
              <w:t>38.66</w:t>
            </w:r>
            <w:del w:id="786" w:author="cc" w:date="2026-05-23T12:56:49Z">
              <w:r>
                <w:rPr>
                  <w:color w:val="000000"/>
                  <w:kern w:val="0"/>
                  <w:sz w:val="22"/>
                  <w:szCs w:val="22"/>
                </w:rPr>
                <w:delText xml:space="preserve"> </w:delText>
              </w:r>
            </w:del>
          </w:p>
        </w:tc>
        <w:tc>
          <w:tcPr>
            <w:tcW w:w="1296" w:type="dxa"/>
            <w:tcBorders>
              <w:top w:val="single" w:color="000000" w:sz="4" w:space="0"/>
              <w:left w:val="single" w:color="000000" w:sz="4" w:space="0"/>
              <w:bottom w:val="single" w:color="000000" w:sz="4" w:space="0"/>
              <w:right w:val="single" w:color="000000" w:sz="4" w:space="0"/>
            </w:tcBorders>
            <w:noWrap/>
            <w:vAlign w:val="center"/>
          </w:tcPr>
          <w:p w14:paraId="5D9C4E2F">
            <w:pPr>
              <w:widowControl/>
              <w:spacing w:line="240" w:lineRule="auto"/>
              <w:jc w:val="center"/>
              <w:rPr>
                <w:rFonts w:hint="eastAsia" w:eastAsia="宋体"/>
                <w:color w:val="000000"/>
                <w:kern w:val="0"/>
                <w:sz w:val="22"/>
                <w:szCs w:val="22"/>
                <w:lang w:eastAsia="zh-CN"/>
              </w:rPr>
            </w:pPr>
            <w:r>
              <w:rPr>
                <w:color w:val="000000"/>
                <w:kern w:val="0"/>
                <w:sz w:val="22"/>
                <w:szCs w:val="22"/>
              </w:rPr>
              <w:t>32.91</w:t>
            </w:r>
            <w:del w:id="787" w:author="cc" w:date="2026-05-23T12:56:49Z">
              <w:r>
                <w:rPr>
                  <w:color w:val="000000"/>
                  <w:kern w:val="0"/>
                  <w:sz w:val="22"/>
                  <w:szCs w:val="22"/>
                </w:rPr>
                <w:delText xml:space="preserve"> </w:delText>
              </w:r>
            </w:del>
          </w:p>
        </w:tc>
        <w:tc>
          <w:tcPr>
            <w:tcW w:w="1210" w:type="dxa"/>
            <w:tcBorders>
              <w:top w:val="single" w:color="000000" w:sz="4" w:space="0"/>
              <w:left w:val="single" w:color="000000" w:sz="4" w:space="0"/>
              <w:bottom w:val="single" w:color="000000" w:sz="4" w:space="0"/>
              <w:right w:val="single" w:color="000000" w:sz="4" w:space="0"/>
            </w:tcBorders>
            <w:noWrap/>
            <w:vAlign w:val="center"/>
          </w:tcPr>
          <w:p w14:paraId="50703BBD">
            <w:pPr>
              <w:widowControl/>
              <w:spacing w:line="240" w:lineRule="auto"/>
              <w:jc w:val="center"/>
              <w:rPr>
                <w:rFonts w:hint="eastAsia" w:eastAsia="宋体"/>
                <w:color w:val="000000"/>
                <w:kern w:val="0"/>
                <w:sz w:val="22"/>
                <w:szCs w:val="22"/>
                <w:lang w:eastAsia="zh-CN"/>
              </w:rPr>
            </w:pPr>
            <w:r>
              <w:rPr>
                <w:color w:val="000000"/>
                <w:kern w:val="0"/>
                <w:sz w:val="22"/>
                <w:szCs w:val="22"/>
              </w:rPr>
              <w:t>35.41</w:t>
            </w:r>
            <w:del w:id="788" w:author="cc" w:date="2026-05-23T12:56:49Z">
              <w:r>
                <w:rPr>
                  <w:color w:val="000000"/>
                  <w:kern w:val="0"/>
                  <w:sz w:val="22"/>
                  <w:szCs w:val="22"/>
                </w:rPr>
                <w:delText xml:space="preserve"> </w:delText>
              </w:r>
            </w:del>
          </w:p>
        </w:tc>
      </w:tr>
      <w:tr w14:paraId="6903AD91">
        <w:trPr>
          <w:trHeight w:val="288" w:hRule="atLeast"/>
        </w:trPr>
        <w:tc>
          <w:tcPr>
            <w:tcW w:w="832" w:type="dxa"/>
            <w:tcBorders>
              <w:top w:val="single" w:color="000000" w:sz="4" w:space="0"/>
              <w:left w:val="single" w:color="000000" w:sz="4" w:space="0"/>
              <w:bottom w:val="single" w:color="000000" w:sz="4" w:space="0"/>
              <w:right w:val="single" w:color="000000" w:sz="4" w:space="0"/>
            </w:tcBorders>
            <w:noWrap/>
            <w:vAlign w:val="center"/>
          </w:tcPr>
          <w:p w14:paraId="1D0E1D66">
            <w:pPr>
              <w:widowControl/>
              <w:spacing w:line="240" w:lineRule="auto"/>
              <w:jc w:val="center"/>
              <w:rPr>
                <w:b/>
                <w:bCs/>
                <w:color w:val="000000"/>
                <w:kern w:val="0"/>
                <w:sz w:val="22"/>
                <w:szCs w:val="22"/>
              </w:rPr>
            </w:pPr>
            <w:r>
              <w:rPr>
                <w:b/>
                <w:bCs/>
                <w:color w:val="000000"/>
                <w:kern w:val="0"/>
                <w:sz w:val="22"/>
                <w:szCs w:val="22"/>
              </w:rPr>
              <w:t>6</w:t>
            </w:r>
          </w:p>
        </w:tc>
        <w:tc>
          <w:tcPr>
            <w:tcW w:w="3769" w:type="dxa"/>
            <w:tcBorders>
              <w:top w:val="single" w:color="000000" w:sz="4" w:space="0"/>
              <w:left w:val="single" w:color="000000" w:sz="4" w:space="0"/>
              <w:bottom w:val="single" w:color="000000" w:sz="4" w:space="0"/>
              <w:right w:val="single" w:color="000000" w:sz="4" w:space="0"/>
            </w:tcBorders>
            <w:noWrap/>
            <w:vAlign w:val="center"/>
          </w:tcPr>
          <w:p w14:paraId="418AA467">
            <w:pPr>
              <w:widowControl/>
              <w:spacing w:line="240" w:lineRule="auto"/>
              <w:jc w:val="left"/>
              <w:rPr>
                <w:b/>
                <w:bCs/>
                <w:color w:val="000000"/>
                <w:kern w:val="0"/>
                <w:sz w:val="22"/>
                <w:szCs w:val="22"/>
              </w:rPr>
            </w:pPr>
            <w:r>
              <w:rPr>
                <w:rFonts w:ascii="仿宋" w:hAnsi="仿宋" w:eastAsia="仿宋"/>
                <w:b/>
                <w:bCs/>
                <w:color w:val="000000"/>
                <w:kern w:val="0"/>
                <w:sz w:val="22"/>
                <w:szCs w:val="22"/>
              </w:rPr>
              <w:t>税金及附加</w:t>
            </w:r>
          </w:p>
        </w:tc>
        <w:tc>
          <w:tcPr>
            <w:tcW w:w="1187" w:type="dxa"/>
            <w:tcBorders>
              <w:top w:val="single" w:color="000000" w:sz="4" w:space="0"/>
              <w:left w:val="single" w:color="000000" w:sz="4" w:space="0"/>
              <w:bottom w:val="single" w:color="000000" w:sz="4" w:space="0"/>
              <w:right w:val="single" w:color="000000" w:sz="4" w:space="0"/>
            </w:tcBorders>
            <w:vAlign w:val="center"/>
          </w:tcPr>
          <w:p w14:paraId="7ED1CECB">
            <w:pPr>
              <w:widowControl/>
              <w:spacing w:line="240" w:lineRule="auto"/>
              <w:jc w:val="center"/>
              <w:rPr>
                <w:rFonts w:hint="eastAsia" w:eastAsia="宋体"/>
                <w:b/>
                <w:bCs/>
                <w:color w:val="000000"/>
                <w:kern w:val="0"/>
                <w:sz w:val="22"/>
                <w:szCs w:val="22"/>
                <w:lang w:eastAsia="zh-CN"/>
              </w:rPr>
            </w:pPr>
            <w:r>
              <w:rPr>
                <w:b/>
                <w:bCs/>
                <w:color w:val="000000"/>
                <w:kern w:val="0"/>
                <w:sz w:val="22"/>
                <w:szCs w:val="22"/>
              </w:rPr>
              <w:t>110.19</w:t>
            </w:r>
            <w:del w:id="789" w:author="cc" w:date="2026-05-23T12:56:49Z">
              <w:r>
                <w:rPr>
                  <w:b/>
                  <w:bCs/>
                  <w:color w:val="000000"/>
                  <w:kern w:val="0"/>
                  <w:sz w:val="22"/>
                  <w:szCs w:val="22"/>
                </w:rPr>
                <w:delText xml:space="preserve"> </w:delText>
              </w:r>
            </w:del>
          </w:p>
        </w:tc>
        <w:tc>
          <w:tcPr>
            <w:tcW w:w="1198" w:type="dxa"/>
            <w:tcBorders>
              <w:top w:val="single" w:color="000000" w:sz="4" w:space="0"/>
              <w:left w:val="single" w:color="000000" w:sz="4" w:space="0"/>
              <w:bottom w:val="single" w:color="000000" w:sz="4" w:space="0"/>
              <w:right w:val="single" w:color="000000" w:sz="4" w:space="0"/>
            </w:tcBorders>
            <w:vAlign w:val="center"/>
          </w:tcPr>
          <w:p w14:paraId="51F7379C">
            <w:pPr>
              <w:widowControl/>
              <w:spacing w:line="240" w:lineRule="auto"/>
              <w:jc w:val="center"/>
              <w:rPr>
                <w:b/>
                <w:bCs/>
                <w:color w:val="000000"/>
                <w:kern w:val="0"/>
                <w:sz w:val="22"/>
                <w:szCs w:val="22"/>
              </w:rPr>
            </w:pPr>
          </w:p>
        </w:tc>
        <w:tc>
          <w:tcPr>
            <w:tcW w:w="1253" w:type="dxa"/>
            <w:tcBorders>
              <w:top w:val="single" w:color="000000" w:sz="4" w:space="0"/>
              <w:left w:val="single" w:color="000000" w:sz="4" w:space="0"/>
              <w:bottom w:val="single" w:color="000000" w:sz="4" w:space="0"/>
              <w:right w:val="single" w:color="000000" w:sz="4" w:space="0"/>
            </w:tcBorders>
            <w:noWrap/>
            <w:vAlign w:val="center"/>
          </w:tcPr>
          <w:p w14:paraId="141D2AE0">
            <w:pPr>
              <w:widowControl/>
              <w:spacing w:line="240" w:lineRule="auto"/>
              <w:jc w:val="center"/>
              <w:rPr>
                <w:rFonts w:hint="eastAsia" w:eastAsia="宋体"/>
                <w:color w:val="000000"/>
                <w:kern w:val="0"/>
                <w:sz w:val="22"/>
                <w:szCs w:val="22"/>
                <w:lang w:eastAsia="zh-CN"/>
              </w:rPr>
            </w:pPr>
            <w:r>
              <w:rPr>
                <w:color w:val="000000"/>
                <w:kern w:val="0"/>
                <w:sz w:val="22"/>
                <w:szCs w:val="22"/>
              </w:rPr>
              <w:t>1.12</w:t>
            </w:r>
            <w:del w:id="790" w:author="cc" w:date="2026-05-23T12:56:49Z">
              <w:r>
                <w:rPr>
                  <w:color w:val="000000"/>
                  <w:kern w:val="0"/>
                  <w:sz w:val="22"/>
                  <w:szCs w:val="22"/>
                </w:rPr>
                <w:delText xml:space="preserve"> </w:delText>
              </w:r>
            </w:del>
          </w:p>
        </w:tc>
        <w:tc>
          <w:tcPr>
            <w:tcW w:w="1328" w:type="dxa"/>
            <w:tcBorders>
              <w:top w:val="single" w:color="000000" w:sz="4" w:space="0"/>
              <w:left w:val="single" w:color="000000" w:sz="4" w:space="0"/>
              <w:bottom w:val="single" w:color="000000" w:sz="4" w:space="0"/>
              <w:right w:val="single" w:color="000000" w:sz="4" w:space="0"/>
            </w:tcBorders>
            <w:noWrap/>
            <w:vAlign w:val="center"/>
          </w:tcPr>
          <w:p w14:paraId="3E0286A0">
            <w:pPr>
              <w:widowControl/>
              <w:spacing w:line="240" w:lineRule="auto"/>
              <w:jc w:val="center"/>
              <w:rPr>
                <w:rFonts w:hint="eastAsia" w:eastAsia="宋体"/>
                <w:color w:val="000000"/>
                <w:kern w:val="0"/>
                <w:sz w:val="22"/>
                <w:szCs w:val="22"/>
                <w:lang w:eastAsia="zh-CN"/>
              </w:rPr>
            </w:pPr>
            <w:r>
              <w:rPr>
                <w:color w:val="000000"/>
                <w:kern w:val="0"/>
                <w:sz w:val="22"/>
                <w:szCs w:val="22"/>
              </w:rPr>
              <w:t>0.53</w:t>
            </w:r>
            <w:del w:id="791" w:author="cc" w:date="2026-05-23T12:56:49Z">
              <w:r>
                <w:rPr>
                  <w:color w:val="000000"/>
                  <w:kern w:val="0"/>
                  <w:sz w:val="22"/>
                  <w:szCs w:val="22"/>
                </w:rPr>
                <w:delText xml:space="preserve"> </w:delText>
              </w:r>
            </w:del>
          </w:p>
        </w:tc>
        <w:tc>
          <w:tcPr>
            <w:tcW w:w="1199" w:type="dxa"/>
            <w:tcBorders>
              <w:top w:val="single" w:color="000000" w:sz="4" w:space="0"/>
              <w:left w:val="single" w:color="000000" w:sz="4" w:space="0"/>
              <w:bottom w:val="single" w:color="000000" w:sz="4" w:space="0"/>
              <w:right w:val="single" w:color="000000" w:sz="4" w:space="0"/>
            </w:tcBorders>
            <w:noWrap/>
            <w:vAlign w:val="center"/>
          </w:tcPr>
          <w:p w14:paraId="01F38B42">
            <w:pPr>
              <w:widowControl/>
              <w:spacing w:line="240" w:lineRule="auto"/>
              <w:jc w:val="center"/>
              <w:rPr>
                <w:rFonts w:hint="eastAsia" w:eastAsia="宋体"/>
                <w:color w:val="000000"/>
                <w:kern w:val="0"/>
                <w:sz w:val="22"/>
                <w:szCs w:val="22"/>
                <w:lang w:eastAsia="zh-CN"/>
              </w:rPr>
            </w:pPr>
            <w:r>
              <w:rPr>
                <w:color w:val="000000"/>
                <w:kern w:val="0"/>
                <w:sz w:val="22"/>
                <w:szCs w:val="22"/>
              </w:rPr>
              <w:t>0.59</w:t>
            </w:r>
            <w:del w:id="792" w:author="cc" w:date="2026-05-23T12:56:49Z">
              <w:r>
                <w:rPr>
                  <w:color w:val="000000"/>
                  <w:kern w:val="0"/>
                  <w:sz w:val="22"/>
                  <w:szCs w:val="22"/>
                </w:rPr>
                <w:delText xml:space="preserve"> </w:delText>
              </w:r>
            </w:del>
          </w:p>
        </w:tc>
        <w:tc>
          <w:tcPr>
            <w:tcW w:w="1296" w:type="dxa"/>
            <w:tcBorders>
              <w:top w:val="single" w:color="000000" w:sz="4" w:space="0"/>
              <w:left w:val="single" w:color="000000" w:sz="4" w:space="0"/>
              <w:bottom w:val="single" w:color="000000" w:sz="4" w:space="0"/>
              <w:right w:val="single" w:color="000000" w:sz="4" w:space="0"/>
            </w:tcBorders>
            <w:noWrap/>
            <w:vAlign w:val="center"/>
          </w:tcPr>
          <w:p w14:paraId="7732225D">
            <w:pPr>
              <w:widowControl/>
              <w:spacing w:line="240" w:lineRule="auto"/>
              <w:jc w:val="center"/>
              <w:rPr>
                <w:rFonts w:hint="eastAsia" w:eastAsia="宋体"/>
                <w:color w:val="000000"/>
                <w:kern w:val="0"/>
                <w:sz w:val="22"/>
                <w:szCs w:val="22"/>
                <w:lang w:eastAsia="zh-CN"/>
              </w:rPr>
            </w:pPr>
            <w:r>
              <w:rPr>
                <w:color w:val="000000"/>
                <w:kern w:val="0"/>
                <w:sz w:val="22"/>
                <w:szCs w:val="22"/>
              </w:rPr>
              <w:t>44.26</w:t>
            </w:r>
            <w:del w:id="793" w:author="cc" w:date="2026-05-23T12:56:49Z">
              <w:r>
                <w:rPr>
                  <w:color w:val="000000"/>
                  <w:kern w:val="0"/>
                  <w:sz w:val="22"/>
                  <w:szCs w:val="22"/>
                </w:rPr>
                <w:delText xml:space="preserve"> </w:delText>
              </w:r>
            </w:del>
          </w:p>
        </w:tc>
        <w:tc>
          <w:tcPr>
            <w:tcW w:w="1210" w:type="dxa"/>
            <w:tcBorders>
              <w:top w:val="single" w:color="000000" w:sz="4" w:space="0"/>
              <w:left w:val="single" w:color="000000" w:sz="4" w:space="0"/>
              <w:bottom w:val="single" w:color="000000" w:sz="4" w:space="0"/>
              <w:right w:val="single" w:color="000000" w:sz="4" w:space="0"/>
            </w:tcBorders>
            <w:noWrap/>
            <w:vAlign w:val="center"/>
          </w:tcPr>
          <w:p w14:paraId="595D3D40">
            <w:pPr>
              <w:widowControl/>
              <w:spacing w:line="240" w:lineRule="auto"/>
              <w:jc w:val="center"/>
              <w:rPr>
                <w:rFonts w:hint="eastAsia" w:eastAsia="宋体"/>
                <w:color w:val="000000"/>
                <w:kern w:val="0"/>
                <w:sz w:val="22"/>
                <w:szCs w:val="22"/>
                <w:lang w:eastAsia="zh-CN"/>
              </w:rPr>
            </w:pPr>
            <w:r>
              <w:rPr>
                <w:color w:val="000000"/>
                <w:kern w:val="0"/>
                <w:sz w:val="22"/>
                <w:szCs w:val="22"/>
              </w:rPr>
              <w:t>63.69</w:t>
            </w:r>
            <w:del w:id="794" w:author="cc" w:date="2026-05-23T12:56:49Z">
              <w:r>
                <w:rPr>
                  <w:color w:val="000000"/>
                  <w:kern w:val="0"/>
                  <w:sz w:val="22"/>
                  <w:szCs w:val="22"/>
                </w:rPr>
                <w:delText xml:space="preserve"> </w:delText>
              </w:r>
            </w:del>
          </w:p>
        </w:tc>
      </w:tr>
      <w:tr w14:paraId="11CBA7E5">
        <w:trPr>
          <w:trHeight w:val="288" w:hRule="atLeast"/>
        </w:trPr>
        <w:tc>
          <w:tcPr>
            <w:tcW w:w="832" w:type="dxa"/>
            <w:tcBorders>
              <w:top w:val="single" w:color="000000" w:sz="4" w:space="0"/>
              <w:left w:val="single" w:color="000000" w:sz="4" w:space="0"/>
              <w:bottom w:val="single" w:color="000000" w:sz="4" w:space="0"/>
              <w:right w:val="single" w:color="000000" w:sz="4" w:space="0"/>
            </w:tcBorders>
            <w:noWrap/>
            <w:vAlign w:val="center"/>
          </w:tcPr>
          <w:p w14:paraId="4D269467">
            <w:pPr>
              <w:widowControl/>
              <w:spacing w:line="240" w:lineRule="auto"/>
              <w:jc w:val="center"/>
              <w:rPr>
                <w:b/>
                <w:bCs/>
                <w:color w:val="000000"/>
                <w:kern w:val="0"/>
                <w:sz w:val="22"/>
                <w:szCs w:val="22"/>
              </w:rPr>
            </w:pPr>
            <w:r>
              <w:rPr>
                <w:b/>
                <w:bCs/>
                <w:color w:val="000000"/>
                <w:kern w:val="0"/>
                <w:sz w:val="22"/>
                <w:szCs w:val="22"/>
              </w:rPr>
              <w:t>7</w:t>
            </w:r>
          </w:p>
        </w:tc>
        <w:tc>
          <w:tcPr>
            <w:tcW w:w="3769" w:type="dxa"/>
            <w:tcBorders>
              <w:top w:val="single" w:color="000000" w:sz="4" w:space="0"/>
              <w:left w:val="single" w:color="000000" w:sz="4" w:space="0"/>
              <w:bottom w:val="single" w:color="000000" w:sz="4" w:space="0"/>
              <w:right w:val="single" w:color="000000" w:sz="4" w:space="0"/>
            </w:tcBorders>
            <w:noWrap/>
            <w:vAlign w:val="center"/>
          </w:tcPr>
          <w:p w14:paraId="5C180F81">
            <w:pPr>
              <w:widowControl/>
              <w:spacing w:line="240" w:lineRule="auto"/>
              <w:jc w:val="left"/>
              <w:rPr>
                <w:rFonts w:ascii="仿宋" w:hAnsi="仿宋" w:eastAsia="仿宋" w:cs="宋体"/>
                <w:b/>
                <w:bCs/>
                <w:color w:val="000000"/>
                <w:kern w:val="0"/>
                <w:sz w:val="22"/>
                <w:szCs w:val="22"/>
              </w:rPr>
            </w:pPr>
            <w:r>
              <w:rPr>
                <w:rFonts w:ascii="仿宋" w:hAnsi="仿宋" w:eastAsia="仿宋" w:cs="宋体"/>
                <w:b/>
                <w:bCs/>
                <w:color w:val="000000"/>
                <w:kern w:val="0"/>
                <w:sz w:val="22"/>
                <w:szCs w:val="22"/>
              </w:rPr>
              <w:t>总成本费用</w:t>
            </w:r>
          </w:p>
        </w:tc>
        <w:tc>
          <w:tcPr>
            <w:tcW w:w="1187" w:type="dxa"/>
            <w:tcBorders>
              <w:top w:val="single" w:color="000000" w:sz="4" w:space="0"/>
              <w:left w:val="single" w:color="000000" w:sz="4" w:space="0"/>
              <w:bottom w:val="single" w:color="000000" w:sz="4" w:space="0"/>
              <w:right w:val="single" w:color="000000" w:sz="4" w:space="0"/>
            </w:tcBorders>
            <w:vAlign w:val="center"/>
          </w:tcPr>
          <w:p w14:paraId="2217AAC5">
            <w:pPr>
              <w:widowControl/>
              <w:spacing w:line="240" w:lineRule="auto"/>
              <w:jc w:val="center"/>
              <w:rPr>
                <w:rFonts w:hint="eastAsia" w:eastAsia="宋体"/>
                <w:b/>
                <w:bCs/>
                <w:color w:val="000000"/>
                <w:kern w:val="0"/>
                <w:sz w:val="22"/>
                <w:szCs w:val="22"/>
                <w:lang w:eastAsia="zh-CN"/>
              </w:rPr>
            </w:pPr>
            <w:r>
              <w:rPr>
                <w:b/>
                <w:bCs/>
                <w:color w:val="000000"/>
                <w:kern w:val="0"/>
                <w:sz w:val="22"/>
                <w:szCs w:val="22"/>
              </w:rPr>
              <w:t>6101.77</w:t>
            </w:r>
            <w:del w:id="795" w:author="cc" w:date="2026-05-23T12:56:49Z">
              <w:r>
                <w:rPr>
                  <w:b/>
                  <w:bCs/>
                  <w:color w:val="000000"/>
                  <w:kern w:val="0"/>
                  <w:sz w:val="22"/>
                  <w:szCs w:val="22"/>
                </w:rPr>
                <w:delText xml:space="preserve"> </w:delText>
              </w:r>
            </w:del>
          </w:p>
        </w:tc>
        <w:tc>
          <w:tcPr>
            <w:tcW w:w="1198" w:type="dxa"/>
            <w:tcBorders>
              <w:top w:val="single" w:color="000000" w:sz="4" w:space="0"/>
              <w:left w:val="single" w:color="000000" w:sz="4" w:space="0"/>
              <w:bottom w:val="single" w:color="000000" w:sz="4" w:space="0"/>
              <w:right w:val="single" w:color="000000" w:sz="4" w:space="0"/>
            </w:tcBorders>
            <w:vAlign w:val="center"/>
          </w:tcPr>
          <w:p w14:paraId="00FF186B">
            <w:pPr>
              <w:widowControl/>
              <w:spacing w:line="240" w:lineRule="auto"/>
              <w:jc w:val="center"/>
              <w:rPr>
                <w:b/>
                <w:bCs/>
                <w:color w:val="000000"/>
                <w:kern w:val="0"/>
                <w:sz w:val="22"/>
                <w:szCs w:val="22"/>
              </w:rPr>
            </w:pPr>
          </w:p>
        </w:tc>
        <w:tc>
          <w:tcPr>
            <w:tcW w:w="1253" w:type="dxa"/>
            <w:tcBorders>
              <w:top w:val="single" w:color="000000" w:sz="4" w:space="0"/>
              <w:left w:val="single" w:color="000000" w:sz="4" w:space="0"/>
              <w:bottom w:val="single" w:color="000000" w:sz="4" w:space="0"/>
              <w:right w:val="single" w:color="000000" w:sz="4" w:space="0"/>
            </w:tcBorders>
            <w:vAlign w:val="center"/>
          </w:tcPr>
          <w:p w14:paraId="555873F9">
            <w:pPr>
              <w:widowControl/>
              <w:spacing w:line="240" w:lineRule="auto"/>
              <w:jc w:val="center"/>
              <w:rPr>
                <w:rFonts w:hint="eastAsia" w:eastAsia="宋体"/>
                <w:b/>
                <w:bCs/>
                <w:color w:val="000000"/>
                <w:kern w:val="0"/>
                <w:sz w:val="22"/>
                <w:szCs w:val="22"/>
                <w:lang w:eastAsia="zh-CN"/>
              </w:rPr>
            </w:pPr>
            <w:r>
              <w:rPr>
                <w:b/>
                <w:bCs/>
                <w:color w:val="000000"/>
                <w:kern w:val="0"/>
                <w:sz w:val="22"/>
                <w:szCs w:val="22"/>
              </w:rPr>
              <w:t>772.92</w:t>
            </w:r>
            <w:del w:id="796" w:author="cc" w:date="2026-05-23T12:56:49Z">
              <w:r>
                <w:rPr>
                  <w:b/>
                  <w:bCs/>
                  <w:color w:val="000000"/>
                  <w:kern w:val="0"/>
                  <w:sz w:val="22"/>
                  <w:szCs w:val="22"/>
                </w:rPr>
                <w:delText xml:space="preserve"> </w:delText>
              </w:r>
            </w:del>
          </w:p>
        </w:tc>
        <w:tc>
          <w:tcPr>
            <w:tcW w:w="1328" w:type="dxa"/>
            <w:tcBorders>
              <w:top w:val="single" w:color="000000" w:sz="4" w:space="0"/>
              <w:left w:val="single" w:color="000000" w:sz="4" w:space="0"/>
              <w:bottom w:val="single" w:color="000000" w:sz="4" w:space="0"/>
              <w:right w:val="single" w:color="000000" w:sz="4" w:space="0"/>
            </w:tcBorders>
            <w:vAlign w:val="center"/>
          </w:tcPr>
          <w:p w14:paraId="3D65ECA7">
            <w:pPr>
              <w:widowControl/>
              <w:spacing w:line="240" w:lineRule="auto"/>
              <w:jc w:val="center"/>
              <w:rPr>
                <w:rFonts w:hint="eastAsia" w:eastAsia="宋体"/>
                <w:b/>
                <w:bCs/>
                <w:color w:val="000000"/>
                <w:kern w:val="0"/>
                <w:sz w:val="22"/>
                <w:szCs w:val="22"/>
                <w:lang w:eastAsia="zh-CN"/>
              </w:rPr>
            </w:pPr>
            <w:r>
              <w:rPr>
                <w:b/>
                <w:bCs/>
                <w:color w:val="000000"/>
                <w:kern w:val="0"/>
                <w:sz w:val="22"/>
                <w:szCs w:val="22"/>
              </w:rPr>
              <w:t>1303.97</w:t>
            </w:r>
            <w:del w:id="797" w:author="cc" w:date="2026-05-23T12:56:49Z">
              <w:r>
                <w:rPr>
                  <w:b/>
                  <w:bCs/>
                  <w:color w:val="000000"/>
                  <w:kern w:val="0"/>
                  <w:sz w:val="22"/>
                  <w:szCs w:val="22"/>
                </w:rPr>
                <w:delText xml:space="preserve"> </w:delText>
              </w:r>
            </w:del>
          </w:p>
        </w:tc>
        <w:tc>
          <w:tcPr>
            <w:tcW w:w="1199" w:type="dxa"/>
            <w:tcBorders>
              <w:top w:val="single" w:color="000000" w:sz="4" w:space="0"/>
              <w:left w:val="single" w:color="000000" w:sz="4" w:space="0"/>
              <w:bottom w:val="single" w:color="000000" w:sz="4" w:space="0"/>
              <w:right w:val="single" w:color="000000" w:sz="4" w:space="0"/>
            </w:tcBorders>
            <w:vAlign w:val="center"/>
          </w:tcPr>
          <w:p w14:paraId="0A3495C4">
            <w:pPr>
              <w:widowControl/>
              <w:spacing w:line="240" w:lineRule="auto"/>
              <w:jc w:val="center"/>
              <w:rPr>
                <w:rFonts w:hint="eastAsia" w:eastAsia="宋体"/>
                <w:b/>
                <w:bCs/>
                <w:color w:val="000000"/>
                <w:kern w:val="0"/>
                <w:sz w:val="22"/>
                <w:szCs w:val="22"/>
                <w:lang w:eastAsia="zh-CN"/>
              </w:rPr>
            </w:pPr>
            <w:r>
              <w:rPr>
                <w:b/>
                <w:bCs/>
                <w:color w:val="000000"/>
                <w:kern w:val="0"/>
                <w:sz w:val="22"/>
                <w:szCs w:val="22"/>
              </w:rPr>
              <w:t>1309.03</w:t>
            </w:r>
            <w:del w:id="798" w:author="cc" w:date="2026-05-23T12:56:49Z">
              <w:r>
                <w:rPr>
                  <w:b/>
                  <w:bCs/>
                  <w:color w:val="000000"/>
                  <w:kern w:val="0"/>
                  <w:sz w:val="22"/>
                  <w:szCs w:val="22"/>
                </w:rPr>
                <w:delText xml:space="preserve"> </w:delText>
              </w:r>
            </w:del>
          </w:p>
        </w:tc>
        <w:tc>
          <w:tcPr>
            <w:tcW w:w="1296" w:type="dxa"/>
            <w:tcBorders>
              <w:top w:val="single" w:color="000000" w:sz="4" w:space="0"/>
              <w:left w:val="single" w:color="000000" w:sz="4" w:space="0"/>
              <w:bottom w:val="single" w:color="000000" w:sz="4" w:space="0"/>
              <w:right w:val="single" w:color="000000" w:sz="4" w:space="0"/>
            </w:tcBorders>
            <w:vAlign w:val="center"/>
          </w:tcPr>
          <w:p w14:paraId="1E62448A">
            <w:pPr>
              <w:widowControl/>
              <w:spacing w:line="240" w:lineRule="auto"/>
              <w:jc w:val="center"/>
              <w:rPr>
                <w:rFonts w:hint="eastAsia" w:eastAsia="宋体"/>
                <w:b/>
                <w:bCs/>
                <w:color w:val="000000"/>
                <w:kern w:val="0"/>
                <w:sz w:val="22"/>
                <w:szCs w:val="22"/>
                <w:lang w:eastAsia="zh-CN"/>
              </w:rPr>
            </w:pPr>
            <w:r>
              <w:rPr>
                <w:b/>
                <w:bCs/>
                <w:color w:val="000000"/>
                <w:kern w:val="0"/>
                <w:sz w:val="22"/>
                <w:szCs w:val="22"/>
              </w:rPr>
              <w:t>1346.95</w:t>
            </w:r>
            <w:del w:id="799" w:author="cc" w:date="2026-05-23T12:56:49Z">
              <w:r>
                <w:rPr>
                  <w:b/>
                  <w:bCs/>
                  <w:color w:val="000000"/>
                  <w:kern w:val="0"/>
                  <w:sz w:val="22"/>
                  <w:szCs w:val="22"/>
                </w:rPr>
                <w:delText xml:space="preserve"> </w:delText>
              </w:r>
            </w:del>
          </w:p>
        </w:tc>
        <w:tc>
          <w:tcPr>
            <w:tcW w:w="1210" w:type="dxa"/>
            <w:tcBorders>
              <w:top w:val="single" w:color="000000" w:sz="4" w:space="0"/>
              <w:left w:val="single" w:color="000000" w:sz="4" w:space="0"/>
              <w:bottom w:val="single" w:color="000000" w:sz="4" w:space="0"/>
              <w:right w:val="single" w:color="000000" w:sz="4" w:space="0"/>
            </w:tcBorders>
            <w:vAlign w:val="center"/>
          </w:tcPr>
          <w:p w14:paraId="3AEC2EC9">
            <w:pPr>
              <w:widowControl/>
              <w:spacing w:line="240" w:lineRule="auto"/>
              <w:jc w:val="center"/>
              <w:rPr>
                <w:rFonts w:hint="eastAsia" w:eastAsia="宋体"/>
                <w:b/>
                <w:bCs/>
                <w:color w:val="000000"/>
                <w:kern w:val="0"/>
                <w:sz w:val="22"/>
                <w:szCs w:val="22"/>
                <w:lang w:eastAsia="zh-CN"/>
              </w:rPr>
            </w:pPr>
            <w:r>
              <w:rPr>
                <w:b/>
                <w:bCs/>
                <w:color w:val="000000"/>
                <w:kern w:val="0"/>
                <w:sz w:val="22"/>
                <w:szCs w:val="22"/>
              </w:rPr>
              <w:t>1368.90</w:t>
            </w:r>
            <w:del w:id="800" w:author="cc" w:date="2026-05-23T12:56:49Z">
              <w:r>
                <w:rPr>
                  <w:b/>
                  <w:bCs/>
                  <w:color w:val="000000"/>
                  <w:kern w:val="0"/>
                  <w:sz w:val="22"/>
                  <w:szCs w:val="22"/>
                </w:rPr>
                <w:delText xml:space="preserve"> </w:delText>
              </w:r>
            </w:del>
          </w:p>
        </w:tc>
      </w:tr>
    </w:tbl>
    <w:p w14:paraId="27D64DAD"/>
    <w:p w14:paraId="287DAE7A">
      <w:pPr>
        <w:rPr>
          <w:rFonts w:hint="eastAsia"/>
        </w:rPr>
      </w:pPr>
    </w:p>
    <w:p w14:paraId="4FA625F0"/>
    <w:p w14:paraId="340A4BEB"/>
    <w:p w14:paraId="0A0F4726"/>
    <w:p w14:paraId="072928F1">
      <w:pPr>
        <w:pStyle w:val="3"/>
        <w:numPr>
          <w:ilvl w:val="1"/>
          <w:numId w:val="0"/>
        </w:numPr>
        <w:ind w:left="576" w:hanging="576"/>
      </w:pPr>
      <w:bookmarkStart w:id="208" w:name="_Toc27879"/>
      <w:bookmarkStart w:id="209" w:name="_Toc229492063"/>
      <w:bookmarkStart w:id="210" w:name="_Toc30862"/>
      <w:bookmarkStart w:id="211" w:name="_Toc5901"/>
      <w:r>
        <w:rPr>
          <w:rFonts w:hint="eastAsia"/>
        </w:rPr>
        <w:t>8.4项目营业收入测算</w:t>
      </w:r>
      <w:bookmarkEnd w:id="208"/>
      <w:bookmarkEnd w:id="209"/>
      <w:bookmarkEnd w:id="210"/>
      <w:bookmarkEnd w:id="211"/>
    </w:p>
    <w:p w14:paraId="51145880">
      <w:pPr>
        <w:pStyle w:val="10"/>
        <w:jc w:val="center"/>
      </w:pPr>
      <w:r>
        <w:rPr>
          <w:rFonts w:hint="eastAsia"/>
        </w:rPr>
        <w:t>表计算期项目营业收入估算表</w:t>
      </w:r>
    </w:p>
    <w:tbl>
      <w:tblPr>
        <w:tblStyle w:val="20"/>
        <w:tblW w:w="5000" w:type="pct"/>
        <w:tblInd w:w="0" w:type="dxa"/>
        <w:tblLayout w:type="autofit"/>
        <w:tblCellMar>
          <w:top w:w="0" w:type="dxa"/>
          <w:left w:w="108" w:type="dxa"/>
          <w:bottom w:w="0" w:type="dxa"/>
          <w:right w:w="108" w:type="dxa"/>
        </w:tblCellMar>
      </w:tblPr>
      <w:tblGrid>
        <w:gridCol w:w="951"/>
        <w:gridCol w:w="3325"/>
        <w:gridCol w:w="1361"/>
        <w:gridCol w:w="1409"/>
        <w:gridCol w:w="1607"/>
        <w:gridCol w:w="1585"/>
        <w:gridCol w:w="1313"/>
        <w:gridCol w:w="1313"/>
        <w:gridCol w:w="1310"/>
      </w:tblGrid>
      <w:tr w14:paraId="37A907AB">
        <w:trPr>
          <w:trHeight w:val="288" w:hRule="atLeast"/>
        </w:trPr>
        <w:tc>
          <w:tcPr>
            <w:tcW w:w="336" w:type="pct"/>
            <w:vMerge w:val="restart"/>
            <w:tcBorders>
              <w:top w:val="single" w:color="000000" w:sz="4" w:space="0"/>
              <w:left w:val="single" w:color="000000" w:sz="4" w:space="0"/>
              <w:bottom w:val="single" w:color="000000" w:sz="4" w:space="0"/>
              <w:right w:val="single" w:color="000000" w:sz="4" w:space="0"/>
            </w:tcBorders>
            <w:noWrap/>
            <w:vAlign w:val="center"/>
          </w:tcPr>
          <w:p w14:paraId="6CD15675">
            <w:pPr>
              <w:widowControl/>
              <w:spacing w:line="240" w:lineRule="auto"/>
              <w:jc w:val="center"/>
              <w:rPr>
                <w:b/>
                <w:bCs/>
                <w:color w:val="000000"/>
                <w:kern w:val="0"/>
                <w:sz w:val="22"/>
                <w:szCs w:val="22"/>
              </w:rPr>
            </w:pPr>
            <w:r>
              <w:rPr>
                <w:rFonts w:ascii="仿宋" w:hAnsi="仿宋" w:eastAsia="仿宋"/>
                <w:b/>
                <w:bCs/>
                <w:color w:val="000000"/>
                <w:kern w:val="0"/>
                <w:sz w:val="22"/>
                <w:szCs w:val="22"/>
              </w:rPr>
              <w:t>序号</w:t>
            </w:r>
          </w:p>
        </w:tc>
        <w:tc>
          <w:tcPr>
            <w:tcW w:w="1173" w:type="pct"/>
            <w:vMerge w:val="restart"/>
            <w:tcBorders>
              <w:top w:val="single" w:color="000000" w:sz="4" w:space="0"/>
              <w:left w:val="single" w:color="000000" w:sz="4" w:space="0"/>
              <w:bottom w:val="single" w:color="000000" w:sz="4" w:space="0"/>
              <w:right w:val="single" w:color="000000" w:sz="4" w:space="0"/>
            </w:tcBorders>
            <w:vAlign w:val="center"/>
          </w:tcPr>
          <w:p w14:paraId="35EEAAAF">
            <w:pPr>
              <w:widowControl/>
              <w:spacing w:line="240" w:lineRule="auto"/>
              <w:jc w:val="center"/>
              <w:rPr>
                <w:b/>
                <w:bCs/>
                <w:color w:val="000000"/>
                <w:kern w:val="0"/>
                <w:sz w:val="22"/>
                <w:szCs w:val="22"/>
              </w:rPr>
            </w:pPr>
            <w:r>
              <w:rPr>
                <w:rFonts w:ascii="仿宋" w:hAnsi="仿宋" w:eastAsia="仿宋"/>
                <w:b/>
                <w:bCs/>
                <w:color w:val="000000"/>
                <w:kern w:val="0"/>
                <w:sz w:val="22"/>
                <w:szCs w:val="22"/>
              </w:rPr>
              <w:t>项目</w:t>
            </w:r>
          </w:p>
        </w:tc>
        <w:tc>
          <w:tcPr>
            <w:tcW w:w="480" w:type="pct"/>
            <w:vMerge w:val="restart"/>
            <w:tcBorders>
              <w:top w:val="single" w:color="000000" w:sz="4" w:space="0"/>
              <w:left w:val="single" w:color="000000" w:sz="4" w:space="0"/>
              <w:bottom w:val="single" w:color="000000" w:sz="4" w:space="0"/>
              <w:right w:val="single" w:color="000000" w:sz="4" w:space="0"/>
            </w:tcBorders>
            <w:vAlign w:val="center"/>
          </w:tcPr>
          <w:p w14:paraId="2016CFDF">
            <w:pPr>
              <w:widowControl/>
              <w:spacing w:line="240" w:lineRule="auto"/>
              <w:jc w:val="center"/>
              <w:rPr>
                <w:b/>
                <w:bCs/>
                <w:color w:val="000000"/>
                <w:kern w:val="0"/>
                <w:sz w:val="22"/>
                <w:szCs w:val="22"/>
              </w:rPr>
            </w:pPr>
            <w:r>
              <w:rPr>
                <w:rFonts w:ascii="仿宋" w:hAnsi="仿宋" w:eastAsia="仿宋"/>
                <w:b/>
                <w:bCs/>
                <w:color w:val="000000"/>
                <w:kern w:val="0"/>
                <w:sz w:val="22"/>
                <w:szCs w:val="22"/>
              </w:rPr>
              <w:t>合计</w:t>
            </w:r>
          </w:p>
        </w:tc>
        <w:tc>
          <w:tcPr>
            <w:tcW w:w="497" w:type="pct"/>
            <w:vMerge w:val="restart"/>
            <w:tcBorders>
              <w:top w:val="single" w:color="000000" w:sz="4" w:space="0"/>
              <w:left w:val="single" w:color="000000" w:sz="4" w:space="0"/>
              <w:bottom w:val="single" w:color="000000" w:sz="4" w:space="0"/>
              <w:right w:val="single" w:color="000000" w:sz="4" w:space="0"/>
            </w:tcBorders>
            <w:vAlign w:val="center"/>
          </w:tcPr>
          <w:p w14:paraId="26315EC0">
            <w:pPr>
              <w:widowControl/>
              <w:spacing w:line="240" w:lineRule="auto"/>
              <w:jc w:val="center"/>
              <w:rPr>
                <w:rFonts w:ascii="仿宋" w:hAnsi="仿宋" w:eastAsia="仿宋" w:cs="宋体"/>
                <w:b/>
                <w:bCs/>
                <w:color w:val="000000"/>
                <w:kern w:val="0"/>
                <w:sz w:val="22"/>
                <w:szCs w:val="22"/>
              </w:rPr>
            </w:pPr>
            <w:r>
              <w:rPr>
                <w:rFonts w:ascii="仿宋" w:hAnsi="仿宋" w:eastAsia="仿宋" w:cs="宋体"/>
                <w:b/>
                <w:bCs/>
                <w:color w:val="000000"/>
                <w:kern w:val="0"/>
                <w:sz w:val="22"/>
                <w:szCs w:val="22"/>
              </w:rPr>
              <w:t>建设期</w:t>
            </w:r>
            <w:r>
              <w:rPr>
                <w:rFonts w:eastAsia="仿宋"/>
                <w:b/>
                <w:bCs/>
                <w:color w:val="000000"/>
                <w:kern w:val="0"/>
                <w:sz w:val="22"/>
                <w:szCs w:val="22"/>
              </w:rPr>
              <w:br w:type="textWrapping"/>
            </w:r>
            <w:r>
              <w:rPr>
                <w:rFonts w:ascii="仿宋" w:hAnsi="仿宋" w:eastAsia="仿宋" w:cs="宋体"/>
                <w:b/>
                <w:bCs/>
                <w:color w:val="000000"/>
                <w:kern w:val="0"/>
                <w:sz w:val="22"/>
                <w:szCs w:val="22"/>
              </w:rPr>
              <w:t>（</w:t>
            </w:r>
            <w:r>
              <w:rPr>
                <w:rFonts w:eastAsia="仿宋"/>
                <w:b/>
                <w:bCs/>
                <w:color w:val="000000"/>
                <w:kern w:val="0"/>
                <w:sz w:val="22"/>
                <w:szCs w:val="22"/>
              </w:rPr>
              <w:t>5</w:t>
            </w:r>
            <w:r>
              <w:rPr>
                <w:rFonts w:ascii="仿宋" w:hAnsi="仿宋" w:eastAsia="仿宋" w:cs="宋体"/>
                <w:b/>
                <w:bCs/>
                <w:color w:val="000000"/>
                <w:kern w:val="0"/>
                <w:sz w:val="22"/>
                <w:szCs w:val="22"/>
              </w:rPr>
              <w:t>个月）</w:t>
            </w:r>
          </w:p>
        </w:tc>
        <w:tc>
          <w:tcPr>
            <w:tcW w:w="2514" w:type="pct"/>
            <w:gridSpan w:val="5"/>
            <w:tcBorders>
              <w:top w:val="single" w:color="000000" w:sz="4" w:space="0"/>
              <w:left w:val="single" w:color="000000" w:sz="4" w:space="0"/>
              <w:bottom w:val="single" w:color="000000" w:sz="4" w:space="0"/>
              <w:right w:val="single" w:color="000000" w:sz="4" w:space="0"/>
            </w:tcBorders>
            <w:noWrap/>
            <w:vAlign w:val="center"/>
          </w:tcPr>
          <w:p w14:paraId="4F0CC331">
            <w:pPr>
              <w:widowControl/>
              <w:spacing w:line="240" w:lineRule="auto"/>
              <w:jc w:val="center"/>
              <w:rPr>
                <w:b/>
                <w:bCs/>
                <w:color w:val="000000"/>
                <w:kern w:val="0"/>
                <w:sz w:val="22"/>
                <w:szCs w:val="22"/>
              </w:rPr>
            </w:pPr>
            <w:r>
              <w:rPr>
                <w:rFonts w:ascii="仿宋" w:hAnsi="仿宋" w:eastAsia="仿宋"/>
                <w:b/>
                <w:bCs/>
                <w:color w:val="000000"/>
                <w:kern w:val="0"/>
                <w:sz w:val="22"/>
                <w:szCs w:val="22"/>
              </w:rPr>
              <w:t>运营期</w:t>
            </w:r>
          </w:p>
        </w:tc>
      </w:tr>
      <w:tr w14:paraId="03EFFD07">
        <w:trPr>
          <w:trHeight w:val="504" w:hRule="atLeast"/>
        </w:trPr>
        <w:tc>
          <w:tcPr>
            <w:tcW w:w="336" w:type="pct"/>
            <w:vMerge w:val="continue"/>
            <w:tcBorders>
              <w:top w:val="single" w:color="000000" w:sz="4" w:space="0"/>
              <w:left w:val="single" w:color="000000" w:sz="4" w:space="0"/>
              <w:bottom w:val="single" w:color="000000" w:sz="4" w:space="0"/>
              <w:right w:val="single" w:color="000000" w:sz="4" w:space="0"/>
            </w:tcBorders>
            <w:vAlign w:val="center"/>
          </w:tcPr>
          <w:p w14:paraId="6A97EEEE">
            <w:pPr>
              <w:widowControl/>
              <w:spacing w:line="240" w:lineRule="auto"/>
              <w:jc w:val="left"/>
              <w:rPr>
                <w:b/>
                <w:bCs/>
                <w:color w:val="000000"/>
                <w:kern w:val="0"/>
                <w:sz w:val="22"/>
                <w:szCs w:val="22"/>
              </w:rPr>
            </w:pPr>
          </w:p>
        </w:tc>
        <w:tc>
          <w:tcPr>
            <w:tcW w:w="1173" w:type="pct"/>
            <w:vMerge w:val="continue"/>
            <w:tcBorders>
              <w:top w:val="single" w:color="000000" w:sz="4" w:space="0"/>
              <w:left w:val="single" w:color="000000" w:sz="4" w:space="0"/>
              <w:bottom w:val="single" w:color="000000" w:sz="4" w:space="0"/>
              <w:right w:val="single" w:color="000000" w:sz="4" w:space="0"/>
            </w:tcBorders>
            <w:vAlign w:val="center"/>
          </w:tcPr>
          <w:p w14:paraId="61B6090F">
            <w:pPr>
              <w:widowControl/>
              <w:spacing w:line="240" w:lineRule="auto"/>
              <w:jc w:val="left"/>
              <w:rPr>
                <w:b/>
                <w:bCs/>
                <w:color w:val="000000"/>
                <w:kern w:val="0"/>
                <w:sz w:val="22"/>
                <w:szCs w:val="22"/>
              </w:rPr>
            </w:pPr>
          </w:p>
        </w:tc>
        <w:tc>
          <w:tcPr>
            <w:tcW w:w="480" w:type="pct"/>
            <w:vMerge w:val="continue"/>
            <w:tcBorders>
              <w:top w:val="single" w:color="000000" w:sz="4" w:space="0"/>
              <w:left w:val="single" w:color="000000" w:sz="4" w:space="0"/>
              <w:bottom w:val="single" w:color="000000" w:sz="4" w:space="0"/>
              <w:right w:val="single" w:color="000000" w:sz="4" w:space="0"/>
            </w:tcBorders>
            <w:vAlign w:val="center"/>
          </w:tcPr>
          <w:p w14:paraId="1F86742B">
            <w:pPr>
              <w:widowControl/>
              <w:spacing w:line="240" w:lineRule="auto"/>
              <w:jc w:val="left"/>
              <w:rPr>
                <w:b/>
                <w:bCs/>
                <w:color w:val="000000"/>
                <w:kern w:val="0"/>
                <w:sz w:val="22"/>
                <w:szCs w:val="22"/>
              </w:rPr>
            </w:pPr>
          </w:p>
        </w:tc>
        <w:tc>
          <w:tcPr>
            <w:tcW w:w="497" w:type="pct"/>
            <w:vMerge w:val="continue"/>
            <w:tcBorders>
              <w:top w:val="single" w:color="000000" w:sz="4" w:space="0"/>
              <w:left w:val="single" w:color="000000" w:sz="4" w:space="0"/>
              <w:bottom w:val="single" w:color="000000" w:sz="4" w:space="0"/>
              <w:right w:val="single" w:color="000000" w:sz="4" w:space="0"/>
            </w:tcBorders>
            <w:vAlign w:val="center"/>
          </w:tcPr>
          <w:p w14:paraId="042368CC">
            <w:pPr>
              <w:widowControl/>
              <w:spacing w:line="240" w:lineRule="auto"/>
              <w:jc w:val="left"/>
              <w:rPr>
                <w:rFonts w:ascii="仿宋" w:hAnsi="仿宋" w:eastAsia="仿宋" w:cs="宋体"/>
                <w:b/>
                <w:bCs/>
                <w:color w:val="000000"/>
                <w:kern w:val="0"/>
                <w:sz w:val="22"/>
                <w:szCs w:val="22"/>
              </w:rPr>
            </w:pPr>
          </w:p>
        </w:tc>
        <w:tc>
          <w:tcPr>
            <w:tcW w:w="567" w:type="pct"/>
            <w:tcBorders>
              <w:top w:val="single" w:color="000000" w:sz="4" w:space="0"/>
              <w:left w:val="single" w:color="000000" w:sz="4" w:space="0"/>
              <w:bottom w:val="single" w:color="000000" w:sz="4" w:space="0"/>
              <w:right w:val="single" w:color="000000" w:sz="4" w:space="0"/>
            </w:tcBorders>
            <w:vAlign w:val="center"/>
          </w:tcPr>
          <w:p w14:paraId="5D77FF0C">
            <w:pPr>
              <w:widowControl/>
              <w:spacing w:line="240" w:lineRule="auto"/>
              <w:jc w:val="center"/>
              <w:rPr>
                <w:rFonts w:ascii="仿宋" w:hAnsi="仿宋" w:eastAsia="仿宋" w:cs="宋体"/>
                <w:b/>
                <w:bCs/>
                <w:color w:val="000000"/>
                <w:kern w:val="0"/>
                <w:sz w:val="20"/>
                <w:szCs w:val="20"/>
              </w:rPr>
            </w:pPr>
            <w:r>
              <w:rPr>
                <w:rFonts w:ascii="仿宋" w:hAnsi="仿宋" w:eastAsia="仿宋" w:cs="宋体"/>
                <w:b/>
                <w:bCs/>
                <w:color w:val="000000"/>
                <w:kern w:val="0"/>
                <w:sz w:val="20"/>
                <w:szCs w:val="20"/>
              </w:rPr>
              <w:t>第</w:t>
            </w:r>
            <w:r>
              <w:rPr>
                <w:rFonts w:eastAsia="仿宋"/>
                <w:b/>
                <w:bCs/>
                <w:color w:val="000000"/>
                <w:kern w:val="0"/>
                <w:sz w:val="20"/>
                <w:szCs w:val="20"/>
              </w:rPr>
              <w:t>1</w:t>
            </w:r>
            <w:r>
              <w:rPr>
                <w:rFonts w:ascii="仿宋" w:hAnsi="仿宋" w:eastAsia="仿宋" w:cs="宋体"/>
                <w:b/>
                <w:bCs/>
                <w:color w:val="000000"/>
                <w:kern w:val="0"/>
                <w:sz w:val="20"/>
                <w:szCs w:val="20"/>
              </w:rPr>
              <w:t>运营年(2027年)</w:t>
            </w:r>
          </w:p>
        </w:tc>
        <w:tc>
          <w:tcPr>
            <w:tcW w:w="559" w:type="pct"/>
            <w:tcBorders>
              <w:top w:val="single" w:color="000000" w:sz="4" w:space="0"/>
              <w:left w:val="single" w:color="000000" w:sz="4" w:space="0"/>
              <w:bottom w:val="single" w:color="000000" w:sz="4" w:space="0"/>
              <w:right w:val="single" w:color="000000" w:sz="4" w:space="0"/>
            </w:tcBorders>
            <w:vAlign w:val="center"/>
          </w:tcPr>
          <w:p w14:paraId="5F805E40">
            <w:pPr>
              <w:widowControl/>
              <w:spacing w:line="240" w:lineRule="auto"/>
              <w:jc w:val="center"/>
              <w:rPr>
                <w:rFonts w:ascii="仿宋" w:hAnsi="仿宋" w:eastAsia="仿宋" w:cs="宋体"/>
                <w:b/>
                <w:bCs/>
                <w:color w:val="000000"/>
                <w:kern w:val="0"/>
                <w:sz w:val="20"/>
                <w:szCs w:val="20"/>
              </w:rPr>
            </w:pPr>
            <w:r>
              <w:rPr>
                <w:rFonts w:ascii="仿宋" w:hAnsi="仿宋" w:eastAsia="仿宋" w:cs="宋体"/>
                <w:b/>
                <w:bCs/>
                <w:color w:val="000000"/>
                <w:kern w:val="0"/>
                <w:sz w:val="20"/>
                <w:szCs w:val="20"/>
              </w:rPr>
              <w:t>第2运营年</w:t>
            </w:r>
            <w:r>
              <w:rPr>
                <w:rFonts w:ascii="仿宋" w:hAnsi="仿宋" w:eastAsia="仿宋" w:cs="宋体"/>
                <w:b/>
                <w:bCs/>
                <w:color w:val="000000"/>
                <w:kern w:val="0"/>
                <w:sz w:val="20"/>
                <w:szCs w:val="20"/>
              </w:rPr>
              <w:br w:type="textWrapping"/>
            </w:r>
            <w:r>
              <w:rPr>
                <w:rFonts w:ascii="仿宋" w:hAnsi="仿宋" w:eastAsia="仿宋" w:cs="宋体"/>
                <w:b/>
                <w:bCs/>
                <w:color w:val="000000"/>
                <w:kern w:val="0"/>
                <w:sz w:val="20"/>
                <w:szCs w:val="20"/>
              </w:rPr>
              <w:t>(2028年)</w:t>
            </w:r>
          </w:p>
        </w:tc>
        <w:tc>
          <w:tcPr>
            <w:tcW w:w="463" w:type="pct"/>
            <w:tcBorders>
              <w:top w:val="single" w:color="000000" w:sz="4" w:space="0"/>
              <w:left w:val="single" w:color="000000" w:sz="4" w:space="0"/>
              <w:bottom w:val="single" w:color="000000" w:sz="4" w:space="0"/>
              <w:right w:val="single" w:color="000000" w:sz="4" w:space="0"/>
            </w:tcBorders>
            <w:vAlign w:val="center"/>
          </w:tcPr>
          <w:p w14:paraId="5AACB6DB">
            <w:pPr>
              <w:widowControl/>
              <w:spacing w:line="240" w:lineRule="auto"/>
              <w:jc w:val="center"/>
              <w:rPr>
                <w:rFonts w:ascii="仿宋" w:hAnsi="仿宋" w:eastAsia="仿宋" w:cs="宋体"/>
                <w:b/>
                <w:bCs/>
                <w:color w:val="000000"/>
                <w:kern w:val="0"/>
                <w:sz w:val="20"/>
                <w:szCs w:val="20"/>
              </w:rPr>
            </w:pPr>
            <w:r>
              <w:rPr>
                <w:rFonts w:ascii="仿宋" w:hAnsi="仿宋" w:eastAsia="仿宋" w:cs="宋体"/>
                <w:b/>
                <w:bCs/>
                <w:color w:val="000000"/>
                <w:kern w:val="0"/>
                <w:sz w:val="20"/>
                <w:szCs w:val="20"/>
              </w:rPr>
              <w:t>第3运营年(2029年)</w:t>
            </w:r>
          </w:p>
        </w:tc>
        <w:tc>
          <w:tcPr>
            <w:tcW w:w="463" w:type="pct"/>
            <w:tcBorders>
              <w:top w:val="single" w:color="000000" w:sz="4" w:space="0"/>
              <w:left w:val="single" w:color="000000" w:sz="4" w:space="0"/>
              <w:bottom w:val="single" w:color="000000" w:sz="4" w:space="0"/>
              <w:right w:val="single" w:color="000000" w:sz="4" w:space="0"/>
            </w:tcBorders>
            <w:vAlign w:val="center"/>
          </w:tcPr>
          <w:p w14:paraId="2EEFE832">
            <w:pPr>
              <w:widowControl/>
              <w:spacing w:line="240" w:lineRule="auto"/>
              <w:jc w:val="center"/>
              <w:rPr>
                <w:rFonts w:ascii="仿宋" w:hAnsi="仿宋" w:eastAsia="仿宋" w:cs="宋体"/>
                <w:b/>
                <w:bCs/>
                <w:color w:val="000000"/>
                <w:kern w:val="0"/>
                <w:sz w:val="20"/>
                <w:szCs w:val="20"/>
              </w:rPr>
            </w:pPr>
            <w:r>
              <w:rPr>
                <w:rFonts w:ascii="仿宋" w:hAnsi="仿宋" w:eastAsia="仿宋" w:cs="宋体"/>
                <w:b/>
                <w:bCs/>
                <w:color w:val="000000"/>
                <w:kern w:val="0"/>
                <w:sz w:val="20"/>
                <w:szCs w:val="20"/>
              </w:rPr>
              <w:t>第4运营年(2030年)</w:t>
            </w:r>
          </w:p>
        </w:tc>
        <w:tc>
          <w:tcPr>
            <w:tcW w:w="463" w:type="pct"/>
            <w:tcBorders>
              <w:top w:val="single" w:color="000000" w:sz="4" w:space="0"/>
              <w:left w:val="single" w:color="000000" w:sz="4" w:space="0"/>
              <w:bottom w:val="single" w:color="000000" w:sz="4" w:space="0"/>
              <w:right w:val="single" w:color="000000" w:sz="4" w:space="0"/>
            </w:tcBorders>
            <w:vAlign w:val="center"/>
          </w:tcPr>
          <w:p w14:paraId="44AB8A93">
            <w:pPr>
              <w:widowControl/>
              <w:spacing w:line="240" w:lineRule="auto"/>
              <w:jc w:val="center"/>
              <w:rPr>
                <w:rFonts w:ascii="仿宋" w:hAnsi="仿宋" w:eastAsia="仿宋" w:cs="宋体"/>
                <w:b/>
                <w:bCs/>
                <w:color w:val="000000"/>
                <w:kern w:val="0"/>
                <w:sz w:val="20"/>
                <w:szCs w:val="20"/>
              </w:rPr>
            </w:pPr>
            <w:r>
              <w:rPr>
                <w:rFonts w:ascii="仿宋" w:hAnsi="仿宋" w:eastAsia="仿宋" w:cs="宋体"/>
                <w:b/>
                <w:bCs/>
                <w:color w:val="000000"/>
                <w:kern w:val="0"/>
                <w:sz w:val="20"/>
                <w:szCs w:val="20"/>
              </w:rPr>
              <w:t>第5运营年(2031年)</w:t>
            </w:r>
          </w:p>
        </w:tc>
      </w:tr>
      <w:tr w14:paraId="5FD2B48A">
        <w:trPr>
          <w:trHeight w:val="288" w:hRule="atLeast"/>
        </w:trPr>
        <w:tc>
          <w:tcPr>
            <w:tcW w:w="336" w:type="pct"/>
            <w:tcBorders>
              <w:top w:val="single" w:color="000000" w:sz="4" w:space="0"/>
              <w:left w:val="single" w:color="000000" w:sz="4" w:space="0"/>
              <w:bottom w:val="single" w:color="000000" w:sz="4" w:space="0"/>
              <w:right w:val="single" w:color="000000" w:sz="4" w:space="0"/>
            </w:tcBorders>
            <w:noWrap/>
            <w:vAlign w:val="center"/>
          </w:tcPr>
          <w:p w14:paraId="28CA9DEE">
            <w:pPr>
              <w:widowControl/>
              <w:spacing w:line="240" w:lineRule="auto"/>
              <w:jc w:val="center"/>
              <w:rPr>
                <w:b/>
                <w:bCs/>
                <w:color w:val="000000"/>
                <w:kern w:val="0"/>
                <w:sz w:val="22"/>
                <w:szCs w:val="22"/>
              </w:rPr>
            </w:pPr>
            <w:r>
              <w:rPr>
                <w:b/>
                <w:bCs/>
                <w:color w:val="000000"/>
                <w:kern w:val="0"/>
                <w:sz w:val="22"/>
                <w:szCs w:val="22"/>
              </w:rPr>
              <w:t>1</w:t>
            </w:r>
          </w:p>
        </w:tc>
        <w:tc>
          <w:tcPr>
            <w:tcW w:w="1173" w:type="pct"/>
            <w:tcBorders>
              <w:top w:val="single" w:color="000000" w:sz="4" w:space="0"/>
              <w:left w:val="single" w:color="000000" w:sz="4" w:space="0"/>
              <w:bottom w:val="single" w:color="000000" w:sz="4" w:space="0"/>
              <w:right w:val="single" w:color="000000" w:sz="4" w:space="0"/>
            </w:tcBorders>
            <w:vAlign w:val="center"/>
          </w:tcPr>
          <w:p w14:paraId="001989A2">
            <w:pPr>
              <w:widowControl/>
              <w:spacing w:line="240" w:lineRule="auto"/>
              <w:jc w:val="center"/>
              <w:rPr>
                <w:rFonts w:ascii="仿宋" w:hAnsi="仿宋" w:eastAsia="仿宋" w:cs="宋体"/>
                <w:b/>
                <w:bCs/>
                <w:color w:val="000000"/>
                <w:kern w:val="0"/>
                <w:sz w:val="22"/>
                <w:szCs w:val="22"/>
              </w:rPr>
            </w:pPr>
            <w:r>
              <w:rPr>
                <w:rFonts w:ascii="仿宋" w:hAnsi="仿宋" w:eastAsia="仿宋" w:cs="宋体"/>
                <w:b/>
                <w:bCs/>
                <w:color w:val="000000"/>
                <w:kern w:val="0"/>
                <w:sz w:val="22"/>
                <w:szCs w:val="22"/>
              </w:rPr>
              <w:t>政府购买服务</w:t>
            </w:r>
          </w:p>
        </w:tc>
        <w:tc>
          <w:tcPr>
            <w:tcW w:w="480" w:type="pct"/>
            <w:tcBorders>
              <w:top w:val="single" w:color="000000" w:sz="4" w:space="0"/>
              <w:left w:val="single" w:color="000000" w:sz="4" w:space="0"/>
              <w:bottom w:val="single" w:color="000000" w:sz="4" w:space="0"/>
              <w:right w:val="single" w:color="000000" w:sz="4" w:space="0"/>
            </w:tcBorders>
            <w:vAlign w:val="center"/>
          </w:tcPr>
          <w:p w14:paraId="6EC1BAFB">
            <w:pPr>
              <w:widowControl/>
              <w:spacing w:line="240" w:lineRule="auto"/>
              <w:jc w:val="center"/>
              <w:rPr>
                <w:rFonts w:hint="eastAsia" w:eastAsia="宋体"/>
                <w:b/>
                <w:bCs/>
                <w:color w:val="000000"/>
                <w:kern w:val="0"/>
                <w:sz w:val="22"/>
                <w:szCs w:val="22"/>
                <w:lang w:eastAsia="zh-CN"/>
              </w:rPr>
            </w:pPr>
            <w:r>
              <w:rPr>
                <w:b/>
                <w:bCs/>
                <w:color w:val="000000"/>
                <w:kern w:val="0"/>
                <w:sz w:val="22"/>
                <w:szCs w:val="22"/>
              </w:rPr>
              <w:t>5065.92</w:t>
            </w:r>
            <w:del w:id="801" w:author="cc" w:date="2026-05-23T12:56:49Z">
              <w:r>
                <w:rPr>
                  <w:b/>
                  <w:bCs/>
                  <w:color w:val="000000"/>
                  <w:kern w:val="0"/>
                  <w:sz w:val="22"/>
                  <w:szCs w:val="22"/>
                </w:rPr>
                <w:delText xml:space="preserve"> </w:delText>
              </w:r>
            </w:del>
          </w:p>
        </w:tc>
        <w:tc>
          <w:tcPr>
            <w:tcW w:w="497" w:type="pct"/>
            <w:tcBorders>
              <w:top w:val="single" w:color="000000" w:sz="4" w:space="0"/>
              <w:left w:val="single" w:color="000000" w:sz="4" w:space="0"/>
              <w:bottom w:val="single" w:color="000000" w:sz="4" w:space="0"/>
              <w:right w:val="single" w:color="000000" w:sz="4" w:space="0"/>
            </w:tcBorders>
            <w:noWrap/>
            <w:vAlign w:val="center"/>
          </w:tcPr>
          <w:p w14:paraId="192F12B1">
            <w:pPr>
              <w:widowControl/>
              <w:spacing w:line="240" w:lineRule="auto"/>
              <w:jc w:val="center"/>
              <w:rPr>
                <w:rFonts w:hint="eastAsia" w:eastAsia="宋体"/>
                <w:b/>
                <w:bCs/>
                <w:color w:val="000000"/>
                <w:kern w:val="0"/>
                <w:sz w:val="22"/>
                <w:szCs w:val="22"/>
                <w:lang w:eastAsia="zh-CN"/>
              </w:rPr>
            </w:pPr>
            <w:r>
              <w:rPr>
                <w:b/>
                <w:bCs/>
                <w:color w:val="000000"/>
                <w:kern w:val="0"/>
                <w:sz w:val="22"/>
                <w:szCs w:val="22"/>
              </w:rPr>
              <w:t>0.00</w:t>
            </w:r>
            <w:del w:id="802" w:author="cc" w:date="2026-05-23T12:56:49Z">
              <w:r>
                <w:rPr>
                  <w:b/>
                  <w:bCs/>
                  <w:color w:val="000000"/>
                  <w:kern w:val="0"/>
                  <w:sz w:val="22"/>
                  <w:szCs w:val="22"/>
                </w:rPr>
                <w:delText xml:space="preserve"> </w:delText>
              </w:r>
            </w:del>
          </w:p>
        </w:tc>
        <w:tc>
          <w:tcPr>
            <w:tcW w:w="567" w:type="pct"/>
            <w:tcBorders>
              <w:top w:val="single" w:color="000000" w:sz="4" w:space="0"/>
              <w:left w:val="single" w:color="000000" w:sz="4" w:space="0"/>
              <w:bottom w:val="single" w:color="000000" w:sz="4" w:space="0"/>
              <w:right w:val="single" w:color="000000" w:sz="4" w:space="0"/>
            </w:tcBorders>
            <w:noWrap/>
            <w:vAlign w:val="center"/>
          </w:tcPr>
          <w:p w14:paraId="3DECD9F5">
            <w:pPr>
              <w:widowControl/>
              <w:spacing w:line="240" w:lineRule="auto"/>
              <w:jc w:val="center"/>
              <w:rPr>
                <w:rFonts w:hint="eastAsia" w:eastAsia="宋体"/>
                <w:b/>
                <w:bCs/>
                <w:color w:val="000000"/>
                <w:kern w:val="0"/>
                <w:sz w:val="20"/>
                <w:szCs w:val="20"/>
                <w:lang w:eastAsia="zh-CN"/>
              </w:rPr>
            </w:pPr>
            <w:r>
              <w:rPr>
                <w:b/>
                <w:bCs/>
                <w:color w:val="000000"/>
                <w:kern w:val="0"/>
                <w:sz w:val="20"/>
                <w:szCs w:val="20"/>
              </w:rPr>
              <w:t>600.00</w:t>
            </w:r>
            <w:del w:id="803" w:author="cc" w:date="2026-05-23T12:56:49Z">
              <w:r>
                <w:rPr>
                  <w:b/>
                  <w:bCs/>
                  <w:color w:val="000000"/>
                  <w:kern w:val="0"/>
                  <w:sz w:val="20"/>
                  <w:szCs w:val="20"/>
                </w:rPr>
                <w:delText xml:space="preserve"> </w:delText>
              </w:r>
            </w:del>
          </w:p>
        </w:tc>
        <w:tc>
          <w:tcPr>
            <w:tcW w:w="559" w:type="pct"/>
            <w:tcBorders>
              <w:top w:val="single" w:color="000000" w:sz="4" w:space="0"/>
              <w:left w:val="single" w:color="000000" w:sz="4" w:space="0"/>
              <w:bottom w:val="single" w:color="000000" w:sz="4" w:space="0"/>
              <w:right w:val="single" w:color="000000" w:sz="4" w:space="0"/>
            </w:tcBorders>
            <w:noWrap/>
            <w:vAlign w:val="center"/>
          </w:tcPr>
          <w:p w14:paraId="427254AF">
            <w:pPr>
              <w:widowControl/>
              <w:spacing w:line="240" w:lineRule="auto"/>
              <w:jc w:val="center"/>
              <w:rPr>
                <w:rFonts w:hint="eastAsia" w:eastAsia="宋体"/>
                <w:b/>
                <w:bCs/>
                <w:color w:val="000000"/>
                <w:kern w:val="0"/>
                <w:sz w:val="20"/>
                <w:szCs w:val="20"/>
                <w:lang w:eastAsia="zh-CN"/>
              </w:rPr>
            </w:pPr>
            <w:r>
              <w:rPr>
                <w:b/>
                <w:bCs/>
                <w:color w:val="000000"/>
                <w:kern w:val="0"/>
                <w:sz w:val="20"/>
                <w:szCs w:val="20"/>
              </w:rPr>
              <w:t>1116.48</w:t>
            </w:r>
            <w:del w:id="804" w:author="cc" w:date="2026-05-23T12:56:49Z">
              <w:r>
                <w:rPr>
                  <w:b/>
                  <w:bCs/>
                  <w:color w:val="000000"/>
                  <w:kern w:val="0"/>
                  <w:sz w:val="20"/>
                  <w:szCs w:val="20"/>
                </w:rPr>
                <w:delText xml:space="preserve"> </w:delText>
              </w:r>
            </w:del>
          </w:p>
        </w:tc>
        <w:tc>
          <w:tcPr>
            <w:tcW w:w="463" w:type="pct"/>
            <w:tcBorders>
              <w:top w:val="single" w:color="000000" w:sz="4" w:space="0"/>
              <w:left w:val="single" w:color="000000" w:sz="4" w:space="0"/>
              <w:bottom w:val="single" w:color="000000" w:sz="4" w:space="0"/>
              <w:right w:val="single" w:color="000000" w:sz="4" w:space="0"/>
            </w:tcBorders>
            <w:noWrap/>
            <w:vAlign w:val="center"/>
          </w:tcPr>
          <w:p w14:paraId="37279EC2">
            <w:pPr>
              <w:widowControl/>
              <w:spacing w:line="240" w:lineRule="auto"/>
              <w:jc w:val="center"/>
              <w:rPr>
                <w:rFonts w:hint="eastAsia" w:eastAsia="宋体"/>
                <w:b/>
                <w:bCs/>
                <w:color w:val="000000"/>
                <w:kern w:val="0"/>
                <w:sz w:val="20"/>
                <w:szCs w:val="20"/>
                <w:lang w:eastAsia="zh-CN"/>
              </w:rPr>
            </w:pPr>
            <w:r>
              <w:rPr>
                <w:b/>
                <w:bCs/>
                <w:color w:val="000000"/>
                <w:kern w:val="0"/>
                <w:sz w:val="20"/>
                <w:szCs w:val="20"/>
              </w:rPr>
              <w:t>1116.48</w:t>
            </w:r>
            <w:del w:id="805" w:author="cc" w:date="2026-05-23T12:56:49Z">
              <w:r>
                <w:rPr>
                  <w:b/>
                  <w:bCs/>
                  <w:color w:val="000000"/>
                  <w:kern w:val="0"/>
                  <w:sz w:val="20"/>
                  <w:szCs w:val="20"/>
                </w:rPr>
                <w:delText xml:space="preserve"> </w:delText>
              </w:r>
            </w:del>
          </w:p>
        </w:tc>
        <w:tc>
          <w:tcPr>
            <w:tcW w:w="463" w:type="pct"/>
            <w:tcBorders>
              <w:top w:val="single" w:color="000000" w:sz="4" w:space="0"/>
              <w:left w:val="single" w:color="000000" w:sz="4" w:space="0"/>
              <w:bottom w:val="single" w:color="000000" w:sz="4" w:space="0"/>
              <w:right w:val="single" w:color="000000" w:sz="4" w:space="0"/>
            </w:tcBorders>
            <w:noWrap/>
            <w:vAlign w:val="center"/>
          </w:tcPr>
          <w:p w14:paraId="06024282">
            <w:pPr>
              <w:widowControl/>
              <w:spacing w:line="240" w:lineRule="auto"/>
              <w:jc w:val="center"/>
              <w:rPr>
                <w:rFonts w:hint="eastAsia" w:eastAsia="宋体"/>
                <w:b/>
                <w:bCs/>
                <w:color w:val="000000"/>
                <w:kern w:val="0"/>
                <w:sz w:val="20"/>
                <w:szCs w:val="20"/>
                <w:lang w:eastAsia="zh-CN"/>
              </w:rPr>
            </w:pPr>
            <w:r>
              <w:rPr>
                <w:b/>
                <w:bCs/>
                <w:color w:val="000000"/>
                <w:kern w:val="0"/>
                <w:sz w:val="20"/>
                <w:szCs w:val="20"/>
              </w:rPr>
              <w:t>1116.48</w:t>
            </w:r>
            <w:del w:id="806" w:author="cc" w:date="2026-05-23T12:56:49Z">
              <w:r>
                <w:rPr>
                  <w:b/>
                  <w:bCs/>
                  <w:color w:val="000000"/>
                  <w:kern w:val="0"/>
                  <w:sz w:val="20"/>
                  <w:szCs w:val="20"/>
                </w:rPr>
                <w:delText xml:space="preserve"> </w:delText>
              </w:r>
            </w:del>
          </w:p>
        </w:tc>
        <w:tc>
          <w:tcPr>
            <w:tcW w:w="463" w:type="pct"/>
            <w:tcBorders>
              <w:top w:val="single" w:color="000000" w:sz="4" w:space="0"/>
              <w:left w:val="single" w:color="000000" w:sz="4" w:space="0"/>
              <w:bottom w:val="single" w:color="000000" w:sz="4" w:space="0"/>
              <w:right w:val="single" w:color="000000" w:sz="4" w:space="0"/>
            </w:tcBorders>
            <w:noWrap/>
            <w:vAlign w:val="center"/>
          </w:tcPr>
          <w:p w14:paraId="1FBE3A63">
            <w:pPr>
              <w:widowControl/>
              <w:spacing w:line="240" w:lineRule="auto"/>
              <w:jc w:val="center"/>
              <w:rPr>
                <w:rFonts w:hint="eastAsia" w:eastAsia="宋体"/>
                <w:b/>
                <w:bCs/>
                <w:color w:val="000000"/>
                <w:kern w:val="0"/>
                <w:sz w:val="20"/>
                <w:szCs w:val="20"/>
                <w:lang w:eastAsia="zh-CN"/>
              </w:rPr>
            </w:pPr>
            <w:r>
              <w:rPr>
                <w:b/>
                <w:bCs/>
                <w:color w:val="000000"/>
                <w:kern w:val="0"/>
                <w:sz w:val="20"/>
                <w:szCs w:val="20"/>
              </w:rPr>
              <w:t>1116.48</w:t>
            </w:r>
            <w:del w:id="807" w:author="cc" w:date="2026-05-23T12:56:49Z">
              <w:r>
                <w:rPr>
                  <w:b/>
                  <w:bCs/>
                  <w:color w:val="000000"/>
                  <w:kern w:val="0"/>
                  <w:sz w:val="20"/>
                  <w:szCs w:val="20"/>
                </w:rPr>
                <w:delText xml:space="preserve"> </w:delText>
              </w:r>
            </w:del>
          </w:p>
        </w:tc>
      </w:tr>
      <w:tr w14:paraId="772B7C4D">
        <w:trPr>
          <w:trHeight w:val="288" w:hRule="atLeast"/>
        </w:trPr>
        <w:tc>
          <w:tcPr>
            <w:tcW w:w="336" w:type="pct"/>
            <w:tcBorders>
              <w:top w:val="single" w:color="000000" w:sz="4" w:space="0"/>
              <w:left w:val="single" w:color="000000" w:sz="4" w:space="0"/>
              <w:bottom w:val="single" w:color="000000" w:sz="4" w:space="0"/>
              <w:right w:val="single" w:color="000000" w:sz="4" w:space="0"/>
            </w:tcBorders>
            <w:noWrap/>
            <w:vAlign w:val="center"/>
          </w:tcPr>
          <w:p w14:paraId="31650466">
            <w:pPr>
              <w:widowControl/>
              <w:spacing w:line="240" w:lineRule="auto"/>
              <w:jc w:val="center"/>
              <w:rPr>
                <w:b/>
                <w:bCs/>
                <w:color w:val="000000"/>
                <w:kern w:val="0"/>
                <w:sz w:val="22"/>
                <w:szCs w:val="22"/>
              </w:rPr>
            </w:pPr>
            <w:r>
              <w:rPr>
                <w:b/>
                <w:bCs/>
                <w:color w:val="000000"/>
                <w:kern w:val="0"/>
                <w:sz w:val="22"/>
                <w:szCs w:val="22"/>
              </w:rPr>
              <w:t>2</w:t>
            </w:r>
          </w:p>
        </w:tc>
        <w:tc>
          <w:tcPr>
            <w:tcW w:w="1173" w:type="pct"/>
            <w:tcBorders>
              <w:top w:val="single" w:color="000000" w:sz="4" w:space="0"/>
              <w:left w:val="single" w:color="000000" w:sz="4" w:space="0"/>
              <w:bottom w:val="single" w:color="000000" w:sz="4" w:space="0"/>
              <w:right w:val="single" w:color="000000" w:sz="4" w:space="0"/>
            </w:tcBorders>
            <w:vAlign w:val="center"/>
          </w:tcPr>
          <w:p w14:paraId="0B6696F9">
            <w:pPr>
              <w:widowControl/>
              <w:spacing w:line="240" w:lineRule="auto"/>
              <w:jc w:val="center"/>
              <w:rPr>
                <w:rFonts w:ascii="仿宋" w:hAnsi="仿宋" w:eastAsia="仿宋" w:cs="宋体"/>
                <w:b/>
                <w:bCs/>
                <w:color w:val="000000"/>
                <w:kern w:val="0"/>
                <w:sz w:val="22"/>
                <w:szCs w:val="22"/>
              </w:rPr>
            </w:pPr>
            <w:r>
              <w:rPr>
                <w:rFonts w:ascii="仿宋" w:hAnsi="仿宋" w:eastAsia="仿宋" w:cs="宋体"/>
                <w:b/>
                <w:bCs/>
                <w:color w:val="000000"/>
                <w:kern w:val="0"/>
                <w:sz w:val="22"/>
                <w:szCs w:val="22"/>
              </w:rPr>
              <w:t>工具智能体销售</w:t>
            </w:r>
          </w:p>
        </w:tc>
        <w:tc>
          <w:tcPr>
            <w:tcW w:w="480" w:type="pct"/>
            <w:tcBorders>
              <w:top w:val="single" w:color="000000" w:sz="4" w:space="0"/>
              <w:left w:val="single" w:color="000000" w:sz="4" w:space="0"/>
              <w:bottom w:val="single" w:color="000000" w:sz="4" w:space="0"/>
              <w:right w:val="single" w:color="000000" w:sz="4" w:space="0"/>
            </w:tcBorders>
            <w:vAlign w:val="center"/>
          </w:tcPr>
          <w:p w14:paraId="79BA80BB">
            <w:pPr>
              <w:widowControl/>
              <w:spacing w:line="240" w:lineRule="auto"/>
              <w:jc w:val="center"/>
              <w:rPr>
                <w:rFonts w:hint="eastAsia" w:eastAsia="宋体"/>
                <w:b/>
                <w:bCs/>
                <w:color w:val="000000"/>
                <w:kern w:val="0"/>
                <w:sz w:val="22"/>
                <w:szCs w:val="22"/>
                <w:lang w:eastAsia="zh-CN"/>
              </w:rPr>
            </w:pPr>
            <w:r>
              <w:rPr>
                <w:b/>
                <w:bCs/>
                <w:color w:val="000000"/>
                <w:kern w:val="0"/>
                <w:sz w:val="22"/>
                <w:szCs w:val="22"/>
              </w:rPr>
              <w:t>500.00</w:t>
            </w:r>
            <w:del w:id="808" w:author="cc" w:date="2026-05-23T12:56:49Z">
              <w:r>
                <w:rPr>
                  <w:b/>
                  <w:bCs/>
                  <w:color w:val="000000"/>
                  <w:kern w:val="0"/>
                  <w:sz w:val="22"/>
                  <w:szCs w:val="22"/>
                </w:rPr>
                <w:delText xml:space="preserve"> </w:delText>
              </w:r>
            </w:del>
          </w:p>
        </w:tc>
        <w:tc>
          <w:tcPr>
            <w:tcW w:w="497" w:type="pct"/>
            <w:tcBorders>
              <w:top w:val="single" w:color="000000" w:sz="4" w:space="0"/>
              <w:left w:val="single" w:color="000000" w:sz="4" w:space="0"/>
              <w:bottom w:val="single" w:color="000000" w:sz="4" w:space="0"/>
              <w:right w:val="single" w:color="000000" w:sz="4" w:space="0"/>
            </w:tcBorders>
            <w:noWrap/>
            <w:vAlign w:val="center"/>
          </w:tcPr>
          <w:p w14:paraId="02E98192">
            <w:pPr>
              <w:widowControl/>
              <w:spacing w:line="240" w:lineRule="auto"/>
              <w:jc w:val="center"/>
              <w:rPr>
                <w:rFonts w:hint="eastAsia" w:eastAsia="宋体"/>
                <w:b/>
                <w:bCs/>
                <w:color w:val="000000"/>
                <w:kern w:val="0"/>
                <w:sz w:val="22"/>
                <w:szCs w:val="22"/>
                <w:lang w:eastAsia="zh-CN"/>
              </w:rPr>
            </w:pPr>
            <w:r>
              <w:rPr>
                <w:b/>
                <w:bCs/>
                <w:color w:val="000000"/>
                <w:kern w:val="0"/>
                <w:sz w:val="22"/>
                <w:szCs w:val="22"/>
              </w:rPr>
              <w:t>0.00</w:t>
            </w:r>
            <w:del w:id="809" w:author="cc" w:date="2026-05-23T12:56:49Z">
              <w:r>
                <w:rPr>
                  <w:b/>
                  <w:bCs/>
                  <w:color w:val="000000"/>
                  <w:kern w:val="0"/>
                  <w:sz w:val="22"/>
                  <w:szCs w:val="22"/>
                </w:rPr>
                <w:delText xml:space="preserve"> </w:delText>
              </w:r>
            </w:del>
          </w:p>
        </w:tc>
        <w:tc>
          <w:tcPr>
            <w:tcW w:w="567" w:type="pct"/>
            <w:tcBorders>
              <w:top w:val="single" w:color="000000" w:sz="4" w:space="0"/>
              <w:left w:val="single" w:color="000000" w:sz="4" w:space="0"/>
              <w:bottom w:val="single" w:color="000000" w:sz="4" w:space="0"/>
              <w:right w:val="single" w:color="000000" w:sz="4" w:space="0"/>
            </w:tcBorders>
            <w:noWrap/>
            <w:vAlign w:val="center"/>
          </w:tcPr>
          <w:p w14:paraId="531C666D">
            <w:pPr>
              <w:widowControl/>
              <w:spacing w:line="240" w:lineRule="auto"/>
              <w:jc w:val="center"/>
              <w:rPr>
                <w:rFonts w:hint="eastAsia" w:eastAsia="宋体"/>
                <w:b/>
                <w:bCs/>
                <w:color w:val="000000"/>
                <w:kern w:val="0"/>
                <w:sz w:val="22"/>
                <w:szCs w:val="22"/>
                <w:lang w:eastAsia="zh-CN"/>
              </w:rPr>
            </w:pPr>
            <w:r>
              <w:rPr>
                <w:b/>
                <w:bCs/>
                <w:color w:val="000000"/>
                <w:kern w:val="0"/>
                <w:sz w:val="22"/>
                <w:szCs w:val="22"/>
              </w:rPr>
              <w:t>90.00</w:t>
            </w:r>
            <w:del w:id="810" w:author="cc" w:date="2026-05-23T12:56:49Z">
              <w:r>
                <w:rPr>
                  <w:b/>
                  <w:bCs/>
                  <w:color w:val="000000"/>
                  <w:kern w:val="0"/>
                  <w:sz w:val="22"/>
                  <w:szCs w:val="22"/>
                </w:rPr>
                <w:delText xml:space="preserve"> </w:delText>
              </w:r>
            </w:del>
          </w:p>
        </w:tc>
        <w:tc>
          <w:tcPr>
            <w:tcW w:w="559" w:type="pct"/>
            <w:tcBorders>
              <w:top w:val="single" w:color="000000" w:sz="4" w:space="0"/>
              <w:left w:val="single" w:color="000000" w:sz="4" w:space="0"/>
              <w:bottom w:val="single" w:color="000000" w:sz="4" w:space="0"/>
              <w:right w:val="single" w:color="000000" w:sz="4" w:space="0"/>
            </w:tcBorders>
            <w:noWrap/>
            <w:vAlign w:val="center"/>
          </w:tcPr>
          <w:p w14:paraId="039239C6">
            <w:pPr>
              <w:widowControl/>
              <w:spacing w:line="240" w:lineRule="auto"/>
              <w:jc w:val="center"/>
              <w:rPr>
                <w:rFonts w:hint="eastAsia" w:eastAsia="宋体"/>
                <w:b/>
                <w:bCs/>
                <w:color w:val="000000"/>
                <w:kern w:val="0"/>
                <w:sz w:val="20"/>
                <w:szCs w:val="20"/>
                <w:lang w:eastAsia="zh-CN"/>
              </w:rPr>
            </w:pPr>
            <w:r>
              <w:rPr>
                <w:b/>
                <w:bCs/>
                <w:color w:val="000000"/>
                <w:kern w:val="0"/>
                <w:sz w:val="20"/>
                <w:szCs w:val="20"/>
              </w:rPr>
              <w:t>130.00</w:t>
            </w:r>
            <w:del w:id="811" w:author="cc" w:date="2026-05-23T12:56:49Z">
              <w:r>
                <w:rPr>
                  <w:b/>
                  <w:bCs/>
                  <w:color w:val="000000"/>
                  <w:kern w:val="0"/>
                  <w:sz w:val="20"/>
                  <w:szCs w:val="20"/>
                </w:rPr>
                <w:delText xml:space="preserve"> </w:delText>
              </w:r>
            </w:del>
          </w:p>
        </w:tc>
        <w:tc>
          <w:tcPr>
            <w:tcW w:w="463" w:type="pct"/>
            <w:tcBorders>
              <w:top w:val="single" w:color="000000" w:sz="4" w:space="0"/>
              <w:left w:val="single" w:color="000000" w:sz="4" w:space="0"/>
              <w:bottom w:val="single" w:color="000000" w:sz="4" w:space="0"/>
              <w:right w:val="single" w:color="000000" w:sz="4" w:space="0"/>
            </w:tcBorders>
            <w:noWrap/>
            <w:vAlign w:val="center"/>
          </w:tcPr>
          <w:p w14:paraId="1BBF00B4">
            <w:pPr>
              <w:widowControl/>
              <w:spacing w:line="240" w:lineRule="auto"/>
              <w:jc w:val="center"/>
              <w:rPr>
                <w:rFonts w:hint="eastAsia" w:eastAsia="宋体"/>
                <w:b/>
                <w:bCs/>
                <w:color w:val="000000"/>
                <w:kern w:val="0"/>
                <w:sz w:val="20"/>
                <w:szCs w:val="20"/>
                <w:lang w:eastAsia="zh-CN"/>
              </w:rPr>
            </w:pPr>
            <w:r>
              <w:rPr>
                <w:b/>
                <w:bCs/>
                <w:color w:val="000000"/>
                <w:kern w:val="0"/>
                <w:sz w:val="20"/>
                <w:szCs w:val="20"/>
              </w:rPr>
              <w:t>280.00</w:t>
            </w:r>
            <w:del w:id="812" w:author="cc" w:date="2026-05-23T12:56:49Z">
              <w:r>
                <w:rPr>
                  <w:b/>
                  <w:bCs/>
                  <w:color w:val="000000"/>
                  <w:kern w:val="0"/>
                  <w:sz w:val="20"/>
                  <w:szCs w:val="20"/>
                </w:rPr>
                <w:delText xml:space="preserve"> </w:delText>
              </w:r>
            </w:del>
          </w:p>
        </w:tc>
        <w:tc>
          <w:tcPr>
            <w:tcW w:w="463" w:type="pct"/>
            <w:tcBorders>
              <w:top w:val="single" w:color="000000" w:sz="4" w:space="0"/>
              <w:left w:val="single" w:color="000000" w:sz="4" w:space="0"/>
              <w:bottom w:val="single" w:color="000000" w:sz="4" w:space="0"/>
              <w:right w:val="single" w:color="000000" w:sz="4" w:space="0"/>
            </w:tcBorders>
            <w:noWrap/>
            <w:vAlign w:val="center"/>
          </w:tcPr>
          <w:p w14:paraId="098AAD78">
            <w:pPr>
              <w:widowControl/>
              <w:spacing w:line="240" w:lineRule="auto"/>
              <w:jc w:val="center"/>
              <w:rPr>
                <w:rFonts w:hint="eastAsia" w:eastAsia="宋体"/>
                <w:b/>
                <w:bCs/>
                <w:color w:val="000000"/>
                <w:kern w:val="0"/>
                <w:sz w:val="20"/>
                <w:szCs w:val="20"/>
                <w:lang w:eastAsia="zh-CN"/>
              </w:rPr>
            </w:pPr>
            <w:r>
              <w:rPr>
                <w:b/>
                <w:bCs/>
                <w:color w:val="000000"/>
                <w:kern w:val="0"/>
                <w:sz w:val="20"/>
                <w:szCs w:val="20"/>
              </w:rPr>
              <w:t>0.00</w:t>
            </w:r>
            <w:del w:id="813" w:author="cc" w:date="2026-05-23T12:56:49Z">
              <w:r>
                <w:rPr>
                  <w:b/>
                  <w:bCs/>
                  <w:color w:val="000000"/>
                  <w:kern w:val="0"/>
                  <w:sz w:val="20"/>
                  <w:szCs w:val="20"/>
                </w:rPr>
                <w:delText xml:space="preserve"> </w:delText>
              </w:r>
            </w:del>
          </w:p>
        </w:tc>
        <w:tc>
          <w:tcPr>
            <w:tcW w:w="463" w:type="pct"/>
            <w:tcBorders>
              <w:top w:val="single" w:color="000000" w:sz="4" w:space="0"/>
              <w:left w:val="single" w:color="000000" w:sz="4" w:space="0"/>
              <w:bottom w:val="single" w:color="000000" w:sz="4" w:space="0"/>
              <w:right w:val="single" w:color="000000" w:sz="4" w:space="0"/>
            </w:tcBorders>
            <w:noWrap/>
            <w:vAlign w:val="center"/>
          </w:tcPr>
          <w:p w14:paraId="282D914A">
            <w:pPr>
              <w:widowControl/>
              <w:spacing w:line="240" w:lineRule="auto"/>
              <w:jc w:val="center"/>
              <w:rPr>
                <w:rFonts w:hint="eastAsia" w:eastAsia="宋体"/>
                <w:b/>
                <w:bCs/>
                <w:color w:val="000000"/>
                <w:kern w:val="0"/>
                <w:sz w:val="20"/>
                <w:szCs w:val="20"/>
                <w:lang w:eastAsia="zh-CN"/>
              </w:rPr>
            </w:pPr>
            <w:r>
              <w:rPr>
                <w:b/>
                <w:bCs/>
                <w:color w:val="000000"/>
                <w:kern w:val="0"/>
                <w:sz w:val="20"/>
                <w:szCs w:val="20"/>
              </w:rPr>
              <w:t>0.00</w:t>
            </w:r>
            <w:del w:id="814" w:author="cc" w:date="2026-05-23T12:56:49Z">
              <w:r>
                <w:rPr>
                  <w:b/>
                  <w:bCs/>
                  <w:color w:val="000000"/>
                  <w:kern w:val="0"/>
                  <w:sz w:val="20"/>
                  <w:szCs w:val="20"/>
                </w:rPr>
                <w:delText xml:space="preserve"> </w:delText>
              </w:r>
            </w:del>
          </w:p>
        </w:tc>
      </w:tr>
      <w:tr w14:paraId="3DA085FA">
        <w:trPr>
          <w:trHeight w:val="288" w:hRule="atLeast"/>
        </w:trPr>
        <w:tc>
          <w:tcPr>
            <w:tcW w:w="336" w:type="pct"/>
            <w:tcBorders>
              <w:top w:val="single" w:color="000000" w:sz="4" w:space="0"/>
              <w:left w:val="single" w:color="000000" w:sz="4" w:space="0"/>
              <w:bottom w:val="single" w:color="000000" w:sz="4" w:space="0"/>
              <w:right w:val="single" w:color="000000" w:sz="4" w:space="0"/>
            </w:tcBorders>
            <w:noWrap/>
            <w:vAlign w:val="center"/>
          </w:tcPr>
          <w:p w14:paraId="5A4C8D8F">
            <w:pPr>
              <w:widowControl/>
              <w:spacing w:line="240" w:lineRule="auto"/>
              <w:jc w:val="center"/>
              <w:rPr>
                <w:b/>
                <w:bCs/>
                <w:color w:val="000000"/>
                <w:kern w:val="0"/>
                <w:sz w:val="22"/>
                <w:szCs w:val="22"/>
              </w:rPr>
            </w:pPr>
            <w:r>
              <w:rPr>
                <w:b/>
                <w:bCs/>
                <w:color w:val="000000"/>
                <w:kern w:val="0"/>
                <w:sz w:val="22"/>
                <w:szCs w:val="22"/>
              </w:rPr>
              <w:t>3</w:t>
            </w:r>
          </w:p>
        </w:tc>
        <w:tc>
          <w:tcPr>
            <w:tcW w:w="1173" w:type="pct"/>
            <w:tcBorders>
              <w:top w:val="single" w:color="000000" w:sz="4" w:space="0"/>
              <w:left w:val="single" w:color="000000" w:sz="4" w:space="0"/>
              <w:bottom w:val="single" w:color="000000" w:sz="4" w:space="0"/>
              <w:right w:val="single" w:color="000000" w:sz="4" w:space="0"/>
            </w:tcBorders>
            <w:vAlign w:val="center"/>
          </w:tcPr>
          <w:p w14:paraId="45DF7CE4">
            <w:pPr>
              <w:widowControl/>
              <w:spacing w:line="240" w:lineRule="auto"/>
              <w:jc w:val="center"/>
              <w:rPr>
                <w:rFonts w:ascii="仿宋" w:hAnsi="仿宋" w:eastAsia="仿宋" w:cs="宋体"/>
                <w:b/>
                <w:bCs/>
                <w:color w:val="000000"/>
                <w:kern w:val="0"/>
                <w:sz w:val="22"/>
                <w:szCs w:val="22"/>
              </w:rPr>
            </w:pPr>
            <w:r>
              <w:rPr>
                <w:rFonts w:ascii="仿宋" w:hAnsi="仿宋" w:eastAsia="仿宋" w:cs="宋体"/>
                <w:b/>
                <w:bCs/>
                <w:color w:val="000000"/>
                <w:kern w:val="0"/>
                <w:sz w:val="22"/>
                <w:szCs w:val="22"/>
              </w:rPr>
              <w:t>智能体运营</w:t>
            </w:r>
          </w:p>
        </w:tc>
        <w:tc>
          <w:tcPr>
            <w:tcW w:w="480" w:type="pct"/>
            <w:tcBorders>
              <w:top w:val="single" w:color="000000" w:sz="4" w:space="0"/>
              <w:left w:val="single" w:color="000000" w:sz="4" w:space="0"/>
              <w:bottom w:val="single" w:color="000000" w:sz="4" w:space="0"/>
              <w:right w:val="single" w:color="000000" w:sz="4" w:space="0"/>
            </w:tcBorders>
            <w:vAlign w:val="center"/>
          </w:tcPr>
          <w:p w14:paraId="29C71DC8">
            <w:pPr>
              <w:widowControl/>
              <w:spacing w:line="240" w:lineRule="auto"/>
              <w:jc w:val="center"/>
              <w:rPr>
                <w:rFonts w:hint="eastAsia" w:eastAsia="宋体"/>
                <w:b/>
                <w:bCs/>
                <w:color w:val="000000"/>
                <w:kern w:val="0"/>
                <w:sz w:val="22"/>
                <w:szCs w:val="22"/>
                <w:lang w:eastAsia="zh-CN"/>
              </w:rPr>
            </w:pPr>
            <w:r>
              <w:rPr>
                <w:b/>
                <w:bCs/>
                <w:color w:val="000000"/>
                <w:kern w:val="0"/>
                <w:sz w:val="22"/>
                <w:szCs w:val="22"/>
              </w:rPr>
              <w:t>800.00</w:t>
            </w:r>
            <w:del w:id="815" w:author="cc" w:date="2026-05-23T12:56:49Z">
              <w:r>
                <w:rPr>
                  <w:b/>
                  <w:bCs/>
                  <w:color w:val="000000"/>
                  <w:kern w:val="0"/>
                  <w:sz w:val="22"/>
                  <w:szCs w:val="22"/>
                </w:rPr>
                <w:delText xml:space="preserve"> </w:delText>
              </w:r>
            </w:del>
          </w:p>
        </w:tc>
        <w:tc>
          <w:tcPr>
            <w:tcW w:w="497" w:type="pct"/>
            <w:tcBorders>
              <w:top w:val="single" w:color="000000" w:sz="4" w:space="0"/>
              <w:left w:val="single" w:color="000000" w:sz="4" w:space="0"/>
              <w:bottom w:val="single" w:color="000000" w:sz="4" w:space="0"/>
              <w:right w:val="single" w:color="000000" w:sz="4" w:space="0"/>
            </w:tcBorders>
            <w:vAlign w:val="center"/>
          </w:tcPr>
          <w:p w14:paraId="56CE4B29">
            <w:pPr>
              <w:widowControl/>
              <w:spacing w:line="240" w:lineRule="auto"/>
              <w:jc w:val="center"/>
              <w:rPr>
                <w:b/>
                <w:bCs/>
                <w:color w:val="000000"/>
                <w:kern w:val="0"/>
                <w:sz w:val="22"/>
                <w:szCs w:val="22"/>
              </w:rPr>
            </w:pPr>
          </w:p>
        </w:tc>
        <w:tc>
          <w:tcPr>
            <w:tcW w:w="567" w:type="pct"/>
            <w:tcBorders>
              <w:top w:val="single" w:color="000000" w:sz="4" w:space="0"/>
              <w:left w:val="single" w:color="000000" w:sz="4" w:space="0"/>
              <w:bottom w:val="single" w:color="000000" w:sz="4" w:space="0"/>
              <w:right w:val="single" w:color="000000" w:sz="4" w:space="0"/>
            </w:tcBorders>
            <w:vAlign w:val="center"/>
          </w:tcPr>
          <w:p w14:paraId="43264500">
            <w:pPr>
              <w:widowControl/>
              <w:spacing w:line="240" w:lineRule="auto"/>
              <w:jc w:val="center"/>
              <w:rPr>
                <w:rFonts w:hint="eastAsia" w:eastAsia="宋体"/>
                <w:b/>
                <w:bCs/>
                <w:color w:val="000000"/>
                <w:kern w:val="0"/>
                <w:sz w:val="22"/>
                <w:szCs w:val="22"/>
                <w:lang w:eastAsia="zh-CN"/>
              </w:rPr>
            </w:pPr>
            <w:r>
              <w:rPr>
                <w:b/>
                <w:bCs/>
                <w:color w:val="000000"/>
                <w:kern w:val="0"/>
                <w:sz w:val="22"/>
                <w:szCs w:val="22"/>
              </w:rPr>
              <w:t>50.00</w:t>
            </w:r>
            <w:del w:id="816" w:author="cc" w:date="2026-05-23T12:56:49Z">
              <w:r>
                <w:rPr>
                  <w:b/>
                  <w:bCs/>
                  <w:color w:val="000000"/>
                  <w:kern w:val="0"/>
                  <w:sz w:val="22"/>
                  <w:szCs w:val="22"/>
                </w:rPr>
                <w:delText xml:space="preserve"> </w:delText>
              </w:r>
            </w:del>
          </w:p>
        </w:tc>
        <w:tc>
          <w:tcPr>
            <w:tcW w:w="559" w:type="pct"/>
            <w:tcBorders>
              <w:top w:val="single" w:color="000000" w:sz="4" w:space="0"/>
              <w:left w:val="single" w:color="000000" w:sz="4" w:space="0"/>
              <w:bottom w:val="single" w:color="000000" w:sz="4" w:space="0"/>
              <w:right w:val="single" w:color="000000" w:sz="4" w:space="0"/>
            </w:tcBorders>
            <w:vAlign w:val="center"/>
          </w:tcPr>
          <w:p w14:paraId="2E31FA6D">
            <w:pPr>
              <w:widowControl/>
              <w:spacing w:line="240" w:lineRule="auto"/>
              <w:jc w:val="center"/>
              <w:rPr>
                <w:rFonts w:hint="eastAsia" w:eastAsia="宋体"/>
                <w:b/>
                <w:bCs/>
                <w:color w:val="000000"/>
                <w:kern w:val="0"/>
                <w:sz w:val="22"/>
                <w:szCs w:val="22"/>
                <w:lang w:eastAsia="zh-CN"/>
              </w:rPr>
            </w:pPr>
            <w:r>
              <w:rPr>
                <w:b/>
                <w:bCs/>
                <w:color w:val="000000"/>
                <w:kern w:val="0"/>
                <w:sz w:val="22"/>
                <w:szCs w:val="22"/>
              </w:rPr>
              <w:t>100.00</w:t>
            </w:r>
            <w:del w:id="817" w:author="cc" w:date="2026-05-23T12:56:49Z">
              <w:r>
                <w:rPr>
                  <w:b/>
                  <w:bCs/>
                  <w:color w:val="000000"/>
                  <w:kern w:val="0"/>
                  <w:sz w:val="22"/>
                  <w:szCs w:val="22"/>
                </w:rPr>
                <w:delText xml:space="preserve"> </w:delText>
              </w:r>
            </w:del>
          </w:p>
        </w:tc>
        <w:tc>
          <w:tcPr>
            <w:tcW w:w="463" w:type="pct"/>
            <w:tcBorders>
              <w:top w:val="single" w:color="000000" w:sz="4" w:space="0"/>
              <w:left w:val="single" w:color="000000" w:sz="4" w:space="0"/>
              <w:bottom w:val="single" w:color="000000" w:sz="4" w:space="0"/>
              <w:right w:val="single" w:color="000000" w:sz="4" w:space="0"/>
            </w:tcBorders>
            <w:vAlign w:val="center"/>
          </w:tcPr>
          <w:p w14:paraId="4E60F0E1">
            <w:pPr>
              <w:widowControl/>
              <w:spacing w:line="240" w:lineRule="auto"/>
              <w:jc w:val="center"/>
              <w:rPr>
                <w:rFonts w:hint="eastAsia" w:eastAsia="宋体"/>
                <w:b/>
                <w:bCs/>
                <w:color w:val="000000"/>
                <w:kern w:val="0"/>
                <w:sz w:val="22"/>
                <w:szCs w:val="22"/>
                <w:lang w:eastAsia="zh-CN"/>
              </w:rPr>
            </w:pPr>
            <w:r>
              <w:rPr>
                <w:b/>
                <w:bCs/>
                <w:color w:val="000000"/>
                <w:kern w:val="0"/>
                <w:sz w:val="22"/>
                <w:szCs w:val="22"/>
              </w:rPr>
              <w:t>150.00</w:t>
            </w:r>
            <w:del w:id="818" w:author="cc" w:date="2026-05-23T12:56:49Z">
              <w:r>
                <w:rPr>
                  <w:b/>
                  <w:bCs/>
                  <w:color w:val="000000"/>
                  <w:kern w:val="0"/>
                  <w:sz w:val="22"/>
                  <w:szCs w:val="22"/>
                </w:rPr>
                <w:delText xml:space="preserve"> </w:delText>
              </w:r>
            </w:del>
          </w:p>
        </w:tc>
        <w:tc>
          <w:tcPr>
            <w:tcW w:w="463" w:type="pct"/>
            <w:tcBorders>
              <w:top w:val="single" w:color="000000" w:sz="4" w:space="0"/>
              <w:left w:val="single" w:color="000000" w:sz="4" w:space="0"/>
              <w:bottom w:val="single" w:color="000000" w:sz="4" w:space="0"/>
              <w:right w:val="single" w:color="000000" w:sz="4" w:space="0"/>
            </w:tcBorders>
            <w:vAlign w:val="center"/>
          </w:tcPr>
          <w:p w14:paraId="7805B3F0">
            <w:pPr>
              <w:widowControl/>
              <w:spacing w:line="240" w:lineRule="auto"/>
              <w:jc w:val="center"/>
              <w:rPr>
                <w:rFonts w:hint="eastAsia" w:eastAsia="宋体"/>
                <w:b/>
                <w:bCs/>
                <w:color w:val="000000"/>
                <w:kern w:val="0"/>
                <w:sz w:val="22"/>
                <w:szCs w:val="22"/>
                <w:lang w:eastAsia="zh-CN"/>
              </w:rPr>
            </w:pPr>
            <w:r>
              <w:rPr>
                <w:b/>
                <w:bCs/>
                <w:color w:val="000000"/>
                <w:kern w:val="0"/>
                <w:sz w:val="22"/>
                <w:szCs w:val="22"/>
              </w:rPr>
              <w:t>200.00</w:t>
            </w:r>
            <w:del w:id="819" w:author="cc" w:date="2026-05-23T12:56:49Z">
              <w:r>
                <w:rPr>
                  <w:b/>
                  <w:bCs/>
                  <w:color w:val="000000"/>
                  <w:kern w:val="0"/>
                  <w:sz w:val="22"/>
                  <w:szCs w:val="22"/>
                </w:rPr>
                <w:delText xml:space="preserve"> </w:delText>
              </w:r>
            </w:del>
          </w:p>
        </w:tc>
        <w:tc>
          <w:tcPr>
            <w:tcW w:w="463" w:type="pct"/>
            <w:tcBorders>
              <w:top w:val="single" w:color="000000" w:sz="4" w:space="0"/>
              <w:left w:val="single" w:color="000000" w:sz="4" w:space="0"/>
              <w:bottom w:val="single" w:color="000000" w:sz="4" w:space="0"/>
              <w:right w:val="single" w:color="000000" w:sz="4" w:space="0"/>
            </w:tcBorders>
            <w:vAlign w:val="center"/>
          </w:tcPr>
          <w:p w14:paraId="0DD4F3FA">
            <w:pPr>
              <w:widowControl/>
              <w:spacing w:line="240" w:lineRule="auto"/>
              <w:jc w:val="center"/>
              <w:rPr>
                <w:rFonts w:hint="eastAsia" w:eastAsia="宋体"/>
                <w:b/>
                <w:bCs/>
                <w:color w:val="000000"/>
                <w:kern w:val="0"/>
                <w:sz w:val="22"/>
                <w:szCs w:val="22"/>
                <w:lang w:eastAsia="zh-CN"/>
              </w:rPr>
            </w:pPr>
            <w:r>
              <w:rPr>
                <w:b/>
                <w:bCs/>
                <w:color w:val="000000"/>
                <w:kern w:val="0"/>
                <w:sz w:val="22"/>
                <w:szCs w:val="22"/>
              </w:rPr>
              <w:t>300.00</w:t>
            </w:r>
            <w:del w:id="820" w:author="cc" w:date="2026-05-23T12:56:49Z">
              <w:r>
                <w:rPr>
                  <w:b/>
                  <w:bCs/>
                  <w:color w:val="000000"/>
                  <w:kern w:val="0"/>
                  <w:sz w:val="22"/>
                  <w:szCs w:val="22"/>
                </w:rPr>
                <w:delText xml:space="preserve"> </w:delText>
              </w:r>
            </w:del>
          </w:p>
        </w:tc>
      </w:tr>
      <w:tr w14:paraId="4B78DCDA">
        <w:trPr>
          <w:trHeight w:val="288" w:hRule="atLeast"/>
        </w:trPr>
        <w:tc>
          <w:tcPr>
            <w:tcW w:w="336" w:type="pct"/>
            <w:tcBorders>
              <w:top w:val="single" w:color="000000" w:sz="4" w:space="0"/>
              <w:left w:val="single" w:color="000000" w:sz="4" w:space="0"/>
              <w:bottom w:val="single" w:color="000000" w:sz="4" w:space="0"/>
              <w:right w:val="single" w:color="000000" w:sz="4" w:space="0"/>
            </w:tcBorders>
            <w:noWrap/>
            <w:vAlign w:val="center"/>
          </w:tcPr>
          <w:p w14:paraId="52409E96">
            <w:pPr>
              <w:widowControl/>
              <w:spacing w:line="240" w:lineRule="auto"/>
              <w:jc w:val="center"/>
              <w:rPr>
                <w:b/>
                <w:bCs/>
                <w:color w:val="000000"/>
                <w:kern w:val="0"/>
                <w:sz w:val="22"/>
                <w:szCs w:val="22"/>
              </w:rPr>
            </w:pPr>
            <w:r>
              <w:rPr>
                <w:b/>
                <w:bCs/>
                <w:color w:val="000000"/>
                <w:kern w:val="0"/>
                <w:sz w:val="22"/>
                <w:szCs w:val="22"/>
              </w:rPr>
              <w:t>4</w:t>
            </w:r>
          </w:p>
        </w:tc>
        <w:tc>
          <w:tcPr>
            <w:tcW w:w="1173" w:type="pct"/>
            <w:tcBorders>
              <w:top w:val="single" w:color="000000" w:sz="4" w:space="0"/>
              <w:left w:val="single" w:color="000000" w:sz="4" w:space="0"/>
              <w:bottom w:val="single" w:color="000000" w:sz="4" w:space="0"/>
              <w:right w:val="single" w:color="000000" w:sz="4" w:space="0"/>
            </w:tcBorders>
            <w:vAlign w:val="center"/>
          </w:tcPr>
          <w:p w14:paraId="1410C75F">
            <w:pPr>
              <w:widowControl/>
              <w:spacing w:line="240" w:lineRule="auto"/>
              <w:jc w:val="center"/>
              <w:rPr>
                <w:b/>
                <w:bCs/>
                <w:color w:val="000000"/>
                <w:kern w:val="0"/>
                <w:sz w:val="22"/>
                <w:szCs w:val="22"/>
              </w:rPr>
            </w:pPr>
            <w:r>
              <w:rPr>
                <w:rFonts w:ascii="仿宋" w:hAnsi="仿宋" w:eastAsia="仿宋"/>
                <w:b/>
                <w:bCs/>
                <w:color w:val="000000"/>
                <w:kern w:val="0"/>
                <w:sz w:val="22"/>
                <w:szCs w:val="22"/>
              </w:rPr>
              <w:t>合计</w:t>
            </w:r>
          </w:p>
        </w:tc>
        <w:tc>
          <w:tcPr>
            <w:tcW w:w="480" w:type="pct"/>
            <w:tcBorders>
              <w:top w:val="single" w:color="000000" w:sz="4" w:space="0"/>
              <w:left w:val="single" w:color="000000" w:sz="4" w:space="0"/>
              <w:bottom w:val="single" w:color="000000" w:sz="4" w:space="0"/>
              <w:right w:val="single" w:color="000000" w:sz="4" w:space="0"/>
            </w:tcBorders>
            <w:vAlign w:val="center"/>
          </w:tcPr>
          <w:p w14:paraId="62BD4A0C">
            <w:pPr>
              <w:widowControl/>
              <w:spacing w:line="240" w:lineRule="auto"/>
              <w:jc w:val="center"/>
              <w:rPr>
                <w:rFonts w:hint="eastAsia" w:eastAsia="宋体"/>
                <w:b/>
                <w:bCs/>
                <w:color w:val="000000"/>
                <w:kern w:val="0"/>
                <w:sz w:val="22"/>
                <w:szCs w:val="22"/>
                <w:lang w:eastAsia="zh-CN"/>
              </w:rPr>
            </w:pPr>
            <w:r>
              <w:rPr>
                <w:b/>
                <w:bCs/>
                <w:color w:val="000000"/>
                <w:kern w:val="0"/>
                <w:sz w:val="22"/>
                <w:szCs w:val="22"/>
              </w:rPr>
              <w:t>6365.92</w:t>
            </w:r>
            <w:del w:id="821" w:author="cc" w:date="2026-05-23T12:56:49Z">
              <w:r>
                <w:rPr>
                  <w:b/>
                  <w:bCs/>
                  <w:color w:val="000000"/>
                  <w:kern w:val="0"/>
                  <w:sz w:val="22"/>
                  <w:szCs w:val="22"/>
                </w:rPr>
                <w:delText xml:space="preserve"> </w:delText>
              </w:r>
            </w:del>
          </w:p>
        </w:tc>
        <w:tc>
          <w:tcPr>
            <w:tcW w:w="497" w:type="pct"/>
            <w:tcBorders>
              <w:top w:val="single" w:color="000000" w:sz="4" w:space="0"/>
              <w:left w:val="single" w:color="000000" w:sz="4" w:space="0"/>
              <w:bottom w:val="single" w:color="000000" w:sz="4" w:space="0"/>
              <w:right w:val="single" w:color="000000" w:sz="4" w:space="0"/>
            </w:tcBorders>
            <w:vAlign w:val="center"/>
          </w:tcPr>
          <w:p w14:paraId="12CE9397">
            <w:pPr>
              <w:widowControl/>
              <w:spacing w:line="240" w:lineRule="auto"/>
              <w:jc w:val="center"/>
              <w:rPr>
                <w:b/>
                <w:bCs/>
                <w:color w:val="000000"/>
                <w:kern w:val="0"/>
                <w:sz w:val="22"/>
                <w:szCs w:val="22"/>
              </w:rPr>
            </w:pPr>
          </w:p>
        </w:tc>
        <w:tc>
          <w:tcPr>
            <w:tcW w:w="567" w:type="pct"/>
            <w:tcBorders>
              <w:top w:val="single" w:color="000000" w:sz="4" w:space="0"/>
              <w:left w:val="single" w:color="000000" w:sz="4" w:space="0"/>
              <w:bottom w:val="single" w:color="000000" w:sz="4" w:space="0"/>
              <w:right w:val="single" w:color="000000" w:sz="4" w:space="0"/>
            </w:tcBorders>
            <w:vAlign w:val="center"/>
          </w:tcPr>
          <w:p w14:paraId="1A00CA8B">
            <w:pPr>
              <w:widowControl/>
              <w:spacing w:line="240" w:lineRule="auto"/>
              <w:jc w:val="center"/>
              <w:rPr>
                <w:rFonts w:hint="eastAsia" w:eastAsia="宋体"/>
                <w:b/>
                <w:bCs/>
                <w:color w:val="000000"/>
                <w:kern w:val="0"/>
                <w:sz w:val="22"/>
                <w:szCs w:val="22"/>
                <w:lang w:eastAsia="zh-CN"/>
              </w:rPr>
            </w:pPr>
            <w:r>
              <w:rPr>
                <w:b/>
                <w:bCs/>
                <w:color w:val="000000"/>
                <w:kern w:val="0"/>
                <w:sz w:val="22"/>
                <w:szCs w:val="22"/>
              </w:rPr>
              <w:t>740.00</w:t>
            </w:r>
            <w:del w:id="822" w:author="cc" w:date="2026-05-23T12:56:49Z">
              <w:r>
                <w:rPr>
                  <w:b/>
                  <w:bCs/>
                  <w:color w:val="000000"/>
                  <w:kern w:val="0"/>
                  <w:sz w:val="22"/>
                  <w:szCs w:val="22"/>
                </w:rPr>
                <w:delText xml:space="preserve"> </w:delText>
              </w:r>
            </w:del>
          </w:p>
        </w:tc>
        <w:tc>
          <w:tcPr>
            <w:tcW w:w="559" w:type="pct"/>
            <w:tcBorders>
              <w:top w:val="single" w:color="000000" w:sz="4" w:space="0"/>
              <w:left w:val="single" w:color="000000" w:sz="4" w:space="0"/>
              <w:bottom w:val="single" w:color="000000" w:sz="4" w:space="0"/>
              <w:right w:val="single" w:color="000000" w:sz="4" w:space="0"/>
            </w:tcBorders>
            <w:vAlign w:val="center"/>
          </w:tcPr>
          <w:p w14:paraId="2B67034D">
            <w:pPr>
              <w:widowControl/>
              <w:spacing w:line="240" w:lineRule="auto"/>
              <w:jc w:val="center"/>
              <w:rPr>
                <w:rFonts w:hint="eastAsia" w:eastAsia="宋体"/>
                <w:b/>
                <w:bCs/>
                <w:color w:val="000000"/>
                <w:kern w:val="0"/>
                <w:sz w:val="22"/>
                <w:szCs w:val="22"/>
                <w:lang w:eastAsia="zh-CN"/>
              </w:rPr>
            </w:pPr>
            <w:r>
              <w:rPr>
                <w:b/>
                <w:bCs/>
                <w:color w:val="000000"/>
                <w:kern w:val="0"/>
                <w:sz w:val="22"/>
                <w:szCs w:val="22"/>
              </w:rPr>
              <w:t>1346.48</w:t>
            </w:r>
            <w:del w:id="823" w:author="cc" w:date="2026-05-23T12:56:49Z">
              <w:r>
                <w:rPr>
                  <w:b/>
                  <w:bCs/>
                  <w:color w:val="000000"/>
                  <w:kern w:val="0"/>
                  <w:sz w:val="22"/>
                  <w:szCs w:val="22"/>
                </w:rPr>
                <w:delText xml:space="preserve"> </w:delText>
              </w:r>
            </w:del>
          </w:p>
        </w:tc>
        <w:tc>
          <w:tcPr>
            <w:tcW w:w="463" w:type="pct"/>
            <w:tcBorders>
              <w:top w:val="single" w:color="000000" w:sz="4" w:space="0"/>
              <w:left w:val="single" w:color="000000" w:sz="4" w:space="0"/>
              <w:bottom w:val="single" w:color="000000" w:sz="4" w:space="0"/>
              <w:right w:val="single" w:color="000000" w:sz="4" w:space="0"/>
            </w:tcBorders>
            <w:vAlign w:val="center"/>
          </w:tcPr>
          <w:p w14:paraId="29F65B6B">
            <w:pPr>
              <w:widowControl/>
              <w:spacing w:line="240" w:lineRule="auto"/>
              <w:jc w:val="center"/>
              <w:rPr>
                <w:rFonts w:hint="eastAsia" w:eastAsia="宋体"/>
                <w:b/>
                <w:bCs/>
                <w:color w:val="000000"/>
                <w:kern w:val="0"/>
                <w:sz w:val="22"/>
                <w:szCs w:val="22"/>
                <w:lang w:eastAsia="zh-CN"/>
              </w:rPr>
            </w:pPr>
            <w:r>
              <w:rPr>
                <w:b/>
                <w:bCs/>
                <w:color w:val="000000"/>
                <w:kern w:val="0"/>
                <w:sz w:val="22"/>
                <w:szCs w:val="22"/>
              </w:rPr>
              <w:t>1546.48</w:t>
            </w:r>
            <w:del w:id="824" w:author="cc" w:date="2026-05-23T12:56:49Z">
              <w:r>
                <w:rPr>
                  <w:b/>
                  <w:bCs/>
                  <w:color w:val="000000"/>
                  <w:kern w:val="0"/>
                  <w:sz w:val="22"/>
                  <w:szCs w:val="22"/>
                </w:rPr>
                <w:delText xml:space="preserve"> </w:delText>
              </w:r>
            </w:del>
          </w:p>
        </w:tc>
        <w:tc>
          <w:tcPr>
            <w:tcW w:w="463" w:type="pct"/>
            <w:tcBorders>
              <w:top w:val="single" w:color="000000" w:sz="4" w:space="0"/>
              <w:left w:val="single" w:color="000000" w:sz="4" w:space="0"/>
              <w:bottom w:val="single" w:color="000000" w:sz="4" w:space="0"/>
              <w:right w:val="single" w:color="000000" w:sz="4" w:space="0"/>
            </w:tcBorders>
            <w:vAlign w:val="center"/>
          </w:tcPr>
          <w:p w14:paraId="6B1DE56B">
            <w:pPr>
              <w:widowControl/>
              <w:spacing w:line="240" w:lineRule="auto"/>
              <w:jc w:val="center"/>
              <w:rPr>
                <w:rFonts w:hint="eastAsia" w:eastAsia="宋体"/>
                <w:b/>
                <w:bCs/>
                <w:color w:val="000000"/>
                <w:kern w:val="0"/>
                <w:sz w:val="22"/>
                <w:szCs w:val="22"/>
                <w:lang w:eastAsia="zh-CN"/>
              </w:rPr>
            </w:pPr>
            <w:r>
              <w:rPr>
                <w:b/>
                <w:bCs/>
                <w:color w:val="000000"/>
                <w:kern w:val="0"/>
                <w:sz w:val="22"/>
                <w:szCs w:val="22"/>
              </w:rPr>
              <w:t>1316.48</w:t>
            </w:r>
            <w:del w:id="825" w:author="cc" w:date="2026-05-23T12:56:49Z">
              <w:r>
                <w:rPr>
                  <w:b/>
                  <w:bCs/>
                  <w:color w:val="000000"/>
                  <w:kern w:val="0"/>
                  <w:sz w:val="22"/>
                  <w:szCs w:val="22"/>
                </w:rPr>
                <w:delText xml:space="preserve"> </w:delText>
              </w:r>
            </w:del>
          </w:p>
        </w:tc>
        <w:tc>
          <w:tcPr>
            <w:tcW w:w="463" w:type="pct"/>
            <w:tcBorders>
              <w:top w:val="single" w:color="000000" w:sz="4" w:space="0"/>
              <w:left w:val="single" w:color="000000" w:sz="4" w:space="0"/>
              <w:bottom w:val="single" w:color="000000" w:sz="4" w:space="0"/>
              <w:right w:val="single" w:color="000000" w:sz="4" w:space="0"/>
            </w:tcBorders>
            <w:vAlign w:val="center"/>
          </w:tcPr>
          <w:p w14:paraId="74F739FF">
            <w:pPr>
              <w:widowControl/>
              <w:spacing w:line="240" w:lineRule="auto"/>
              <w:jc w:val="center"/>
              <w:rPr>
                <w:rFonts w:hint="eastAsia" w:eastAsia="宋体"/>
                <w:b/>
                <w:bCs/>
                <w:color w:val="000000"/>
                <w:kern w:val="0"/>
                <w:sz w:val="22"/>
                <w:szCs w:val="22"/>
                <w:lang w:eastAsia="zh-CN"/>
              </w:rPr>
            </w:pPr>
            <w:r>
              <w:rPr>
                <w:b/>
                <w:bCs/>
                <w:color w:val="000000"/>
                <w:kern w:val="0"/>
                <w:sz w:val="22"/>
                <w:szCs w:val="22"/>
              </w:rPr>
              <w:t>1416.48</w:t>
            </w:r>
            <w:del w:id="826" w:author="cc" w:date="2026-05-23T12:56:49Z">
              <w:r>
                <w:rPr>
                  <w:b/>
                  <w:bCs/>
                  <w:color w:val="000000"/>
                  <w:kern w:val="0"/>
                  <w:sz w:val="22"/>
                  <w:szCs w:val="22"/>
                </w:rPr>
                <w:delText xml:space="preserve"> </w:delText>
              </w:r>
            </w:del>
          </w:p>
        </w:tc>
      </w:tr>
    </w:tbl>
    <w:p w14:paraId="7789D17B"/>
    <w:p w14:paraId="296465BB">
      <w:pPr>
        <w:rPr>
          <w:rFonts w:hint="eastAsia"/>
        </w:rPr>
      </w:pPr>
    </w:p>
    <w:p w14:paraId="4E680EE5"/>
    <w:p w14:paraId="091055B7"/>
    <w:p w14:paraId="52B4FDE2"/>
    <w:p w14:paraId="047CADFB">
      <w:pPr>
        <w:pStyle w:val="3"/>
        <w:numPr>
          <w:ilvl w:val="1"/>
          <w:numId w:val="0"/>
        </w:numPr>
        <w:ind w:left="576" w:hanging="576"/>
      </w:pPr>
      <w:bookmarkStart w:id="212" w:name="_Toc13839"/>
      <w:bookmarkStart w:id="213" w:name="_Toc10060"/>
      <w:bookmarkStart w:id="214" w:name="_Toc229492064"/>
      <w:bookmarkStart w:id="215" w:name="_Toc18374"/>
      <w:r>
        <w:rPr>
          <w:rFonts w:hint="eastAsia"/>
        </w:rPr>
        <w:t>8.5项目利润测算</w:t>
      </w:r>
      <w:bookmarkEnd w:id="212"/>
      <w:bookmarkEnd w:id="213"/>
      <w:bookmarkEnd w:id="214"/>
      <w:bookmarkEnd w:id="215"/>
    </w:p>
    <w:p w14:paraId="3E2B38B8">
      <w:pPr>
        <w:ind w:firstLine="560" w:firstLineChars="200"/>
      </w:pPr>
      <w:r>
        <w:rPr>
          <w:rFonts w:hint="eastAsia"/>
        </w:rPr>
        <w:t>本项目计算期内营业收入总额预计为6005.57万元，经测算，营业利润总额预计为</w:t>
      </w:r>
      <w:r>
        <w:t>159.60</w:t>
      </w:r>
      <w:r>
        <w:rPr>
          <w:rFonts w:hint="eastAsia"/>
        </w:rPr>
        <w:t>万元，计算期内所得税后利润总额为</w:t>
      </w:r>
      <w:r>
        <w:t>143.13</w:t>
      </w:r>
      <w:r>
        <w:rPr>
          <w:rFonts w:hint="eastAsia"/>
        </w:rPr>
        <w:t>万元。</w:t>
      </w:r>
    </w:p>
    <w:p w14:paraId="1B2BD013">
      <w:pPr>
        <w:pStyle w:val="10"/>
        <w:jc w:val="center"/>
      </w:pPr>
      <w:r>
        <w:rPr>
          <w:rFonts w:hint="eastAsia"/>
        </w:rPr>
        <w:t>表计算期项目利润估算表</w:t>
      </w:r>
    </w:p>
    <w:tbl>
      <w:tblPr>
        <w:tblStyle w:val="20"/>
        <w:tblW w:w="13152" w:type="dxa"/>
        <w:tblInd w:w="113" w:type="dxa"/>
        <w:tblLayout w:type="autofit"/>
        <w:tblCellMar>
          <w:top w:w="0" w:type="dxa"/>
          <w:left w:w="108" w:type="dxa"/>
          <w:bottom w:w="0" w:type="dxa"/>
          <w:right w:w="108" w:type="dxa"/>
        </w:tblCellMar>
      </w:tblPr>
      <w:tblGrid>
        <w:gridCol w:w="832"/>
        <w:gridCol w:w="3964"/>
        <w:gridCol w:w="1414"/>
        <w:gridCol w:w="1272"/>
        <w:gridCol w:w="1134"/>
        <w:gridCol w:w="1134"/>
        <w:gridCol w:w="1134"/>
        <w:gridCol w:w="1134"/>
        <w:gridCol w:w="1134"/>
      </w:tblGrid>
      <w:tr w14:paraId="153275AB">
        <w:trPr>
          <w:trHeight w:val="288" w:hRule="atLeast"/>
        </w:trPr>
        <w:tc>
          <w:tcPr>
            <w:tcW w:w="832" w:type="dxa"/>
            <w:vMerge w:val="restart"/>
            <w:tcBorders>
              <w:top w:val="single" w:color="000000" w:sz="4" w:space="0"/>
              <w:left w:val="single" w:color="000000" w:sz="4" w:space="0"/>
              <w:bottom w:val="single" w:color="000000" w:sz="4" w:space="0"/>
              <w:right w:val="single" w:color="000000" w:sz="4" w:space="0"/>
            </w:tcBorders>
            <w:noWrap/>
            <w:vAlign w:val="center"/>
          </w:tcPr>
          <w:p w14:paraId="5BD2A579">
            <w:pPr>
              <w:widowControl/>
              <w:spacing w:line="240" w:lineRule="auto"/>
              <w:jc w:val="center"/>
              <w:rPr>
                <w:rFonts w:ascii="仿宋" w:hAnsi="仿宋" w:eastAsia="仿宋" w:cs="宋体"/>
                <w:b/>
                <w:bCs/>
                <w:color w:val="000000"/>
                <w:kern w:val="0"/>
                <w:sz w:val="22"/>
                <w:szCs w:val="22"/>
              </w:rPr>
            </w:pPr>
            <w:r>
              <w:rPr>
                <w:rFonts w:ascii="仿宋" w:hAnsi="仿宋" w:eastAsia="仿宋" w:cs="宋体"/>
                <w:b/>
                <w:bCs/>
                <w:color w:val="000000"/>
                <w:kern w:val="0"/>
                <w:sz w:val="22"/>
                <w:szCs w:val="22"/>
              </w:rPr>
              <w:t>序号</w:t>
            </w:r>
          </w:p>
        </w:tc>
        <w:tc>
          <w:tcPr>
            <w:tcW w:w="3964" w:type="dxa"/>
            <w:vMerge w:val="restart"/>
            <w:tcBorders>
              <w:top w:val="single" w:color="000000" w:sz="4" w:space="0"/>
              <w:left w:val="single" w:color="000000" w:sz="4" w:space="0"/>
              <w:bottom w:val="single" w:color="000000" w:sz="4" w:space="0"/>
              <w:right w:val="single" w:color="000000" w:sz="4" w:space="0"/>
            </w:tcBorders>
            <w:noWrap/>
            <w:vAlign w:val="center"/>
          </w:tcPr>
          <w:p w14:paraId="3B23084C">
            <w:pPr>
              <w:widowControl/>
              <w:spacing w:line="240" w:lineRule="auto"/>
              <w:jc w:val="center"/>
              <w:rPr>
                <w:rFonts w:ascii="仿宋" w:hAnsi="仿宋" w:eastAsia="仿宋" w:cs="宋体"/>
                <w:b/>
                <w:bCs/>
                <w:color w:val="000000"/>
                <w:kern w:val="0"/>
                <w:sz w:val="22"/>
                <w:szCs w:val="22"/>
              </w:rPr>
            </w:pPr>
            <w:r>
              <w:rPr>
                <w:rFonts w:ascii="仿宋" w:hAnsi="仿宋" w:eastAsia="仿宋" w:cs="宋体"/>
                <w:b/>
                <w:bCs/>
                <w:color w:val="000000"/>
                <w:kern w:val="0"/>
                <w:sz w:val="22"/>
                <w:szCs w:val="22"/>
              </w:rPr>
              <w:t>项目</w:t>
            </w:r>
          </w:p>
        </w:tc>
        <w:tc>
          <w:tcPr>
            <w:tcW w:w="1414" w:type="dxa"/>
            <w:vMerge w:val="restart"/>
            <w:tcBorders>
              <w:top w:val="single" w:color="000000" w:sz="4" w:space="0"/>
              <w:left w:val="single" w:color="000000" w:sz="4" w:space="0"/>
              <w:bottom w:val="single" w:color="000000" w:sz="4" w:space="0"/>
              <w:right w:val="single" w:color="000000" w:sz="4" w:space="0"/>
            </w:tcBorders>
            <w:vAlign w:val="center"/>
          </w:tcPr>
          <w:p w14:paraId="4A021051">
            <w:pPr>
              <w:widowControl/>
              <w:spacing w:line="240" w:lineRule="auto"/>
              <w:jc w:val="center"/>
              <w:rPr>
                <w:rFonts w:ascii="仿宋" w:hAnsi="仿宋" w:eastAsia="仿宋" w:cs="宋体"/>
                <w:b/>
                <w:bCs/>
                <w:color w:val="000000"/>
                <w:kern w:val="0"/>
                <w:sz w:val="22"/>
                <w:szCs w:val="22"/>
              </w:rPr>
            </w:pPr>
            <w:r>
              <w:rPr>
                <w:rFonts w:ascii="仿宋" w:hAnsi="仿宋" w:eastAsia="仿宋" w:cs="宋体"/>
                <w:b/>
                <w:bCs/>
                <w:color w:val="000000"/>
                <w:kern w:val="0"/>
                <w:sz w:val="22"/>
                <w:szCs w:val="22"/>
              </w:rPr>
              <w:t>合计</w:t>
            </w:r>
            <w:r>
              <w:rPr>
                <w:rFonts w:ascii="仿宋" w:hAnsi="仿宋" w:eastAsia="仿宋" w:cs="宋体"/>
                <w:b/>
                <w:bCs/>
                <w:color w:val="000000"/>
                <w:kern w:val="0"/>
                <w:sz w:val="22"/>
                <w:szCs w:val="22"/>
              </w:rPr>
              <w:br w:type="textWrapping"/>
            </w:r>
            <w:r>
              <w:rPr>
                <w:rFonts w:ascii="仿宋" w:hAnsi="仿宋" w:eastAsia="仿宋" w:cs="宋体"/>
                <w:b/>
                <w:bCs/>
                <w:color w:val="000000"/>
                <w:kern w:val="0"/>
                <w:sz w:val="22"/>
                <w:szCs w:val="22"/>
              </w:rPr>
              <w:t>（万元）</w:t>
            </w:r>
          </w:p>
        </w:tc>
        <w:tc>
          <w:tcPr>
            <w:tcW w:w="1272" w:type="dxa"/>
            <w:vMerge w:val="restart"/>
            <w:tcBorders>
              <w:top w:val="single" w:color="000000" w:sz="4" w:space="0"/>
              <w:left w:val="single" w:color="000000" w:sz="4" w:space="0"/>
              <w:bottom w:val="single" w:color="000000" w:sz="4" w:space="0"/>
              <w:right w:val="single" w:color="000000" w:sz="4" w:space="0"/>
            </w:tcBorders>
            <w:vAlign w:val="center"/>
          </w:tcPr>
          <w:p w14:paraId="4C38E2EB">
            <w:pPr>
              <w:widowControl/>
              <w:spacing w:line="240" w:lineRule="auto"/>
              <w:jc w:val="center"/>
              <w:rPr>
                <w:rFonts w:ascii="仿宋" w:hAnsi="仿宋" w:eastAsia="仿宋" w:cs="宋体"/>
                <w:b/>
                <w:bCs/>
                <w:color w:val="000000"/>
                <w:kern w:val="0"/>
                <w:sz w:val="22"/>
                <w:szCs w:val="22"/>
              </w:rPr>
            </w:pPr>
            <w:r>
              <w:rPr>
                <w:rFonts w:ascii="仿宋" w:hAnsi="仿宋" w:eastAsia="仿宋" w:cs="宋体"/>
                <w:b/>
                <w:bCs/>
                <w:color w:val="000000"/>
                <w:kern w:val="0"/>
                <w:sz w:val="22"/>
                <w:szCs w:val="22"/>
              </w:rPr>
              <w:t>建设期</w:t>
            </w:r>
            <w:r>
              <w:rPr>
                <w:rFonts w:ascii="仿宋" w:hAnsi="仿宋" w:eastAsia="仿宋" w:cs="宋体"/>
                <w:b/>
                <w:bCs/>
                <w:color w:val="000000"/>
                <w:kern w:val="0"/>
                <w:sz w:val="22"/>
                <w:szCs w:val="22"/>
              </w:rPr>
              <w:br w:type="textWrapping"/>
            </w:r>
            <w:r>
              <w:rPr>
                <w:rFonts w:ascii="仿宋" w:hAnsi="仿宋" w:eastAsia="仿宋" w:cs="宋体"/>
                <w:b/>
                <w:bCs/>
                <w:color w:val="000000"/>
                <w:kern w:val="0"/>
                <w:sz w:val="22"/>
                <w:szCs w:val="22"/>
              </w:rPr>
              <w:t>（5个月）</w:t>
            </w:r>
          </w:p>
        </w:tc>
        <w:tc>
          <w:tcPr>
            <w:tcW w:w="5670" w:type="dxa"/>
            <w:gridSpan w:val="5"/>
            <w:tcBorders>
              <w:top w:val="single" w:color="000000" w:sz="4" w:space="0"/>
              <w:left w:val="single" w:color="000000" w:sz="4" w:space="0"/>
              <w:bottom w:val="single" w:color="000000" w:sz="4" w:space="0"/>
              <w:right w:val="single" w:color="000000" w:sz="4" w:space="0"/>
            </w:tcBorders>
            <w:noWrap/>
            <w:vAlign w:val="center"/>
          </w:tcPr>
          <w:p w14:paraId="3D663600">
            <w:pPr>
              <w:widowControl/>
              <w:spacing w:line="240" w:lineRule="auto"/>
              <w:jc w:val="center"/>
              <w:rPr>
                <w:rFonts w:ascii="仿宋" w:hAnsi="仿宋" w:eastAsia="仿宋" w:cs="宋体"/>
                <w:b/>
                <w:bCs/>
                <w:color w:val="000000"/>
                <w:kern w:val="0"/>
                <w:sz w:val="22"/>
                <w:szCs w:val="22"/>
              </w:rPr>
            </w:pPr>
            <w:r>
              <w:rPr>
                <w:rFonts w:ascii="仿宋" w:hAnsi="仿宋" w:eastAsia="仿宋" w:cs="宋体"/>
                <w:b/>
                <w:bCs/>
                <w:color w:val="000000"/>
                <w:kern w:val="0"/>
                <w:sz w:val="22"/>
                <w:szCs w:val="22"/>
              </w:rPr>
              <w:t>运营期</w:t>
            </w:r>
          </w:p>
        </w:tc>
      </w:tr>
      <w:tr w14:paraId="5DEE71D7">
        <w:trPr>
          <w:trHeight w:val="480" w:hRule="atLeast"/>
        </w:trPr>
        <w:tc>
          <w:tcPr>
            <w:tcW w:w="832" w:type="dxa"/>
            <w:vMerge w:val="continue"/>
            <w:tcBorders>
              <w:top w:val="single" w:color="000000" w:sz="4" w:space="0"/>
              <w:left w:val="single" w:color="000000" w:sz="4" w:space="0"/>
              <w:bottom w:val="single" w:color="000000" w:sz="4" w:space="0"/>
              <w:right w:val="single" w:color="000000" w:sz="4" w:space="0"/>
            </w:tcBorders>
            <w:vAlign w:val="center"/>
          </w:tcPr>
          <w:p w14:paraId="4BD8E887">
            <w:pPr>
              <w:widowControl/>
              <w:spacing w:line="240" w:lineRule="auto"/>
              <w:jc w:val="left"/>
              <w:rPr>
                <w:rFonts w:ascii="仿宋" w:hAnsi="仿宋" w:eastAsia="仿宋" w:cs="宋体"/>
                <w:b/>
                <w:bCs/>
                <w:color w:val="000000"/>
                <w:kern w:val="0"/>
                <w:sz w:val="22"/>
                <w:szCs w:val="22"/>
              </w:rPr>
            </w:pPr>
          </w:p>
        </w:tc>
        <w:tc>
          <w:tcPr>
            <w:tcW w:w="3964" w:type="dxa"/>
            <w:vMerge w:val="continue"/>
            <w:tcBorders>
              <w:top w:val="single" w:color="000000" w:sz="4" w:space="0"/>
              <w:left w:val="single" w:color="000000" w:sz="4" w:space="0"/>
              <w:bottom w:val="single" w:color="000000" w:sz="4" w:space="0"/>
              <w:right w:val="single" w:color="000000" w:sz="4" w:space="0"/>
            </w:tcBorders>
            <w:vAlign w:val="center"/>
          </w:tcPr>
          <w:p w14:paraId="5B5D60DA">
            <w:pPr>
              <w:widowControl/>
              <w:spacing w:line="240" w:lineRule="auto"/>
              <w:jc w:val="left"/>
              <w:rPr>
                <w:rFonts w:ascii="仿宋" w:hAnsi="仿宋" w:eastAsia="仿宋" w:cs="宋体"/>
                <w:b/>
                <w:bCs/>
                <w:color w:val="000000"/>
                <w:kern w:val="0"/>
                <w:sz w:val="22"/>
                <w:szCs w:val="22"/>
              </w:rPr>
            </w:pPr>
          </w:p>
        </w:tc>
        <w:tc>
          <w:tcPr>
            <w:tcW w:w="1414" w:type="dxa"/>
            <w:vMerge w:val="continue"/>
            <w:tcBorders>
              <w:top w:val="single" w:color="000000" w:sz="4" w:space="0"/>
              <w:left w:val="single" w:color="000000" w:sz="4" w:space="0"/>
              <w:bottom w:val="single" w:color="000000" w:sz="4" w:space="0"/>
              <w:right w:val="single" w:color="000000" w:sz="4" w:space="0"/>
            </w:tcBorders>
            <w:vAlign w:val="center"/>
          </w:tcPr>
          <w:p w14:paraId="285974EC">
            <w:pPr>
              <w:widowControl/>
              <w:spacing w:line="240" w:lineRule="auto"/>
              <w:jc w:val="left"/>
              <w:rPr>
                <w:rFonts w:ascii="仿宋" w:hAnsi="仿宋" w:eastAsia="仿宋" w:cs="宋体"/>
                <w:b/>
                <w:bCs/>
                <w:color w:val="000000"/>
                <w:kern w:val="0"/>
                <w:sz w:val="22"/>
                <w:szCs w:val="22"/>
              </w:rPr>
            </w:pPr>
          </w:p>
        </w:tc>
        <w:tc>
          <w:tcPr>
            <w:tcW w:w="1272" w:type="dxa"/>
            <w:vMerge w:val="continue"/>
            <w:tcBorders>
              <w:top w:val="single" w:color="000000" w:sz="4" w:space="0"/>
              <w:left w:val="single" w:color="000000" w:sz="4" w:space="0"/>
              <w:bottom w:val="single" w:color="000000" w:sz="4" w:space="0"/>
              <w:right w:val="single" w:color="000000" w:sz="4" w:space="0"/>
            </w:tcBorders>
            <w:vAlign w:val="center"/>
          </w:tcPr>
          <w:p w14:paraId="0AE74087">
            <w:pPr>
              <w:widowControl/>
              <w:spacing w:line="240" w:lineRule="auto"/>
              <w:jc w:val="left"/>
              <w:rPr>
                <w:rFonts w:ascii="仿宋" w:hAnsi="仿宋" w:eastAsia="仿宋" w:cs="宋体"/>
                <w:b/>
                <w:bCs/>
                <w:color w:val="000000"/>
                <w:kern w:val="0"/>
                <w:sz w:val="22"/>
                <w:szCs w:val="22"/>
              </w:rPr>
            </w:pPr>
          </w:p>
        </w:tc>
        <w:tc>
          <w:tcPr>
            <w:tcW w:w="1134" w:type="dxa"/>
            <w:tcBorders>
              <w:top w:val="single" w:color="000000" w:sz="4" w:space="0"/>
              <w:left w:val="single" w:color="000000" w:sz="4" w:space="0"/>
              <w:bottom w:val="single" w:color="000000" w:sz="4" w:space="0"/>
              <w:right w:val="single" w:color="000000" w:sz="4" w:space="0"/>
            </w:tcBorders>
            <w:vAlign w:val="center"/>
          </w:tcPr>
          <w:p w14:paraId="64A336C2">
            <w:pPr>
              <w:widowControl/>
              <w:spacing w:line="240" w:lineRule="auto"/>
              <w:jc w:val="center"/>
              <w:rPr>
                <w:rFonts w:ascii="仿宋" w:hAnsi="仿宋" w:eastAsia="仿宋" w:cs="宋体"/>
                <w:b/>
                <w:bCs/>
                <w:color w:val="000000"/>
                <w:kern w:val="0"/>
                <w:sz w:val="20"/>
                <w:szCs w:val="20"/>
              </w:rPr>
            </w:pPr>
            <w:r>
              <w:rPr>
                <w:rFonts w:ascii="仿宋" w:hAnsi="仿宋" w:eastAsia="仿宋" w:cs="宋体"/>
                <w:b/>
                <w:bCs/>
                <w:color w:val="000000"/>
                <w:kern w:val="0"/>
                <w:sz w:val="20"/>
                <w:szCs w:val="20"/>
              </w:rPr>
              <w:t>第1运营年(2027年)</w:t>
            </w:r>
          </w:p>
        </w:tc>
        <w:tc>
          <w:tcPr>
            <w:tcW w:w="1134" w:type="dxa"/>
            <w:tcBorders>
              <w:top w:val="single" w:color="000000" w:sz="4" w:space="0"/>
              <w:left w:val="single" w:color="000000" w:sz="4" w:space="0"/>
              <w:bottom w:val="single" w:color="000000" w:sz="4" w:space="0"/>
              <w:right w:val="single" w:color="000000" w:sz="4" w:space="0"/>
            </w:tcBorders>
            <w:vAlign w:val="center"/>
          </w:tcPr>
          <w:p w14:paraId="6478A7C3">
            <w:pPr>
              <w:widowControl/>
              <w:spacing w:line="240" w:lineRule="auto"/>
              <w:jc w:val="center"/>
              <w:rPr>
                <w:rFonts w:ascii="仿宋" w:hAnsi="仿宋" w:eastAsia="仿宋" w:cs="宋体"/>
                <w:b/>
                <w:bCs/>
                <w:color w:val="000000"/>
                <w:kern w:val="0"/>
                <w:sz w:val="20"/>
                <w:szCs w:val="20"/>
              </w:rPr>
            </w:pPr>
            <w:r>
              <w:rPr>
                <w:rFonts w:ascii="仿宋" w:hAnsi="仿宋" w:eastAsia="仿宋" w:cs="宋体"/>
                <w:b/>
                <w:bCs/>
                <w:color w:val="000000"/>
                <w:kern w:val="0"/>
                <w:sz w:val="20"/>
                <w:szCs w:val="20"/>
              </w:rPr>
              <w:t>第2运营年</w:t>
            </w:r>
            <w:r>
              <w:rPr>
                <w:rFonts w:ascii="仿宋" w:hAnsi="仿宋" w:eastAsia="仿宋" w:cs="宋体"/>
                <w:b/>
                <w:bCs/>
                <w:color w:val="000000"/>
                <w:kern w:val="0"/>
                <w:sz w:val="20"/>
                <w:szCs w:val="20"/>
              </w:rPr>
              <w:br w:type="textWrapping"/>
            </w:r>
            <w:r>
              <w:rPr>
                <w:rFonts w:ascii="仿宋" w:hAnsi="仿宋" w:eastAsia="仿宋" w:cs="宋体"/>
                <w:b/>
                <w:bCs/>
                <w:color w:val="000000"/>
                <w:kern w:val="0"/>
                <w:sz w:val="20"/>
                <w:szCs w:val="20"/>
              </w:rPr>
              <w:t>(2028年)</w:t>
            </w:r>
          </w:p>
        </w:tc>
        <w:tc>
          <w:tcPr>
            <w:tcW w:w="1134" w:type="dxa"/>
            <w:tcBorders>
              <w:top w:val="single" w:color="000000" w:sz="4" w:space="0"/>
              <w:left w:val="single" w:color="000000" w:sz="4" w:space="0"/>
              <w:bottom w:val="single" w:color="000000" w:sz="4" w:space="0"/>
              <w:right w:val="single" w:color="000000" w:sz="4" w:space="0"/>
            </w:tcBorders>
            <w:vAlign w:val="center"/>
          </w:tcPr>
          <w:p w14:paraId="03C8C447">
            <w:pPr>
              <w:widowControl/>
              <w:spacing w:line="240" w:lineRule="auto"/>
              <w:jc w:val="center"/>
              <w:rPr>
                <w:rFonts w:ascii="仿宋" w:hAnsi="仿宋" w:eastAsia="仿宋" w:cs="宋体"/>
                <w:b/>
                <w:bCs/>
                <w:color w:val="000000"/>
                <w:kern w:val="0"/>
                <w:sz w:val="20"/>
                <w:szCs w:val="20"/>
              </w:rPr>
            </w:pPr>
            <w:r>
              <w:rPr>
                <w:rFonts w:ascii="仿宋" w:hAnsi="仿宋" w:eastAsia="仿宋" w:cs="宋体"/>
                <w:b/>
                <w:bCs/>
                <w:color w:val="000000"/>
                <w:kern w:val="0"/>
                <w:sz w:val="20"/>
                <w:szCs w:val="20"/>
              </w:rPr>
              <w:t>第3运营年(2029年)</w:t>
            </w:r>
          </w:p>
        </w:tc>
        <w:tc>
          <w:tcPr>
            <w:tcW w:w="1134" w:type="dxa"/>
            <w:tcBorders>
              <w:top w:val="single" w:color="000000" w:sz="4" w:space="0"/>
              <w:left w:val="single" w:color="000000" w:sz="4" w:space="0"/>
              <w:bottom w:val="single" w:color="000000" w:sz="4" w:space="0"/>
              <w:right w:val="single" w:color="000000" w:sz="4" w:space="0"/>
            </w:tcBorders>
            <w:vAlign w:val="center"/>
          </w:tcPr>
          <w:p w14:paraId="481E8280">
            <w:pPr>
              <w:widowControl/>
              <w:spacing w:line="240" w:lineRule="auto"/>
              <w:jc w:val="center"/>
              <w:rPr>
                <w:rFonts w:ascii="仿宋" w:hAnsi="仿宋" w:eastAsia="仿宋" w:cs="宋体"/>
                <w:b/>
                <w:bCs/>
                <w:color w:val="000000"/>
                <w:kern w:val="0"/>
                <w:sz w:val="20"/>
                <w:szCs w:val="20"/>
              </w:rPr>
            </w:pPr>
            <w:r>
              <w:rPr>
                <w:rFonts w:ascii="仿宋" w:hAnsi="仿宋" w:eastAsia="仿宋" w:cs="宋体"/>
                <w:b/>
                <w:bCs/>
                <w:color w:val="000000"/>
                <w:kern w:val="0"/>
                <w:sz w:val="20"/>
                <w:szCs w:val="20"/>
              </w:rPr>
              <w:t>第4运营年(2030年)</w:t>
            </w:r>
          </w:p>
        </w:tc>
        <w:tc>
          <w:tcPr>
            <w:tcW w:w="1134" w:type="dxa"/>
            <w:tcBorders>
              <w:top w:val="single" w:color="000000" w:sz="4" w:space="0"/>
              <w:left w:val="single" w:color="000000" w:sz="4" w:space="0"/>
              <w:bottom w:val="single" w:color="000000" w:sz="4" w:space="0"/>
              <w:right w:val="single" w:color="000000" w:sz="4" w:space="0"/>
            </w:tcBorders>
            <w:vAlign w:val="center"/>
          </w:tcPr>
          <w:p w14:paraId="558156DE">
            <w:pPr>
              <w:widowControl/>
              <w:spacing w:line="240" w:lineRule="auto"/>
              <w:jc w:val="center"/>
              <w:rPr>
                <w:rFonts w:ascii="仿宋" w:hAnsi="仿宋" w:eastAsia="仿宋" w:cs="宋体"/>
                <w:b/>
                <w:bCs/>
                <w:color w:val="000000"/>
                <w:kern w:val="0"/>
                <w:sz w:val="20"/>
                <w:szCs w:val="20"/>
              </w:rPr>
            </w:pPr>
            <w:r>
              <w:rPr>
                <w:rFonts w:ascii="仿宋" w:hAnsi="仿宋" w:eastAsia="仿宋" w:cs="宋体"/>
                <w:b/>
                <w:bCs/>
                <w:color w:val="000000"/>
                <w:kern w:val="0"/>
                <w:sz w:val="20"/>
                <w:szCs w:val="20"/>
              </w:rPr>
              <w:t>第5运营年(2031年)</w:t>
            </w:r>
          </w:p>
        </w:tc>
      </w:tr>
      <w:tr w14:paraId="0E93F7DC">
        <w:trPr>
          <w:trHeight w:val="288" w:hRule="atLeast"/>
        </w:trPr>
        <w:tc>
          <w:tcPr>
            <w:tcW w:w="832" w:type="dxa"/>
            <w:tcBorders>
              <w:top w:val="single" w:color="000000" w:sz="4" w:space="0"/>
              <w:left w:val="single" w:color="000000" w:sz="4" w:space="0"/>
              <w:bottom w:val="single" w:color="000000" w:sz="4" w:space="0"/>
              <w:right w:val="single" w:color="000000" w:sz="4" w:space="0"/>
            </w:tcBorders>
            <w:noWrap/>
            <w:vAlign w:val="center"/>
          </w:tcPr>
          <w:p w14:paraId="1F92343A">
            <w:pPr>
              <w:widowControl/>
              <w:spacing w:line="240" w:lineRule="auto"/>
              <w:jc w:val="center"/>
              <w:rPr>
                <w:rFonts w:ascii="仿宋" w:hAnsi="仿宋" w:eastAsia="仿宋" w:cs="宋体"/>
                <w:b/>
                <w:bCs/>
                <w:color w:val="000000"/>
                <w:kern w:val="0"/>
                <w:sz w:val="22"/>
                <w:szCs w:val="22"/>
              </w:rPr>
            </w:pPr>
            <w:r>
              <w:rPr>
                <w:rFonts w:ascii="仿宋" w:hAnsi="仿宋" w:eastAsia="仿宋" w:cs="宋体"/>
                <w:b/>
                <w:bCs/>
                <w:color w:val="000000"/>
                <w:kern w:val="0"/>
                <w:sz w:val="22"/>
                <w:szCs w:val="22"/>
              </w:rPr>
              <w:t>1</w:t>
            </w:r>
          </w:p>
        </w:tc>
        <w:tc>
          <w:tcPr>
            <w:tcW w:w="3964" w:type="dxa"/>
            <w:tcBorders>
              <w:top w:val="single" w:color="000000" w:sz="4" w:space="0"/>
              <w:left w:val="single" w:color="000000" w:sz="4" w:space="0"/>
              <w:bottom w:val="single" w:color="000000" w:sz="4" w:space="0"/>
              <w:right w:val="single" w:color="000000" w:sz="4" w:space="0"/>
            </w:tcBorders>
            <w:noWrap/>
            <w:vAlign w:val="center"/>
          </w:tcPr>
          <w:p w14:paraId="46EA56DB">
            <w:pPr>
              <w:widowControl/>
              <w:spacing w:line="240" w:lineRule="auto"/>
              <w:jc w:val="left"/>
              <w:rPr>
                <w:rFonts w:ascii="仿宋" w:hAnsi="仿宋" w:eastAsia="仿宋" w:cs="宋体"/>
                <w:b/>
                <w:bCs/>
                <w:color w:val="000000"/>
                <w:kern w:val="0"/>
                <w:sz w:val="22"/>
                <w:szCs w:val="22"/>
              </w:rPr>
            </w:pPr>
            <w:r>
              <w:rPr>
                <w:rFonts w:ascii="仿宋" w:hAnsi="仿宋" w:eastAsia="仿宋" w:cs="宋体"/>
                <w:b/>
                <w:bCs/>
                <w:color w:val="000000"/>
                <w:kern w:val="0"/>
                <w:sz w:val="22"/>
                <w:szCs w:val="22"/>
              </w:rPr>
              <w:t>营业收入（不含税金额）</w:t>
            </w:r>
          </w:p>
        </w:tc>
        <w:tc>
          <w:tcPr>
            <w:tcW w:w="1414" w:type="dxa"/>
            <w:tcBorders>
              <w:top w:val="single" w:color="000000" w:sz="4" w:space="0"/>
              <w:left w:val="single" w:color="000000" w:sz="4" w:space="0"/>
              <w:bottom w:val="single" w:color="000000" w:sz="4" w:space="0"/>
              <w:right w:val="single" w:color="000000" w:sz="4" w:space="0"/>
            </w:tcBorders>
            <w:vAlign w:val="center"/>
          </w:tcPr>
          <w:p w14:paraId="2712FBD5">
            <w:pPr>
              <w:widowControl/>
              <w:spacing w:line="240" w:lineRule="auto"/>
              <w:jc w:val="center"/>
              <w:rPr>
                <w:rFonts w:hint="eastAsia" w:ascii="仿宋" w:hAnsi="仿宋" w:eastAsia="仿宋" w:cs="宋体"/>
                <w:b/>
                <w:bCs/>
                <w:color w:val="000000"/>
                <w:kern w:val="0"/>
                <w:sz w:val="22"/>
                <w:szCs w:val="22"/>
                <w:lang w:eastAsia="zh-CN"/>
              </w:rPr>
            </w:pPr>
            <w:r>
              <w:rPr>
                <w:rFonts w:ascii="仿宋" w:hAnsi="仿宋" w:eastAsia="仿宋" w:cs="宋体"/>
                <w:b/>
                <w:bCs/>
                <w:color w:val="000000"/>
                <w:kern w:val="0"/>
                <w:sz w:val="22"/>
                <w:szCs w:val="22"/>
              </w:rPr>
              <w:t>6005.57</w:t>
            </w:r>
            <w:del w:id="827" w:author="cc" w:date="2026-05-23T12:56:49Z">
              <w:r>
                <w:rPr>
                  <w:rFonts w:ascii="仿宋" w:hAnsi="仿宋" w:eastAsia="仿宋" w:cs="宋体"/>
                  <w:b/>
                  <w:bCs/>
                  <w:color w:val="000000"/>
                  <w:kern w:val="0"/>
                  <w:sz w:val="22"/>
                  <w:szCs w:val="22"/>
                </w:rPr>
                <w:delText xml:space="preserve"> </w:delText>
              </w:r>
            </w:del>
          </w:p>
        </w:tc>
        <w:tc>
          <w:tcPr>
            <w:tcW w:w="1272" w:type="dxa"/>
            <w:tcBorders>
              <w:top w:val="single" w:color="000000" w:sz="4" w:space="0"/>
              <w:left w:val="single" w:color="000000" w:sz="4" w:space="0"/>
              <w:bottom w:val="single" w:color="000000" w:sz="4" w:space="0"/>
              <w:right w:val="single" w:color="000000" w:sz="4" w:space="0"/>
            </w:tcBorders>
            <w:noWrap/>
            <w:vAlign w:val="center"/>
          </w:tcPr>
          <w:p w14:paraId="1E53DFEA">
            <w:pPr>
              <w:widowControl/>
              <w:spacing w:line="240" w:lineRule="auto"/>
              <w:jc w:val="center"/>
              <w:rPr>
                <w:rFonts w:ascii="仿宋" w:hAnsi="仿宋" w:eastAsia="仿宋" w:cs="宋体"/>
                <w:b/>
                <w:bCs/>
                <w:color w:val="000000"/>
                <w:kern w:val="0"/>
                <w:sz w:val="22"/>
                <w:szCs w:val="22"/>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2C1DD11">
            <w:pPr>
              <w:widowControl/>
              <w:spacing w:line="240" w:lineRule="auto"/>
              <w:jc w:val="center"/>
              <w:rPr>
                <w:rFonts w:hint="eastAsia" w:ascii="仿宋" w:hAnsi="仿宋" w:eastAsia="仿宋" w:cs="宋体"/>
                <w:b/>
                <w:bCs/>
                <w:color w:val="000000"/>
                <w:kern w:val="0"/>
                <w:sz w:val="22"/>
                <w:szCs w:val="22"/>
                <w:lang w:eastAsia="zh-CN"/>
              </w:rPr>
            </w:pPr>
            <w:r>
              <w:rPr>
                <w:rFonts w:ascii="仿宋" w:hAnsi="仿宋" w:eastAsia="仿宋" w:cs="宋体"/>
                <w:b/>
                <w:bCs/>
                <w:color w:val="000000"/>
                <w:kern w:val="0"/>
                <w:sz w:val="22"/>
                <w:szCs w:val="22"/>
              </w:rPr>
              <w:t>698.11</w:t>
            </w:r>
            <w:del w:id="828" w:author="cc" w:date="2026-05-23T12:56:49Z">
              <w:r>
                <w:rPr>
                  <w:rFonts w:ascii="仿宋" w:hAnsi="仿宋" w:eastAsia="仿宋" w:cs="宋体"/>
                  <w:b/>
                  <w:bCs/>
                  <w:color w:val="000000"/>
                  <w:kern w:val="0"/>
                  <w:sz w:val="22"/>
                  <w:szCs w:val="22"/>
                </w:rPr>
                <w:delText xml:space="preserve"> </w:delText>
              </w:r>
            </w:del>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24A8C79">
            <w:pPr>
              <w:widowControl/>
              <w:spacing w:line="240" w:lineRule="auto"/>
              <w:jc w:val="center"/>
              <w:rPr>
                <w:rFonts w:hint="eastAsia" w:ascii="仿宋" w:hAnsi="仿宋" w:eastAsia="仿宋" w:cs="宋体"/>
                <w:b/>
                <w:bCs/>
                <w:color w:val="000000"/>
                <w:kern w:val="0"/>
                <w:sz w:val="22"/>
                <w:szCs w:val="22"/>
                <w:lang w:eastAsia="zh-CN"/>
              </w:rPr>
            </w:pPr>
            <w:r>
              <w:rPr>
                <w:rFonts w:ascii="仿宋" w:hAnsi="仿宋" w:eastAsia="仿宋" w:cs="宋体"/>
                <w:b/>
                <w:bCs/>
                <w:color w:val="000000"/>
                <w:kern w:val="0"/>
                <w:sz w:val="22"/>
                <w:szCs w:val="22"/>
              </w:rPr>
              <w:t>1270.26</w:t>
            </w:r>
            <w:del w:id="829" w:author="cc" w:date="2026-05-23T12:56:49Z">
              <w:r>
                <w:rPr>
                  <w:rFonts w:ascii="仿宋" w:hAnsi="仿宋" w:eastAsia="仿宋" w:cs="宋体"/>
                  <w:b/>
                  <w:bCs/>
                  <w:color w:val="000000"/>
                  <w:kern w:val="0"/>
                  <w:sz w:val="22"/>
                  <w:szCs w:val="22"/>
                </w:rPr>
                <w:delText xml:space="preserve"> </w:delText>
              </w:r>
            </w:del>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0FBD9BE">
            <w:pPr>
              <w:widowControl/>
              <w:spacing w:line="240" w:lineRule="auto"/>
              <w:jc w:val="center"/>
              <w:rPr>
                <w:rFonts w:hint="eastAsia" w:ascii="仿宋" w:hAnsi="仿宋" w:eastAsia="仿宋" w:cs="宋体"/>
                <w:b/>
                <w:bCs/>
                <w:color w:val="000000"/>
                <w:kern w:val="0"/>
                <w:sz w:val="22"/>
                <w:szCs w:val="22"/>
                <w:lang w:eastAsia="zh-CN"/>
              </w:rPr>
            </w:pPr>
            <w:r>
              <w:rPr>
                <w:rFonts w:ascii="仿宋" w:hAnsi="仿宋" w:eastAsia="仿宋" w:cs="宋体"/>
                <w:b/>
                <w:bCs/>
                <w:color w:val="000000"/>
                <w:kern w:val="0"/>
                <w:sz w:val="22"/>
                <w:szCs w:val="22"/>
              </w:rPr>
              <w:t>1458.94</w:t>
            </w:r>
            <w:del w:id="830" w:author="cc" w:date="2026-05-23T12:56:49Z">
              <w:r>
                <w:rPr>
                  <w:rFonts w:ascii="仿宋" w:hAnsi="仿宋" w:eastAsia="仿宋" w:cs="宋体"/>
                  <w:b/>
                  <w:bCs/>
                  <w:color w:val="000000"/>
                  <w:kern w:val="0"/>
                  <w:sz w:val="22"/>
                  <w:szCs w:val="22"/>
                </w:rPr>
                <w:delText xml:space="preserve"> </w:delText>
              </w:r>
            </w:del>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8DD3B6C">
            <w:pPr>
              <w:widowControl/>
              <w:spacing w:line="240" w:lineRule="auto"/>
              <w:jc w:val="center"/>
              <w:rPr>
                <w:rFonts w:hint="eastAsia" w:ascii="仿宋" w:hAnsi="仿宋" w:eastAsia="仿宋" w:cs="宋体"/>
                <w:b/>
                <w:bCs/>
                <w:color w:val="000000"/>
                <w:kern w:val="0"/>
                <w:sz w:val="22"/>
                <w:szCs w:val="22"/>
                <w:lang w:eastAsia="zh-CN"/>
              </w:rPr>
            </w:pPr>
            <w:r>
              <w:rPr>
                <w:rFonts w:ascii="仿宋" w:hAnsi="仿宋" w:eastAsia="仿宋" w:cs="宋体"/>
                <w:b/>
                <w:bCs/>
                <w:color w:val="000000"/>
                <w:kern w:val="0"/>
                <w:sz w:val="22"/>
                <w:szCs w:val="22"/>
              </w:rPr>
              <w:t>1241.96</w:t>
            </w:r>
            <w:del w:id="831" w:author="cc" w:date="2026-05-23T12:56:49Z">
              <w:r>
                <w:rPr>
                  <w:rFonts w:ascii="仿宋" w:hAnsi="仿宋" w:eastAsia="仿宋" w:cs="宋体"/>
                  <w:b/>
                  <w:bCs/>
                  <w:color w:val="000000"/>
                  <w:kern w:val="0"/>
                  <w:sz w:val="22"/>
                  <w:szCs w:val="22"/>
                </w:rPr>
                <w:delText xml:space="preserve"> </w:delText>
              </w:r>
            </w:del>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A3D5934">
            <w:pPr>
              <w:widowControl/>
              <w:spacing w:line="240" w:lineRule="auto"/>
              <w:jc w:val="center"/>
              <w:rPr>
                <w:rFonts w:hint="eastAsia" w:ascii="仿宋" w:hAnsi="仿宋" w:eastAsia="仿宋" w:cs="宋体"/>
                <w:b/>
                <w:bCs/>
                <w:color w:val="000000"/>
                <w:kern w:val="0"/>
                <w:sz w:val="22"/>
                <w:szCs w:val="22"/>
                <w:lang w:eastAsia="zh-CN"/>
              </w:rPr>
            </w:pPr>
            <w:r>
              <w:rPr>
                <w:rFonts w:ascii="仿宋" w:hAnsi="仿宋" w:eastAsia="仿宋" w:cs="宋体"/>
                <w:b/>
                <w:bCs/>
                <w:color w:val="000000"/>
                <w:kern w:val="0"/>
                <w:sz w:val="22"/>
                <w:szCs w:val="22"/>
              </w:rPr>
              <w:t>1336.30</w:t>
            </w:r>
            <w:del w:id="832" w:author="cc" w:date="2026-05-23T12:56:49Z">
              <w:r>
                <w:rPr>
                  <w:rFonts w:ascii="仿宋" w:hAnsi="仿宋" w:eastAsia="仿宋" w:cs="宋体"/>
                  <w:b/>
                  <w:bCs/>
                  <w:color w:val="000000"/>
                  <w:kern w:val="0"/>
                  <w:sz w:val="22"/>
                  <w:szCs w:val="22"/>
                </w:rPr>
                <w:delText xml:space="preserve"> </w:delText>
              </w:r>
            </w:del>
          </w:p>
        </w:tc>
      </w:tr>
      <w:tr w14:paraId="66D6AB85">
        <w:trPr>
          <w:trHeight w:val="288" w:hRule="atLeast"/>
        </w:trPr>
        <w:tc>
          <w:tcPr>
            <w:tcW w:w="832" w:type="dxa"/>
            <w:tcBorders>
              <w:top w:val="single" w:color="000000" w:sz="4" w:space="0"/>
              <w:left w:val="single" w:color="000000" w:sz="4" w:space="0"/>
              <w:bottom w:val="single" w:color="000000" w:sz="4" w:space="0"/>
              <w:right w:val="single" w:color="000000" w:sz="4" w:space="0"/>
            </w:tcBorders>
            <w:noWrap/>
            <w:vAlign w:val="center"/>
          </w:tcPr>
          <w:p w14:paraId="5D986FD6">
            <w:pPr>
              <w:widowControl/>
              <w:spacing w:line="240" w:lineRule="auto"/>
              <w:jc w:val="center"/>
              <w:rPr>
                <w:rFonts w:ascii="仿宋" w:hAnsi="仿宋" w:eastAsia="仿宋" w:cs="宋体"/>
                <w:b/>
                <w:bCs/>
                <w:color w:val="000000"/>
                <w:kern w:val="0"/>
                <w:sz w:val="22"/>
                <w:szCs w:val="22"/>
              </w:rPr>
            </w:pPr>
            <w:r>
              <w:rPr>
                <w:rFonts w:ascii="仿宋" w:hAnsi="仿宋" w:eastAsia="仿宋" w:cs="宋体"/>
                <w:b/>
                <w:bCs/>
                <w:color w:val="000000"/>
                <w:kern w:val="0"/>
                <w:sz w:val="22"/>
                <w:szCs w:val="22"/>
              </w:rPr>
              <w:t>2</w:t>
            </w:r>
          </w:p>
        </w:tc>
        <w:tc>
          <w:tcPr>
            <w:tcW w:w="3964" w:type="dxa"/>
            <w:tcBorders>
              <w:top w:val="single" w:color="000000" w:sz="4" w:space="0"/>
              <w:left w:val="single" w:color="000000" w:sz="4" w:space="0"/>
              <w:bottom w:val="single" w:color="000000" w:sz="4" w:space="0"/>
              <w:right w:val="single" w:color="000000" w:sz="4" w:space="0"/>
            </w:tcBorders>
            <w:vAlign w:val="center"/>
          </w:tcPr>
          <w:p w14:paraId="3C07586F">
            <w:pPr>
              <w:widowControl/>
              <w:spacing w:line="240" w:lineRule="auto"/>
              <w:jc w:val="left"/>
              <w:rPr>
                <w:rFonts w:ascii="仿宋" w:hAnsi="仿宋" w:eastAsia="仿宋" w:cs="宋体"/>
                <w:b/>
                <w:bCs/>
                <w:color w:val="000000"/>
                <w:kern w:val="0"/>
                <w:sz w:val="22"/>
                <w:szCs w:val="22"/>
              </w:rPr>
            </w:pPr>
            <w:r>
              <w:rPr>
                <w:rFonts w:ascii="仿宋" w:hAnsi="仿宋" w:eastAsia="仿宋" w:cs="宋体"/>
                <w:b/>
                <w:bCs/>
                <w:color w:val="000000"/>
                <w:kern w:val="0"/>
                <w:sz w:val="22"/>
                <w:szCs w:val="22"/>
              </w:rPr>
              <w:t>直接费用成本（不含税金额）</w:t>
            </w:r>
          </w:p>
        </w:tc>
        <w:tc>
          <w:tcPr>
            <w:tcW w:w="1414" w:type="dxa"/>
            <w:tcBorders>
              <w:top w:val="single" w:color="000000" w:sz="4" w:space="0"/>
              <w:left w:val="single" w:color="000000" w:sz="4" w:space="0"/>
              <w:bottom w:val="single" w:color="000000" w:sz="4" w:space="0"/>
              <w:right w:val="single" w:color="000000" w:sz="4" w:space="0"/>
            </w:tcBorders>
            <w:vAlign w:val="center"/>
          </w:tcPr>
          <w:p w14:paraId="00D85F30">
            <w:pPr>
              <w:widowControl/>
              <w:spacing w:line="240" w:lineRule="auto"/>
              <w:jc w:val="center"/>
              <w:rPr>
                <w:rFonts w:hint="eastAsia" w:ascii="仿宋" w:hAnsi="仿宋" w:eastAsia="仿宋" w:cs="宋体"/>
                <w:b/>
                <w:bCs/>
                <w:color w:val="000000"/>
                <w:kern w:val="0"/>
                <w:sz w:val="22"/>
                <w:szCs w:val="22"/>
                <w:lang w:eastAsia="zh-CN"/>
              </w:rPr>
            </w:pPr>
            <w:r>
              <w:rPr>
                <w:rFonts w:ascii="仿宋" w:hAnsi="仿宋" w:eastAsia="仿宋" w:cs="宋体"/>
                <w:b/>
                <w:bCs/>
                <w:color w:val="000000"/>
                <w:kern w:val="0"/>
                <w:sz w:val="22"/>
                <w:szCs w:val="22"/>
              </w:rPr>
              <w:t>5672.07</w:t>
            </w:r>
            <w:del w:id="833" w:author="cc" w:date="2026-05-23T12:56:49Z">
              <w:r>
                <w:rPr>
                  <w:rFonts w:ascii="仿宋" w:hAnsi="仿宋" w:eastAsia="仿宋" w:cs="宋体"/>
                  <w:b/>
                  <w:bCs/>
                  <w:color w:val="000000"/>
                  <w:kern w:val="0"/>
                  <w:sz w:val="22"/>
                  <w:szCs w:val="22"/>
                </w:rPr>
                <w:delText xml:space="preserve"> </w:delText>
              </w:r>
            </w:del>
          </w:p>
        </w:tc>
        <w:tc>
          <w:tcPr>
            <w:tcW w:w="1272" w:type="dxa"/>
            <w:tcBorders>
              <w:top w:val="single" w:color="000000" w:sz="4" w:space="0"/>
              <w:left w:val="single" w:color="000000" w:sz="4" w:space="0"/>
              <w:bottom w:val="single" w:color="000000" w:sz="4" w:space="0"/>
              <w:right w:val="single" w:color="000000" w:sz="4" w:space="0"/>
            </w:tcBorders>
            <w:noWrap/>
            <w:vAlign w:val="center"/>
          </w:tcPr>
          <w:p w14:paraId="07C86525">
            <w:pPr>
              <w:widowControl/>
              <w:spacing w:line="240" w:lineRule="auto"/>
              <w:jc w:val="center"/>
              <w:rPr>
                <w:rFonts w:ascii="仿宋" w:hAnsi="仿宋" w:eastAsia="仿宋" w:cs="宋体"/>
                <w:b/>
                <w:bCs/>
                <w:color w:val="000000"/>
                <w:kern w:val="0"/>
                <w:sz w:val="22"/>
                <w:szCs w:val="22"/>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DDCF278">
            <w:pPr>
              <w:widowControl/>
              <w:spacing w:line="240" w:lineRule="auto"/>
              <w:jc w:val="center"/>
              <w:rPr>
                <w:rFonts w:hint="eastAsia" w:ascii="仿宋" w:hAnsi="仿宋" w:eastAsia="仿宋" w:cs="宋体"/>
                <w:b/>
                <w:bCs/>
                <w:color w:val="000000"/>
                <w:kern w:val="0"/>
                <w:sz w:val="22"/>
                <w:szCs w:val="22"/>
                <w:lang w:eastAsia="zh-CN"/>
              </w:rPr>
            </w:pPr>
            <w:r>
              <w:rPr>
                <w:rFonts w:ascii="仿宋" w:hAnsi="仿宋" w:eastAsia="仿宋" w:cs="宋体"/>
                <w:b/>
                <w:bCs/>
                <w:color w:val="000000"/>
                <w:kern w:val="0"/>
                <w:sz w:val="22"/>
                <w:szCs w:val="22"/>
              </w:rPr>
              <w:t>744.61</w:t>
            </w:r>
            <w:del w:id="834" w:author="cc" w:date="2026-05-23T12:56:49Z">
              <w:r>
                <w:rPr>
                  <w:rFonts w:ascii="仿宋" w:hAnsi="仿宋" w:eastAsia="仿宋" w:cs="宋体"/>
                  <w:b/>
                  <w:bCs/>
                  <w:color w:val="000000"/>
                  <w:kern w:val="0"/>
                  <w:sz w:val="22"/>
                  <w:szCs w:val="22"/>
                </w:rPr>
                <w:delText xml:space="preserve"> </w:delText>
              </w:r>
            </w:del>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04EA327">
            <w:pPr>
              <w:widowControl/>
              <w:spacing w:line="240" w:lineRule="auto"/>
              <w:jc w:val="center"/>
              <w:rPr>
                <w:rFonts w:hint="eastAsia" w:ascii="仿宋" w:hAnsi="仿宋" w:eastAsia="仿宋" w:cs="宋体"/>
                <w:b/>
                <w:bCs/>
                <w:color w:val="000000"/>
                <w:kern w:val="0"/>
                <w:sz w:val="22"/>
                <w:szCs w:val="22"/>
                <w:lang w:eastAsia="zh-CN"/>
              </w:rPr>
            </w:pPr>
            <w:r>
              <w:rPr>
                <w:rFonts w:ascii="仿宋" w:hAnsi="仿宋" w:eastAsia="仿宋" w:cs="宋体"/>
                <w:b/>
                <w:bCs/>
                <w:color w:val="000000"/>
                <w:kern w:val="0"/>
                <w:sz w:val="22"/>
                <w:szCs w:val="22"/>
              </w:rPr>
              <w:t>1231.86</w:t>
            </w:r>
            <w:del w:id="835" w:author="cc" w:date="2026-05-23T12:56:49Z">
              <w:r>
                <w:rPr>
                  <w:rFonts w:ascii="仿宋" w:hAnsi="仿宋" w:eastAsia="仿宋" w:cs="宋体"/>
                  <w:b/>
                  <w:bCs/>
                  <w:color w:val="000000"/>
                  <w:kern w:val="0"/>
                  <w:sz w:val="22"/>
                  <w:szCs w:val="22"/>
                </w:rPr>
                <w:delText xml:space="preserve"> </w:delText>
              </w:r>
            </w:del>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3D5B7D1">
            <w:pPr>
              <w:widowControl/>
              <w:spacing w:line="240" w:lineRule="auto"/>
              <w:jc w:val="center"/>
              <w:rPr>
                <w:rFonts w:hint="eastAsia" w:ascii="仿宋" w:hAnsi="仿宋" w:eastAsia="仿宋" w:cs="宋体"/>
                <w:b/>
                <w:bCs/>
                <w:color w:val="000000"/>
                <w:kern w:val="0"/>
                <w:sz w:val="22"/>
                <w:szCs w:val="22"/>
                <w:lang w:eastAsia="zh-CN"/>
              </w:rPr>
            </w:pPr>
            <w:r>
              <w:rPr>
                <w:rFonts w:ascii="仿宋" w:hAnsi="仿宋" w:eastAsia="仿宋" w:cs="宋体"/>
                <w:b/>
                <w:bCs/>
                <w:color w:val="000000"/>
                <w:kern w:val="0"/>
                <w:sz w:val="22"/>
                <w:szCs w:val="22"/>
              </w:rPr>
              <w:t>1231.86</w:t>
            </w:r>
            <w:del w:id="836" w:author="cc" w:date="2026-05-23T12:56:49Z">
              <w:r>
                <w:rPr>
                  <w:rFonts w:ascii="仿宋" w:hAnsi="仿宋" w:eastAsia="仿宋" w:cs="宋体"/>
                  <w:b/>
                  <w:bCs/>
                  <w:color w:val="000000"/>
                  <w:kern w:val="0"/>
                  <w:sz w:val="22"/>
                  <w:szCs w:val="22"/>
                </w:rPr>
                <w:delText xml:space="preserve"> </w:delText>
              </w:r>
            </w:del>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8F9A84D">
            <w:pPr>
              <w:widowControl/>
              <w:spacing w:line="240" w:lineRule="auto"/>
              <w:jc w:val="center"/>
              <w:rPr>
                <w:rFonts w:hint="eastAsia" w:ascii="仿宋" w:hAnsi="仿宋" w:eastAsia="仿宋" w:cs="宋体"/>
                <w:b/>
                <w:bCs/>
                <w:color w:val="000000"/>
                <w:kern w:val="0"/>
                <w:sz w:val="22"/>
                <w:szCs w:val="22"/>
                <w:lang w:eastAsia="zh-CN"/>
              </w:rPr>
            </w:pPr>
            <w:r>
              <w:rPr>
                <w:rFonts w:ascii="仿宋" w:hAnsi="仿宋" w:eastAsia="仿宋" w:cs="宋体"/>
                <w:b/>
                <w:bCs/>
                <w:color w:val="000000"/>
                <w:kern w:val="0"/>
                <w:sz w:val="22"/>
                <w:szCs w:val="22"/>
              </w:rPr>
              <w:t>1231.86</w:t>
            </w:r>
            <w:del w:id="837" w:author="cc" w:date="2026-05-23T12:56:49Z">
              <w:r>
                <w:rPr>
                  <w:rFonts w:ascii="仿宋" w:hAnsi="仿宋" w:eastAsia="仿宋" w:cs="宋体"/>
                  <w:b/>
                  <w:bCs/>
                  <w:color w:val="000000"/>
                  <w:kern w:val="0"/>
                  <w:sz w:val="22"/>
                  <w:szCs w:val="22"/>
                </w:rPr>
                <w:delText xml:space="preserve"> </w:delText>
              </w:r>
            </w:del>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CBA6C3A">
            <w:pPr>
              <w:widowControl/>
              <w:spacing w:line="240" w:lineRule="auto"/>
              <w:jc w:val="center"/>
              <w:rPr>
                <w:rFonts w:hint="eastAsia" w:ascii="仿宋" w:hAnsi="仿宋" w:eastAsia="仿宋" w:cs="宋体"/>
                <w:b/>
                <w:bCs/>
                <w:color w:val="000000"/>
                <w:kern w:val="0"/>
                <w:sz w:val="22"/>
                <w:szCs w:val="22"/>
                <w:lang w:eastAsia="zh-CN"/>
              </w:rPr>
            </w:pPr>
            <w:r>
              <w:rPr>
                <w:rFonts w:ascii="仿宋" w:hAnsi="仿宋" w:eastAsia="仿宋" w:cs="宋体"/>
                <w:b/>
                <w:bCs/>
                <w:color w:val="000000"/>
                <w:kern w:val="0"/>
                <w:sz w:val="22"/>
                <w:szCs w:val="22"/>
              </w:rPr>
              <w:t>1231.88</w:t>
            </w:r>
            <w:del w:id="838" w:author="cc" w:date="2026-05-23T12:56:49Z">
              <w:r>
                <w:rPr>
                  <w:rFonts w:ascii="仿宋" w:hAnsi="仿宋" w:eastAsia="仿宋" w:cs="宋体"/>
                  <w:b/>
                  <w:bCs/>
                  <w:color w:val="000000"/>
                  <w:kern w:val="0"/>
                  <w:sz w:val="22"/>
                  <w:szCs w:val="22"/>
                </w:rPr>
                <w:delText xml:space="preserve"> </w:delText>
              </w:r>
            </w:del>
          </w:p>
        </w:tc>
      </w:tr>
      <w:tr w14:paraId="2740EA8F">
        <w:trPr>
          <w:trHeight w:val="288" w:hRule="atLeast"/>
        </w:trPr>
        <w:tc>
          <w:tcPr>
            <w:tcW w:w="832" w:type="dxa"/>
            <w:tcBorders>
              <w:top w:val="single" w:color="000000" w:sz="4" w:space="0"/>
              <w:left w:val="single" w:color="000000" w:sz="4" w:space="0"/>
              <w:bottom w:val="single" w:color="000000" w:sz="4" w:space="0"/>
              <w:right w:val="single" w:color="000000" w:sz="4" w:space="0"/>
            </w:tcBorders>
            <w:noWrap/>
            <w:vAlign w:val="center"/>
          </w:tcPr>
          <w:p w14:paraId="547F0996">
            <w:pPr>
              <w:widowControl/>
              <w:spacing w:line="240" w:lineRule="auto"/>
              <w:jc w:val="center"/>
              <w:rPr>
                <w:rFonts w:ascii="仿宋" w:hAnsi="仿宋" w:eastAsia="仿宋" w:cs="宋体"/>
                <w:b/>
                <w:bCs/>
                <w:color w:val="000000"/>
                <w:kern w:val="0"/>
                <w:sz w:val="22"/>
                <w:szCs w:val="22"/>
              </w:rPr>
            </w:pPr>
            <w:r>
              <w:rPr>
                <w:rFonts w:ascii="仿宋" w:hAnsi="仿宋" w:eastAsia="仿宋" w:cs="宋体"/>
                <w:b/>
                <w:bCs/>
                <w:color w:val="000000"/>
                <w:kern w:val="0"/>
                <w:sz w:val="22"/>
                <w:szCs w:val="22"/>
              </w:rPr>
              <w:t>3</w:t>
            </w:r>
          </w:p>
        </w:tc>
        <w:tc>
          <w:tcPr>
            <w:tcW w:w="3964" w:type="dxa"/>
            <w:tcBorders>
              <w:top w:val="single" w:color="000000" w:sz="4" w:space="0"/>
              <w:left w:val="single" w:color="000000" w:sz="4" w:space="0"/>
              <w:bottom w:val="single" w:color="000000" w:sz="4" w:space="0"/>
              <w:right w:val="single" w:color="000000" w:sz="4" w:space="0"/>
            </w:tcBorders>
            <w:noWrap/>
            <w:vAlign w:val="center"/>
          </w:tcPr>
          <w:p w14:paraId="289F8FD1">
            <w:pPr>
              <w:widowControl/>
              <w:spacing w:line="240" w:lineRule="auto"/>
              <w:jc w:val="left"/>
              <w:rPr>
                <w:rFonts w:ascii="仿宋" w:hAnsi="仿宋" w:eastAsia="仿宋" w:cs="宋体"/>
                <w:b/>
                <w:bCs/>
                <w:color w:val="000000"/>
                <w:kern w:val="0"/>
                <w:sz w:val="22"/>
                <w:szCs w:val="22"/>
              </w:rPr>
            </w:pPr>
            <w:r>
              <w:rPr>
                <w:rFonts w:ascii="仿宋" w:hAnsi="仿宋" w:eastAsia="仿宋" w:cs="宋体"/>
                <w:b/>
                <w:bCs/>
                <w:color w:val="000000"/>
                <w:kern w:val="0"/>
                <w:sz w:val="22"/>
                <w:szCs w:val="22"/>
              </w:rPr>
              <w:t>毛利</w:t>
            </w:r>
          </w:p>
        </w:tc>
        <w:tc>
          <w:tcPr>
            <w:tcW w:w="1414" w:type="dxa"/>
            <w:tcBorders>
              <w:top w:val="single" w:color="000000" w:sz="4" w:space="0"/>
              <w:left w:val="single" w:color="000000" w:sz="4" w:space="0"/>
              <w:bottom w:val="single" w:color="000000" w:sz="4" w:space="0"/>
              <w:right w:val="single" w:color="000000" w:sz="4" w:space="0"/>
            </w:tcBorders>
            <w:vAlign w:val="center"/>
          </w:tcPr>
          <w:p w14:paraId="0C5D13FB">
            <w:pPr>
              <w:widowControl/>
              <w:spacing w:line="240" w:lineRule="auto"/>
              <w:jc w:val="center"/>
              <w:rPr>
                <w:rFonts w:hint="eastAsia" w:ascii="仿宋" w:hAnsi="仿宋" w:eastAsia="仿宋" w:cs="宋体"/>
                <w:b/>
                <w:bCs/>
                <w:color w:val="000000"/>
                <w:kern w:val="0"/>
                <w:sz w:val="22"/>
                <w:szCs w:val="22"/>
                <w:lang w:eastAsia="zh-CN"/>
              </w:rPr>
            </w:pPr>
            <w:r>
              <w:rPr>
                <w:rFonts w:ascii="仿宋" w:hAnsi="仿宋" w:eastAsia="仿宋" w:cs="宋体"/>
                <w:b/>
                <w:bCs/>
                <w:color w:val="000000"/>
                <w:kern w:val="0"/>
                <w:sz w:val="22"/>
                <w:szCs w:val="22"/>
              </w:rPr>
              <w:t>333.50</w:t>
            </w:r>
            <w:del w:id="839" w:author="cc" w:date="2026-05-23T12:56:49Z">
              <w:r>
                <w:rPr>
                  <w:rFonts w:ascii="仿宋" w:hAnsi="仿宋" w:eastAsia="仿宋" w:cs="宋体"/>
                  <w:b/>
                  <w:bCs/>
                  <w:color w:val="000000"/>
                  <w:kern w:val="0"/>
                  <w:sz w:val="22"/>
                  <w:szCs w:val="22"/>
                </w:rPr>
                <w:delText xml:space="preserve"> </w:delText>
              </w:r>
            </w:del>
          </w:p>
        </w:tc>
        <w:tc>
          <w:tcPr>
            <w:tcW w:w="1272" w:type="dxa"/>
            <w:tcBorders>
              <w:top w:val="single" w:color="000000" w:sz="4" w:space="0"/>
              <w:left w:val="single" w:color="000000" w:sz="4" w:space="0"/>
              <w:bottom w:val="single" w:color="000000" w:sz="4" w:space="0"/>
              <w:right w:val="single" w:color="000000" w:sz="4" w:space="0"/>
            </w:tcBorders>
            <w:noWrap/>
            <w:vAlign w:val="center"/>
          </w:tcPr>
          <w:p w14:paraId="69D4297F">
            <w:pPr>
              <w:widowControl/>
              <w:spacing w:line="240" w:lineRule="auto"/>
              <w:jc w:val="center"/>
              <w:rPr>
                <w:rFonts w:ascii="仿宋" w:hAnsi="仿宋" w:eastAsia="仿宋" w:cs="宋体"/>
                <w:b/>
                <w:bCs/>
                <w:color w:val="000000"/>
                <w:kern w:val="0"/>
                <w:sz w:val="22"/>
                <w:szCs w:val="22"/>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B48D883">
            <w:pPr>
              <w:widowControl/>
              <w:spacing w:line="240" w:lineRule="auto"/>
              <w:jc w:val="center"/>
              <w:rPr>
                <w:rFonts w:hint="eastAsia" w:ascii="仿宋" w:hAnsi="仿宋" w:eastAsia="仿宋" w:cs="宋体"/>
                <w:color w:val="000000"/>
                <w:kern w:val="0"/>
                <w:sz w:val="22"/>
                <w:szCs w:val="22"/>
                <w:lang w:eastAsia="zh-CN"/>
              </w:rPr>
            </w:pPr>
            <w:r>
              <w:rPr>
                <w:rFonts w:ascii="仿宋" w:hAnsi="仿宋" w:eastAsia="仿宋" w:cs="宋体"/>
                <w:color w:val="000000"/>
                <w:kern w:val="0"/>
                <w:sz w:val="22"/>
                <w:szCs w:val="22"/>
              </w:rPr>
              <w:t>-46.50</w:t>
            </w:r>
            <w:del w:id="840" w:author="cc" w:date="2026-05-23T12:56:49Z">
              <w:r>
                <w:rPr>
                  <w:rFonts w:ascii="仿宋" w:hAnsi="仿宋" w:eastAsia="仿宋" w:cs="宋体"/>
                  <w:color w:val="000000"/>
                  <w:kern w:val="0"/>
                  <w:sz w:val="22"/>
                  <w:szCs w:val="22"/>
                </w:rPr>
                <w:delText xml:space="preserve"> </w:delText>
              </w:r>
            </w:del>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4A6D83C">
            <w:pPr>
              <w:widowControl/>
              <w:spacing w:line="240" w:lineRule="auto"/>
              <w:jc w:val="center"/>
              <w:rPr>
                <w:rFonts w:hint="eastAsia" w:ascii="仿宋" w:hAnsi="仿宋" w:eastAsia="仿宋" w:cs="宋体"/>
                <w:color w:val="000000"/>
                <w:kern w:val="0"/>
                <w:sz w:val="22"/>
                <w:szCs w:val="22"/>
                <w:lang w:eastAsia="zh-CN"/>
              </w:rPr>
            </w:pPr>
            <w:r>
              <w:rPr>
                <w:rFonts w:ascii="仿宋" w:hAnsi="仿宋" w:eastAsia="仿宋" w:cs="宋体"/>
                <w:color w:val="000000"/>
                <w:kern w:val="0"/>
                <w:sz w:val="22"/>
                <w:szCs w:val="22"/>
              </w:rPr>
              <w:t>38.40</w:t>
            </w:r>
            <w:del w:id="841" w:author="cc" w:date="2026-05-23T12:56:49Z">
              <w:r>
                <w:rPr>
                  <w:rFonts w:ascii="仿宋" w:hAnsi="仿宋" w:eastAsia="仿宋" w:cs="宋体"/>
                  <w:color w:val="000000"/>
                  <w:kern w:val="0"/>
                  <w:sz w:val="22"/>
                  <w:szCs w:val="22"/>
                </w:rPr>
                <w:delText xml:space="preserve"> </w:delText>
              </w:r>
            </w:del>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FC22395">
            <w:pPr>
              <w:widowControl/>
              <w:spacing w:line="240" w:lineRule="auto"/>
              <w:jc w:val="center"/>
              <w:rPr>
                <w:rFonts w:hint="eastAsia" w:ascii="仿宋" w:hAnsi="仿宋" w:eastAsia="仿宋" w:cs="宋体"/>
                <w:color w:val="000000"/>
                <w:kern w:val="0"/>
                <w:sz w:val="22"/>
                <w:szCs w:val="22"/>
                <w:lang w:eastAsia="zh-CN"/>
              </w:rPr>
            </w:pPr>
            <w:r>
              <w:rPr>
                <w:rFonts w:ascii="仿宋" w:hAnsi="仿宋" w:eastAsia="仿宋" w:cs="宋体"/>
                <w:color w:val="000000"/>
                <w:kern w:val="0"/>
                <w:sz w:val="22"/>
                <w:szCs w:val="22"/>
              </w:rPr>
              <w:t>227.08</w:t>
            </w:r>
            <w:del w:id="842" w:author="cc" w:date="2026-05-23T12:56:49Z">
              <w:r>
                <w:rPr>
                  <w:rFonts w:ascii="仿宋" w:hAnsi="仿宋" w:eastAsia="仿宋" w:cs="宋体"/>
                  <w:color w:val="000000"/>
                  <w:kern w:val="0"/>
                  <w:sz w:val="22"/>
                  <w:szCs w:val="22"/>
                </w:rPr>
                <w:delText xml:space="preserve"> </w:delText>
              </w:r>
            </w:del>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5DBBDEF">
            <w:pPr>
              <w:widowControl/>
              <w:spacing w:line="240" w:lineRule="auto"/>
              <w:jc w:val="center"/>
              <w:rPr>
                <w:rFonts w:hint="eastAsia" w:ascii="仿宋" w:hAnsi="仿宋" w:eastAsia="仿宋" w:cs="宋体"/>
                <w:color w:val="000000"/>
                <w:kern w:val="0"/>
                <w:sz w:val="22"/>
                <w:szCs w:val="22"/>
                <w:lang w:eastAsia="zh-CN"/>
              </w:rPr>
            </w:pPr>
            <w:r>
              <w:rPr>
                <w:rFonts w:ascii="仿宋" w:hAnsi="仿宋" w:eastAsia="仿宋" w:cs="宋体"/>
                <w:color w:val="000000"/>
                <w:kern w:val="0"/>
                <w:sz w:val="22"/>
                <w:szCs w:val="22"/>
              </w:rPr>
              <w:t>10.10</w:t>
            </w:r>
            <w:del w:id="843" w:author="cc" w:date="2026-05-23T12:56:49Z">
              <w:r>
                <w:rPr>
                  <w:rFonts w:ascii="仿宋" w:hAnsi="仿宋" w:eastAsia="仿宋" w:cs="宋体"/>
                  <w:color w:val="000000"/>
                  <w:kern w:val="0"/>
                  <w:sz w:val="22"/>
                  <w:szCs w:val="22"/>
                </w:rPr>
                <w:delText xml:space="preserve"> </w:delText>
              </w:r>
            </w:del>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A123324">
            <w:pPr>
              <w:widowControl/>
              <w:spacing w:line="240" w:lineRule="auto"/>
              <w:jc w:val="center"/>
              <w:rPr>
                <w:rFonts w:hint="eastAsia" w:ascii="仿宋" w:hAnsi="仿宋" w:eastAsia="仿宋" w:cs="宋体"/>
                <w:color w:val="000000"/>
                <w:kern w:val="0"/>
                <w:sz w:val="22"/>
                <w:szCs w:val="22"/>
                <w:lang w:eastAsia="zh-CN"/>
              </w:rPr>
            </w:pPr>
            <w:r>
              <w:rPr>
                <w:rFonts w:ascii="仿宋" w:hAnsi="仿宋" w:eastAsia="仿宋" w:cs="宋体"/>
                <w:color w:val="000000"/>
                <w:kern w:val="0"/>
                <w:sz w:val="22"/>
                <w:szCs w:val="22"/>
              </w:rPr>
              <w:t>104.42</w:t>
            </w:r>
            <w:del w:id="844" w:author="cc" w:date="2026-05-23T12:56:49Z">
              <w:r>
                <w:rPr>
                  <w:rFonts w:ascii="仿宋" w:hAnsi="仿宋" w:eastAsia="仿宋" w:cs="宋体"/>
                  <w:color w:val="000000"/>
                  <w:kern w:val="0"/>
                  <w:sz w:val="22"/>
                  <w:szCs w:val="22"/>
                </w:rPr>
                <w:delText xml:space="preserve"> </w:delText>
              </w:r>
            </w:del>
          </w:p>
        </w:tc>
      </w:tr>
      <w:tr w14:paraId="6316705C">
        <w:trPr>
          <w:trHeight w:val="288" w:hRule="atLeast"/>
        </w:trPr>
        <w:tc>
          <w:tcPr>
            <w:tcW w:w="832" w:type="dxa"/>
            <w:tcBorders>
              <w:top w:val="single" w:color="000000" w:sz="4" w:space="0"/>
              <w:left w:val="single" w:color="000000" w:sz="4" w:space="0"/>
              <w:bottom w:val="single" w:color="000000" w:sz="4" w:space="0"/>
              <w:right w:val="single" w:color="000000" w:sz="4" w:space="0"/>
            </w:tcBorders>
            <w:noWrap/>
            <w:vAlign w:val="center"/>
          </w:tcPr>
          <w:p w14:paraId="00733ACF">
            <w:pPr>
              <w:widowControl/>
              <w:spacing w:line="240" w:lineRule="auto"/>
              <w:jc w:val="center"/>
              <w:rPr>
                <w:rFonts w:ascii="仿宋" w:hAnsi="仿宋" w:eastAsia="仿宋" w:cs="宋体"/>
                <w:b/>
                <w:bCs/>
                <w:color w:val="000000"/>
                <w:kern w:val="0"/>
                <w:sz w:val="22"/>
                <w:szCs w:val="22"/>
              </w:rPr>
            </w:pPr>
            <w:r>
              <w:rPr>
                <w:rFonts w:ascii="仿宋" w:hAnsi="仿宋" w:eastAsia="仿宋" w:cs="宋体"/>
                <w:b/>
                <w:bCs/>
                <w:color w:val="000000"/>
                <w:kern w:val="0"/>
                <w:sz w:val="22"/>
                <w:szCs w:val="22"/>
              </w:rPr>
              <w:t>4</w:t>
            </w:r>
          </w:p>
        </w:tc>
        <w:tc>
          <w:tcPr>
            <w:tcW w:w="3964" w:type="dxa"/>
            <w:tcBorders>
              <w:top w:val="single" w:color="000000" w:sz="4" w:space="0"/>
              <w:left w:val="single" w:color="000000" w:sz="4" w:space="0"/>
              <w:bottom w:val="single" w:color="000000" w:sz="4" w:space="0"/>
              <w:right w:val="single" w:color="000000" w:sz="4" w:space="0"/>
            </w:tcBorders>
            <w:noWrap/>
            <w:vAlign w:val="center"/>
          </w:tcPr>
          <w:p w14:paraId="5FA3B5EB">
            <w:pPr>
              <w:widowControl/>
              <w:spacing w:line="240" w:lineRule="auto"/>
              <w:jc w:val="left"/>
              <w:rPr>
                <w:rFonts w:ascii="仿宋" w:hAnsi="仿宋" w:eastAsia="仿宋" w:cs="宋体"/>
                <w:b/>
                <w:bCs/>
                <w:color w:val="000000"/>
                <w:kern w:val="0"/>
                <w:sz w:val="22"/>
                <w:szCs w:val="22"/>
              </w:rPr>
            </w:pPr>
            <w:r>
              <w:rPr>
                <w:rFonts w:ascii="仿宋" w:hAnsi="仿宋" w:eastAsia="仿宋" w:cs="宋体"/>
                <w:b/>
                <w:bCs/>
                <w:color w:val="000000"/>
                <w:kern w:val="0"/>
                <w:sz w:val="22"/>
                <w:szCs w:val="22"/>
              </w:rPr>
              <w:t>毛利率</w:t>
            </w:r>
          </w:p>
        </w:tc>
        <w:tc>
          <w:tcPr>
            <w:tcW w:w="1414" w:type="dxa"/>
            <w:tcBorders>
              <w:top w:val="single" w:color="000000" w:sz="4" w:space="0"/>
              <w:left w:val="single" w:color="000000" w:sz="4" w:space="0"/>
              <w:bottom w:val="single" w:color="000000" w:sz="4" w:space="0"/>
              <w:right w:val="single" w:color="000000" w:sz="4" w:space="0"/>
            </w:tcBorders>
            <w:noWrap/>
            <w:vAlign w:val="center"/>
          </w:tcPr>
          <w:p w14:paraId="2686E459">
            <w:pPr>
              <w:widowControl/>
              <w:spacing w:line="240" w:lineRule="auto"/>
              <w:jc w:val="center"/>
              <w:rPr>
                <w:rFonts w:ascii="仿宋" w:hAnsi="仿宋" w:eastAsia="仿宋" w:cs="宋体"/>
                <w:b/>
                <w:bCs/>
                <w:color w:val="000000"/>
                <w:kern w:val="0"/>
                <w:sz w:val="22"/>
                <w:szCs w:val="22"/>
              </w:rPr>
            </w:pPr>
            <w:r>
              <w:rPr>
                <w:rFonts w:ascii="仿宋" w:hAnsi="仿宋" w:eastAsia="仿宋" w:cs="宋体"/>
                <w:b/>
                <w:bCs/>
                <w:color w:val="000000"/>
                <w:kern w:val="0"/>
                <w:sz w:val="22"/>
                <w:szCs w:val="22"/>
              </w:rPr>
              <w:t>5.6%</w:t>
            </w:r>
          </w:p>
        </w:tc>
        <w:tc>
          <w:tcPr>
            <w:tcW w:w="1272" w:type="dxa"/>
            <w:tcBorders>
              <w:top w:val="single" w:color="000000" w:sz="4" w:space="0"/>
              <w:left w:val="single" w:color="000000" w:sz="4" w:space="0"/>
              <w:bottom w:val="single" w:color="000000" w:sz="4" w:space="0"/>
              <w:right w:val="single" w:color="000000" w:sz="4" w:space="0"/>
            </w:tcBorders>
            <w:noWrap/>
            <w:vAlign w:val="center"/>
          </w:tcPr>
          <w:p w14:paraId="1FF2DF75">
            <w:pPr>
              <w:widowControl/>
              <w:spacing w:line="240" w:lineRule="auto"/>
              <w:jc w:val="center"/>
              <w:rPr>
                <w:rFonts w:ascii="仿宋" w:hAnsi="仿宋" w:eastAsia="仿宋" w:cs="宋体"/>
                <w:b/>
                <w:bCs/>
                <w:color w:val="000000"/>
                <w:kern w:val="0"/>
                <w:sz w:val="22"/>
                <w:szCs w:val="22"/>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3735D07">
            <w:pPr>
              <w:widowControl/>
              <w:spacing w:line="240" w:lineRule="auto"/>
              <w:jc w:val="center"/>
              <w:rPr>
                <w:rFonts w:ascii="仿宋" w:hAnsi="仿宋" w:eastAsia="仿宋" w:cs="宋体"/>
                <w:color w:val="000000"/>
                <w:kern w:val="0"/>
                <w:sz w:val="22"/>
                <w:szCs w:val="22"/>
              </w:rPr>
            </w:pPr>
            <w:r>
              <w:rPr>
                <w:rFonts w:ascii="仿宋" w:hAnsi="仿宋" w:eastAsia="仿宋" w:cs="宋体"/>
                <w:color w:val="000000"/>
                <w:kern w:val="0"/>
                <w:sz w:val="22"/>
                <w:szCs w:val="22"/>
              </w:rPr>
              <w:t>-6.7%</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BC4A0FF">
            <w:pPr>
              <w:widowControl/>
              <w:spacing w:line="240" w:lineRule="auto"/>
              <w:jc w:val="center"/>
              <w:rPr>
                <w:rFonts w:ascii="仿宋" w:hAnsi="仿宋" w:eastAsia="仿宋" w:cs="宋体"/>
                <w:color w:val="000000"/>
                <w:kern w:val="0"/>
                <w:sz w:val="22"/>
                <w:szCs w:val="22"/>
              </w:rPr>
            </w:pPr>
            <w:r>
              <w:rPr>
                <w:rFonts w:ascii="仿宋" w:hAnsi="仿宋" w:eastAsia="仿宋" w:cs="宋体"/>
                <w:color w:val="000000"/>
                <w:kern w:val="0"/>
                <w:sz w:val="22"/>
                <w:szCs w:val="22"/>
              </w:rPr>
              <w:t>3.0%</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1612D1C">
            <w:pPr>
              <w:widowControl/>
              <w:spacing w:line="240" w:lineRule="auto"/>
              <w:jc w:val="center"/>
              <w:rPr>
                <w:rFonts w:ascii="仿宋" w:hAnsi="仿宋" w:eastAsia="仿宋" w:cs="宋体"/>
                <w:color w:val="000000"/>
                <w:kern w:val="0"/>
                <w:sz w:val="22"/>
                <w:szCs w:val="22"/>
              </w:rPr>
            </w:pPr>
            <w:r>
              <w:rPr>
                <w:rFonts w:ascii="仿宋" w:hAnsi="仿宋" w:eastAsia="仿宋" w:cs="宋体"/>
                <w:color w:val="000000"/>
                <w:kern w:val="0"/>
                <w:sz w:val="22"/>
                <w:szCs w:val="22"/>
              </w:rPr>
              <w:t>15.6%</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80C2FD1">
            <w:pPr>
              <w:widowControl/>
              <w:spacing w:line="240" w:lineRule="auto"/>
              <w:jc w:val="center"/>
              <w:rPr>
                <w:rFonts w:ascii="仿宋" w:hAnsi="仿宋" w:eastAsia="仿宋" w:cs="宋体"/>
                <w:color w:val="000000"/>
                <w:kern w:val="0"/>
                <w:sz w:val="22"/>
                <w:szCs w:val="22"/>
              </w:rPr>
            </w:pPr>
            <w:r>
              <w:rPr>
                <w:rFonts w:ascii="仿宋" w:hAnsi="仿宋" w:eastAsia="仿宋" w:cs="宋体"/>
                <w:color w:val="000000"/>
                <w:kern w:val="0"/>
                <w:sz w:val="22"/>
                <w:szCs w:val="22"/>
              </w:rPr>
              <w:t>0.8%</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6931195">
            <w:pPr>
              <w:widowControl/>
              <w:spacing w:line="240" w:lineRule="auto"/>
              <w:jc w:val="center"/>
              <w:rPr>
                <w:rFonts w:ascii="仿宋" w:hAnsi="仿宋" w:eastAsia="仿宋" w:cs="宋体"/>
                <w:color w:val="000000"/>
                <w:kern w:val="0"/>
                <w:sz w:val="22"/>
                <w:szCs w:val="22"/>
              </w:rPr>
            </w:pPr>
            <w:r>
              <w:rPr>
                <w:rFonts w:ascii="仿宋" w:hAnsi="仿宋" w:eastAsia="仿宋" w:cs="宋体"/>
                <w:color w:val="000000"/>
                <w:kern w:val="0"/>
                <w:sz w:val="22"/>
                <w:szCs w:val="22"/>
              </w:rPr>
              <w:t>7.8%</w:t>
            </w:r>
          </w:p>
        </w:tc>
      </w:tr>
      <w:tr w14:paraId="3F38A112">
        <w:trPr>
          <w:trHeight w:val="288" w:hRule="atLeast"/>
        </w:trPr>
        <w:tc>
          <w:tcPr>
            <w:tcW w:w="832" w:type="dxa"/>
            <w:tcBorders>
              <w:top w:val="single" w:color="000000" w:sz="4" w:space="0"/>
              <w:left w:val="single" w:color="000000" w:sz="4" w:space="0"/>
              <w:bottom w:val="single" w:color="000000" w:sz="4" w:space="0"/>
              <w:right w:val="single" w:color="000000" w:sz="4" w:space="0"/>
            </w:tcBorders>
            <w:noWrap/>
            <w:vAlign w:val="center"/>
          </w:tcPr>
          <w:p w14:paraId="6EE158E1">
            <w:pPr>
              <w:widowControl/>
              <w:spacing w:line="240" w:lineRule="auto"/>
              <w:jc w:val="center"/>
              <w:rPr>
                <w:rFonts w:ascii="仿宋" w:hAnsi="仿宋" w:eastAsia="仿宋" w:cs="宋体"/>
                <w:b/>
                <w:bCs/>
                <w:color w:val="000000"/>
                <w:kern w:val="0"/>
                <w:sz w:val="22"/>
                <w:szCs w:val="22"/>
              </w:rPr>
            </w:pPr>
            <w:r>
              <w:rPr>
                <w:rFonts w:ascii="仿宋" w:hAnsi="仿宋" w:eastAsia="仿宋" w:cs="宋体"/>
                <w:b/>
                <w:bCs/>
                <w:color w:val="000000"/>
                <w:kern w:val="0"/>
                <w:sz w:val="22"/>
                <w:szCs w:val="22"/>
              </w:rPr>
              <w:t>5</w:t>
            </w:r>
          </w:p>
        </w:tc>
        <w:tc>
          <w:tcPr>
            <w:tcW w:w="3964" w:type="dxa"/>
            <w:tcBorders>
              <w:top w:val="single" w:color="000000" w:sz="4" w:space="0"/>
              <w:left w:val="single" w:color="000000" w:sz="4" w:space="0"/>
              <w:bottom w:val="single" w:color="000000" w:sz="4" w:space="0"/>
              <w:right w:val="single" w:color="000000" w:sz="4" w:space="0"/>
            </w:tcBorders>
            <w:vAlign w:val="center"/>
          </w:tcPr>
          <w:p w14:paraId="561B9950">
            <w:pPr>
              <w:widowControl/>
              <w:spacing w:line="240" w:lineRule="auto"/>
              <w:jc w:val="left"/>
              <w:rPr>
                <w:rFonts w:ascii="仿宋" w:hAnsi="仿宋" w:eastAsia="仿宋" w:cs="宋体"/>
                <w:b/>
                <w:bCs/>
                <w:color w:val="000000"/>
                <w:kern w:val="0"/>
                <w:sz w:val="22"/>
                <w:szCs w:val="22"/>
              </w:rPr>
            </w:pPr>
            <w:r>
              <w:rPr>
                <w:rFonts w:ascii="仿宋" w:hAnsi="仿宋" w:eastAsia="仿宋" w:cs="宋体"/>
                <w:b/>
                <w:bCs/>
                <w:color w:val="000000"/>
                <w:kern w:val="0"/>
                <w:sz w:val="22"/>
                <w:szCs w:val="22"/>
              </w:rPr>
              <w:t>税金及附加</w:t>
            </w:r>
          </w:p>
        </w:tc>
        <w:tc>
          <w:tcPr>
            <w:tcW w:w="1414" w:type="dxa"/>
            <w:tcBorders>
              <w:top w:val="single" w:color="000000" w:sz="4" w:space="0"/>
              <w:left w:val="single" w:color="000000" w:sz="4" w:space="0"/>
              <w:bottom w:val="single" w:color="000000" w:sz="4" w:space="0"/>
              <w:right w:val="single" w:color="000000" w:sz="4" w:space="0"/>
            </w:tcBorders>
            <w:vAlign w:val="center"/>
          </w:tcPr>
          <w:p w14:paraId="7BD5695A">
            <w:pPr>
              <w:widowControl/>
              <w:spacing w:line="240" w:lineRule="auto"/>
              <w:jc w:val="center"/>
              <w:rPr>
                <w:rFonts w:hint="eastAsia" w:ascii="仿宋" w:hAnsi="仿宋" w:eastAsia="仿宋" w:cs="宋体"/>
                <w:b/>
                <w:bCs/>
                <w:color w:val="000000"/>
                <w:kern w:val="0"/>
                <w:sz w:val="22"/>
                <w:szCs w:val="22"/>
                <w:lang w:eastAsia="zh-CN"/>
              </w:rPr>
            </w:pPr>
            <w:r>
              <w:rPr>
                <w:rFonts w:ascii="仿宋" w:hAnsi="仿宋" w:eastAsia="仿宋" w:cs="宋体"/>
                <w:b/>
                <w:bCs/>
                <w:color w:val="000000"/>
                <w:kern w:val="0"/>
                <w:sz w:val="22"/>
                <w:szCs w:val="22"/>
              </w:rPr>
              <w:t>14.76</w:t>
            </w:r>
            <w:del w:id="845" w:author="cc" w:date="2026-05-23T12:56:49Z">
              <w:r>
                <w:rPr>
                  <w:rFonts w:ascii="仿宋" w:hAnsi="仿宋" w:eastAsia="仿宋" w:cs="宋体"/>
                  <w:b/>
                  <w:bCs/>
                  <w:color w:val="000000"/>
                  <w:kern w:val="0"/>
                  <w:sz w:val="22"/>
                  <w:szCs w:val="22"/>
                </w:rPr>
                <w:delText xml:space="preserve"> </w:delText>
              </w:r>
            </w:del>
          </w:p>
        </w:tc>
        <w:tc>
          <w:tcPr>
            <w:tcW w:w="1272" w:type="dxa"/>
            <w:tcBorders>
              <w:top w:val="single" w:color="000000" w:sz="4" w:space="0"/>
              <w:left w:val="single" w:color="000000" w:sz="4" w:space="0"/>
              <w:bottom w:val="single" w:color="000000" w:sz="4" w:space="0"/>
              <w:right w:val="single" w:color="000000" w:sz="4" w:space="0"/>
            </w:tcBorders>
            <w:noWrap/>
            <w:vAlign w:val="center"/>
          </w:tcPr>
          <w:p w14:paraId="453792FD">
            <w:pPr>
              <w:widowControl/>
              <w:spacing w:line="240" w:lineRule="auto"/>
              <w:jc w:val="center"/>
              <w:rPr>
                <w:rFonts w:ascii="仿宋" w:hAnsi="仿宋" w:eastAsia="仿宋" w:cs="宋体"/>
                <w:b/>
                <w:bCs/>
                <w:color w:val="000000"/>
                <w:kern w:val="0"/>
                <w:sz w:val="22"/>
                <w:szCs w:val="22"/>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00EBFF7">
            <w:pPr>
              <w:widowControl/>
              <w:spacing w:line="240" w:lineRule="auto"/>
              <w:jc w:val="center"/>
              <w:rPr>
                <w:rFonts w:hint="eastAsia" w:ascii="仿宋" w:hAnsi="仿宋" w:eastAsia="仿宋" w:cs="宋体"/>
                <w:color w:val="000000"/>
                <w:kern w:val="0"/>
                <w:sz w:val="22"/>
                <w:szCs w:val="22"/>
                <w:lang w:eastAsia="zh-CN"/>
              </w:rPr>
            </w:pPr>
            <w:r>
              <w:rPr>
                <w:rFonts w:ascii="仿宋" w:hAnsi="仿宋" w:eastAsia="仿宋" w:cs="宋体"/>
                <w:color w:val="000000"/>
                <w:kern w:val="0"/>
                <w:sz w:val="22"/>
                <w:szCs w:val="22"/>
              </w:rPr>
              <w:t>1.12</w:t>
            </w:r>
            <w:del w:id="846" w:author="cc" w:date="2026-05-23T12:56:49Z">
              <w:r>
                <w:rPr>
                  <w:rFonts w:ascii="仿宋" w:hAnsi="仿宋" w:eastAsia="仿宋" w:cs="宋体"/>
                  <w:color w:val="000000"/>
                  <w:kern w:val="0"/>
                  <w:sz w:val="22"/>
                  <w:szCs w:val="22"/>
                </w:rPr>
                <w:delText xml:space="preserve"> </w:delText>
              </w:r>
            </w:del>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0E72838">
            <w:pPr>
              <w:widowControl/>
              <w:spacing w:line="240" w:lineRule="auto"/>
              <w:jc w:val="center"/>
              <w:rPr>
                <w:rFonts w:hint="eastAsia" w:ascii="仿宋" w:hAnsi="仿宋" w:eastAsia="仿宋" w:cs="宋体"/>
                <w:color w:val="000000"/>
                <w:kern w:val="0"/>
                <w:sz w:val="22"/>
                <w:szCs w:val="22"/>
                <w:lang w:eastAsia="zh-CN"/>
              </w:rPr>
            </w:pPr>
            <w:r>
              <w:rPr>
                <w:rFonts w:ascii="仿宋" w:hAnsi="仿宋" w:eastAsia="仿宋" w:cs="宋体"/>
                <w:color w:val="000000"/>
                <w:kern w:val="0"/>
                <w:sz w:val="22"/>
                <w:szCs w:val="22"/>
              </w:rPr>
              <w:t>0.53</w:t>
            </w:r>
            <w:del w:id="847" w:author="cc" w:date="2026-05-23T12:56:49Z">
              <w:r>
                <w:rPr>
                  <w:rFonts w:ascii="仿宋" w:hAnsi="仿宋" w:eastAsia="仿宋" w:cs="宋体"/>
                  <w:color w:val="000000"/>
                  <w:kern w:val="0"/>
                  <w:sz w:val="22"/>
                  <w:szCs w:val="22"/>
                </w:rPr>
                <w:delText xml:space="preserve"> </w:delText>
              </w:r>
            </w:del>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EFEBCBE">
            <w:pPr>
              <w:widowControl/>
              <w:spacing w:line="240" w:lineRule="auto"/>
              <w:jc w:val="center"/>
              <w:rPr>
                <w:rFonts w:hint="eastAsia" w:ascii="仿宋" w:hAnsi="仿宋" w:eastAsia="仿宋" w:cs="宋体"/>
                <w:color w:val="000000"/>
                <w:kern w:val="0"/>
                <w:sz w:val="22"/>
                <w:szCs w:val="22"/>
                <w:lang w:eastAsia="zh-CN"/>
              </w:rPr>
            </w:pPr>
            <w:r>
              <w:rPr>
                <w:rFonts w:ascii="仿宋" w:hAnsi="仿宋" w:eastAsia="仿宋" w:cs="宋体"/>
                <w:color w:val="000000"/>
                <w:kern w:val="0"/>
                <w:sz w:val="22"/>
                <w:szCs w:val="22"/>
              </w:rPr>
              <w:t>0.59</w:t>
            </w:r>
            <w:del w:id="848" w:author="cc" w:date="2026-05-23T12:56:49Z">
              <w:r>
                <w:rPr>
                  <w:rFonts w:ascii="仿宋" w:hAnsi="仿宋" w:eastAsia="仿宋" w:cs="宋体"/>
                  <w:color w:val="000000"/>
                  <w:kern w:val="0"/>
                  <w:sz w:val="22"/>
                  <w:szCs w:val="22"/>
                </w:rPr>
                <w:delText xml:space="preserve"> </w:delText>
              </w:r>
            </w:del>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D9BA8AE">
            <w:pPr>
              <w:widowControl/>
              <w:spacing w:line="240" w:lineRule="auto"/>
              <w:jc w:val="center"/>
              <w:rPr>
                <w:rFonts w:hint="eastAsia" w:ascii="仿宋" w:hAnsi="仿宋" w:eastAsia="仿宋" w:cs="宋体"/>
                <w:color w:val="000000"/>
                <w:kern w:val="0"/>
                <w:sz w:val="22"/>
                <w:szCs w:val="22"/>
                <w:lang w:eastAsia="zh-CN"/>
              </w:rPr>
            </w:pPr>
            <w:r>
              <w:rPr>
                <w:rFonts w:ascii="仿宋" w:hAnsi="仿宋" w:eastAsia="仿宋" w:cs="宋体"/>
                <w:color w:val="000000"/>
                <w:kern w:val="0"/>
                <w:sz w:val="22"/>
                <w:szCs w:val="22"/>
              </w:rPr>
              <w:t>5.20</w:t>
            </w:r>
            <w:del w:id="849" w:author="cc" w:date="2026-05-23T12:56:49Z">
              <w:r>
                <w:rPr>
                  <w:rFonts w:ascii="仿宋" w:hAnsi="仿宋" w:eastAsia="仿宋" w:cs="宋体"/>
                  <w:color w:val="000000"/>
                  <w:kern w:val="0"/>
                  <w:sz w:val="22"/>
                  <w:szCs w:val="22"/>
                </w:rPr>
                <w:delText xml:space="preserve"> </w:delText>
              </w:r>
            </w:del>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7A2E503">
            <w:pPr>
              <w:widowControl/>
              <w:spacing w:line="240" w:lineRule="auto"/>
              <w:jc w:val="center"/>
              <w:rPr>
                <w:rFonts w:hint="eastAsia" w:ascii="仿宋" w:hAnsi="仿宋" w:eastAsia="仿宋" w:cs="宋体"/>
                <w:color w:val="000000"/>
                <w:kern w:val="0"/>
                <w:sz w:val="22"/>
                <w:szCs w:val="22"/>
                <w:lang w:eastAsia="zh-CN"/>
              </w:rPr>
            </w:pPr>
            <w:r>
              <w:rPr>
                <w:rFonts w:ascii="仿宋" w:hAnsi="仿宋" w:eastAsia="仿宋" w:cs="宋体"/>
                <w:color w:val="000000"/>
                <w:kern w:val="0"/>
                <w:sz w:val="22"/>
                <w:szCs w:val="22"/>
              </w:rPr>
              <w:t>7.32</w:t>
            </w:r>
            <w:del w:id="850" w:author="cc" w:date="2026-05-23T12:56:49Z">
              <w:r>
                <w:rPr>
                  <w:rFonts w:ascii="仿宋" w:hAnsi="仿宋" w:eastAsia="仿宋" w:cs="宋体"/>
                  <w:color w:val="000000"/>
                  <w:kern w:val="0"/>
                  <w:sz w:val="22"/>
                  <w:szCs w:val="22"/>
                </w:rPr>
                <w:delText xml:space="preserve"> </w:delText>
              </w:r>
            </w:del>
          </w:p>
        </w:tc>
      </w:tr>
      <w:tr w14:paraId="38D9452E">
        <w:trPr>
          <w:trHeight w:val="288" w:hRule="atLeast"/>
        </w:trPr>
        <w:tc>
          <w:tcPr>
            <w:tcW w:w="832" w:type="dxa"/>
            <w:tcBorders>
              <w:top w:val="single" w:color="000000" w:sz="4" w:space="0"/>
              <w:left w:val="single" w:color="000000" w:sz="4" w:space="0"/>
              <w:bottom w:val="single" w:color="000000" w:sz="4" w:space="0"/>
              <w:right w:val="single" w:color="000000" w:sz="4" w:space="0"/>
            </w:tcBorders>
            <w:noWrap/>
            <w:vAlign w:val="center"/>
          </w:tcPr>
          <w:p w14:paraId="7A88087A">
            <w:pPr>
              <w:widowControl/>
              <w:spacing w:line="240" w:lineRule="auto"/>
              <w:jc w:val="center"/>
              <w:rPr>
                <w:rFonts w:ascii="仿宋" w:hAnsi="仿宋" w:eastAsia="仿宋" w:cs="宋体"/>
                <w:b/>
                <w:bCs/>
                <w:color w:val="000000"/>
                <w:kern w:val="0"/>
                <w:sz w:val="22"/>
                <w:szCs w:val="22"/>
              </w:rPr>
            </w:pPr>
            <w:r>
              <w:rPr>
                <w:rFonts w:ascii="仿宋" w:hAnsi="仿宋" w:eastAsia="仿宋" w:cs="宋体"/>
                <w:b/>
                <w:bCs/>
                <w:color w:val="000000"/>
                <w:kern w:val="0"/>
                <w:sz w:val="22"/>
                <w:szCs w:val="22"/>
              </w:rPr>
              <w:t>6</w:t>
            </w:r>
          </w:p>
        </w:tc>
        <w:tc>
          <w:tcPr>
            <w:tcW w:w="3964" w:type="dxa"/>
            <w:tcBorders>
              <w:top w:val="single" w:color="000000" w:sz="4" w:space="0"/>
              <w:left w:val="single" w:color="000000" w:sz="4" w:space="0"/>
              <w:bottom w:val="single" w:color="000000" w:sz="4" w:space="0"/>
              <w:right w:val="single" w:color="000000" w:sz="4" w:space="0"/>
            </w:tcBorders>
            <w:noWrap/>
            <w:vAlign w:val="center"/>
          </w:tcPr>
          <w:p w14:paraId="4FBA2176">
            <w:pPr>
              <w:widowControl/>
              <w:spacing w:line="240" w:lineRule="auto"/>
              <w:jc w:val="left"/>
              <w:rPr>
                <w:rFonts w:ascii="仿宋" w:hAnsi="仿宋" w:eastAsia="仿宋" w:cs="宋体"/>
                <w:b/>
                <w:bCs/>
                <w:color w:val="000000"/>
                <w:kern w:val="0"/>
                <w:sz w:val="22"/>
                <w:szCs w:val="22"/>
              </w:rPr>
            </w:pPr>
            <w:r>
              <w:rPr>
                <w:rFonts w:ascii="仿宋" w:hAnsi="仿宋" w:eastAsia="仿宋" w:cs="宋体"/>
                <w:b/>
                <w:bCs/>
                <w:color w:val="000000"/>
                <w:kern w:val="0"/>
                <w:sz w:val="22"/>
                <w:szCs w:val="22"/>
              </w:rPr>
              <w:t>管理费用成本</w:t>
            </w:r>
          </w:p>
        </w:tc>
        <w:tc>
          <w:tcPr>
            <w:tcW w:w="1414" w:type="dxa"/>
            <w:tcBorders>
              <w:top w:val="single" w:color="000000" w:sz="4" w:space="0"/>
              <w:left w:val="single" w:color="000000" w:sz="4" w:space="0"/>
              <w:bottom w:val="single" w:color="000000" w:sz="4" w:space="0"/>
              <w:right w:val="single" w:color="000000" w:sz="4" w:space="0"/>
            </w:tcBorders>
            <w:vAlign w:val="center"/>
          </w:tcPr>
          <w:p w14:paraId="32A2907F">
            <w:pPr>
              <w:widowControl/>
              <w:spacing w:line="240" w:lineRule="auto"/>
              <w:jc w:val="center"/>
              <w:rPr>
                <w:rFonts w:hint="eastAsia" w:ascii="仿宋" w:hAnsi="仿宋" w:eastAsia="仿宋" w:cs="宋体"/>
                <w:b/>
                <w:bCs/>
                <w:color w:val="000000"/>
                <w:kern w:val="0"/>
                <w:sz w:val="22"/>
                <w:szCs w:val="22"/>
                <w:lang w:eastAsia="zh-CN"/>
              </w:rPr>
            </w:pPr>
            <w:r>
              <w:rPr>
                <w:rFonts w:ascii="仿宋" w:hAnsi="仿宋" w:eastAsia="仿宋" w:cs="宋体"/>
                <w:b/>
                <w:bCs/>
                <w:color w:val="000000"/>
                <w:kern w:val="0"/>
                <w:sz w:val="22"/>
                <w:szCs w:val="22"/>
              </w:rPr>
              <w:t>127.32</w:t>
            </w:r>
            <w:del w:id="851" w:author="cc" w:date="2026-05-23T12:56:49Z">
              <w:r>
                <w:rPr>
                  <w:rFonts w:ascii="仿宋" w:hAnsi="仿宋" w:eastAsia="仿宋" w:cs="宋体"/>
                  <w:b/>
                  <w:bCs/>
                  <w:color w:val="000000"/>
                  <w:kern w:val="0"/>
                  <w:sz w:val="22"/>
                  <w:szCs w:val="22"/>
                </w:rPr>
                <w:delText xml:space="preserve"> </w:delText>
              </w:r>
            </w:del>
          </w:p>
        </w:tc>
        <w:tc>
          <w:tcPr>
            <w:tcW w:w="1272" w:type="dxa"/>
            <w:tcBorders>
              <w:top w:val="single" w:color="000000" w:sz="4" w:space="0"/>
              <w:left w:val="single" w:color="000000" w:sz="4" w:space="0"/>
              <w:bottom w:val="single" w:color="000000" w:sz="4" w:space="0"/>
              <w:right w:val="single" w:color="000000" w:sz="4" w:space="0"/>
            </w:tcBorders>
            <w:noWrap/>
            <w:vAlign w:val="center"/>
          </w:tcPr>
          <w:p w14:paraId="218E2FCE">
            <w:pPr>
              <w:widowControl/>
              <w:spacing w:line="240" w:lineRule="auto"/>
              <w:jc w:val="center"/>
              <w:rPr>
                <w:rFonts w:ascii="仿宋" w:hAnsi="仿宋" w:eastAsia="仿宋" w:cs="宋体"/>
                <w:b/>
                <w:bCs/>
                <w:color w:val="000000"/>
                <w:kern w:val="0"/>
                <w:sz w:val="22"/>
                <w:szCs w:val="22"/>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6CCB93E">
            <w:pPr>
              <w:widowControl/>
              <w:spacing w:line="240" w:lineRule="auto"/>
              <w:jc w:val="center"/>
              <w:rPr>
                <w:rFonts w:hint="eastAsia" w:ascii="仿宋" w:hAnsi="仿宋" w:eastAsia="仿宋" w:cs="宋体"/>
                <w:color w:val="000000"/>
                <w:kern w:val="0"/>
                <w:sz w:val="22"/>
                <w:szCs w:val="22"/>
                <w:lang w:eastAsia="zh-CN"/>
              </w:rPr>
            </w:pPr>
            <w:r>
              <w:rPr>
                <w:rFonts w:ascii="仿宋" w:hAnsi="仿宋" w:eastAsia="仿宋" w:cs="宋体"/>
                <w:color w:val="000000"/>
                <w:kern w:val="0"/>
                <w:sz w:val="22"/>
                <w:szCs w:val="22"/>
              </w:rPr>
              <w:t>14.80</w:t>
            </w:r>
            <w:del w:id="852" w:author="cc" w:date="2026-05-23T12:56:49Z">
              <w:r>
                <w:rPr>
                  <w:rFonts w:ascii="仿宋" w:hAnsi="仿宋" w:eastAsia="仿宋" w:cs="宋体"/>
                  <w:color w:val="000000"/>
                  <w:kern w:val="0"/>
                  <w:sz w:val="22"/>
                  <w:szCs w:val="22"/>
                </w:rPr>
                <w:delText xml:space="preserve"> </w:delText>
              </w:r>
            </w:del>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6EB5D55">
            <w:pPr>
              <w:widowControl/>
              <w:spacing w:line="240" w:lineRule="auto"/>
              <w:jc w:val="center"/>
              <w:rPr>
                <w:rFonts w:hint="eastAsia" w:ascii="仿宋" w:hAnsi="仿宋" w:eastAsia="仿宋" w:cs="宋体"/>
                <w:color w:val="000000"/>
                <w:kern w:val="0"/>
                <w:sz w:val="22"/>
                <w:szCs w:val="22"/>
                <w:lang w:eastAsia="zh-CN"/>
              </w:rPr>
            </w:pPr>
            <w:r>
              <w:rPr>
                <w:rFonts w:ascii="仿宋" w:hAnsi="仿宋" w:eastAsia="仿宋" w:cs="宋体"/>
                <w:color w:val="000000"/>
                <w:kern w:val="0"/>
                <w:sz w:val="22"/>
                <w:szCs w:val="22"/>
              </w:rPr>
              <w:t>26.93</w:t>
            </w:r>
            <w:del w:id="853" w:author="cc" w:date="2026-05-23T12:56:49Z">
              <w:r>
                <w:rPr>
                  <w:rFonts w:ascii="仿宋" w:hAnsi="仿宋" w:eastAsia="仿宋" w:cs="宋体"/>
                  <w:color w:val="000000"/>
                  <w:kern w:val="0"/>
                  <w:sz w:val="22"/>
                  <w:szCs w:val="22"/>
                </w:rPr>
                <w:delText xml:space="preserve"> </w:delText>
              </w:r>
            </w:del>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E686F9B">
            <w:pPr>
              <w:widowControl/>
              <w:spacing w:line="240" w:lineRule="auto"/>
              <w:jc w:val="center"/>
              <w:rPr>
                <w:rFonts w:hint="eastAsia" w:ascii="仿宋" w:hAnsi="仿宋" w:eastAsia="仿宋" w:cs="宋体"/>
                <w:color w:val="000000"/>
                <w:kern w:val="0"/>
                <w:sz w:val="22"/>
                <w:szCs w:val="22"/>
                <w:lang w:eastAsia="zh-CN"/>
              </w:rPr>
            </w:pPr>
            <w:r>
              <w:rPr>
                <w:rFonts w:ascii="仿宋" w:hAnsi="仿宋" w:eastAsia="仿宋" w:cs="宋体"/>
                <w:color w:val="000000"/>
                <w:kern w:val="0"/>
                <w:sz w:val="22"/>
                <w:szCs w:val="22"/>
              </w:rPr>
              <w:t>30.93</w:t>
            </w:r>
            <w:del w:id="854" w:author="cc" w:date="2026-05-23T12:56:49Z">
              <w:r>
                <w:rPr>
                  <w:rFonts w:ascii="仿宋" w:hAnsi="仿宋" w:eastAsia="仿宋" w:cs="宋体"/>
                  <w:color w:val="000000"/>
                  <w:kern w:val="0"/>
                  <w:sz w:val="22"/>
                  <w:szCs w:val="22"/>
                </w:rPr>
                <w:delText xml:space="preserve"> </w:delText>
              </w:r>
            </w:del>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78E4C1A">
            <w:pPr>
              <w:widowControl/>
              <w:spacing w:line="240" w:lineRule="auto"/>
              <w:jc w:val="center"/>
              <w:rPr>
                <w:rFonts w:hint="eastAsia" w:ascii="仿宋" w:hAnsi="仿宋" w:eastAsia="仿宋" w:cs="宋体"/>
                <w:color w:val="000000"/>
                <w:kern w:val="0"/>
                <w:sz w:val="22"/>
                <w:szCs w:val="22"/>
                <w:lang w:eastAsia="zh-CN"/>
              </w:rPr>
            </w:pPr>
            <w:r>
              <w:rPr>
                <w:rFonts w:ascii="仿宋" w:hAnsi="仿宋" w:eastAsia="仿宋" w:cs="宋体"/>
                <w:color w:val="000000"/>
                <w:kern w:val="0"/>
                <w:sz w:val="22"/>
                <w:szCs w:val="22"/>
              </w:rPr>
              <w:t>26.33</w:t>
            </w:r>
            <w:del w:id="855" w:author="cc" w:date="2026-05-23T12:56:49Z">
              <w:r>
                <w:rPr>
                  <w:rFonts w:ascii="仿宋" w:hAnsi="仿宋" w:eastAsia="仿宋" w:cs="宋体"/>
                  <w:color w:val="000000"/>
                  <w:kern w:val="0"/>
                  <w:sz w:val="22"/>
                  <w:szCs w:val="22"/>
                </w:rPr>
                <w:delText xml:space="preserve"> </w:delText>
              </w:r>
            </w:del>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90A3D2A">
            <w:pPr>
              <w:widowControl/>
              <w:spacing w:line="240" w:lineRule="auto"/>
              <w:jc w:val="center"/>
              <w:rPr>
                <w:rFonts w:hint="eastAsia" w:ascii="仿宋" w:hAnsi="仿宋" w:eastAsia="仿宋" w:cs="宋体"/>
                <w:color w:val="000000"/>
                <w:kern w:val="0"/>
                <w:sz w:val="22"/>
                <w:szCs w:val="22"/>
                <w:lang w:eastAsia="zh-CN"/>
              </w:rPr>
            </w:pPr>
            <w:r>
              <w:rPr>
                <w:rFonts w:ascii="仿宋" w:hAnsi="仿宋" w:eastAsia="仿宋" w:cs="宋体"/>
                <w:color w:val="000000"/>
                <w:kern w:val="0"/>
                <w:sz w:val="22"/>
                <w:szCs w:val="22"/>
              </w:rPr>
              <w:t>28.33</w:t>
            </w:r>
            <w:del w:id="856" w:author="cc" w:date="2026-05-23T12:56:49Z">
              <w:r>
                <w:rPr>
                  <w:rFonts w:ascii="仿宋" w:hAnsi="仿宋" w:eastAsia="仿宋" w:cs="宋体"/>
                  <w:color w:val="000000"/>
                  <w:kern w:val="0"/>
                  <w:sz w:val="22"/>
                  <w:szCs w:val="22"/>
                </w:rPr>
                <w:delText xml:space="preserve"> </w:delText>
              </w:r>
            </w:del>
          </w:p>
        </w:tc>
      </w:tr>
      <w:tr w14:paraId="11C21DC8">
        <w:trPr>
          <w:trHeight w:val="288" w:hRule="atLeast"/>
        </w:trPr>
        <w:tc>
          <w:tcPr>
            <w:tcW w:w="832" w:type="dxa"/>
            <w:tcBorders>
              <w:top w:val="single" w:color="000000" w:sz="4" w:space="0"/>
              <w:left w:val="single" w:color="000000" w:sz="4" w:space="0"/>
              <w:bottom w:val="single" w:color="000000" w:sz="4" w:space="0"/>
              <w:right w:val="single" w:color="000000" w:sz="4" w:space="0"/>
            </w:tcBorders>
            <w:noWrap/>
            <w:vAlign w:val="center"/>
          </w:tcPr>
          <w:p w14:paraId="023FD626">
            <w:pPr>
              <w:widowControl/>
              <w:spacing w:line="240" w:lineRule="auto"/>
              <w:jc w:val="center"/>
              <w:rPr>
                <w:rFonts w:ascii="仿宋" w:hAnsi="仿宋" w:eastAsia="仿宋" w:cs="宋体"/>
                <w:b/>
                <w:bCs/>
                <w:color w:val="000000"/>
                <w:kern w:val="0"/>
                <w:sz w:val="22"/>
                <w:szCs w:val="22"/>
              </w:rPr>
            </w:pPr>
            <w:r>
              <w:rPr>
                <w:rFonts w:ascii="仿宋" w:hAnsi="仿宋" w:eastAsia="仿宋" w:cs="宋体"/>
                <w:b/>
                <w:bCs/>
                <w:color w:val="000000"/>
                <w:kern w:val="0"/>
                <w:sz w:val="22"/>
                <w:szCs w:val="22"/>
              </w:rPr>
              <w:t>7</w:t>
            </w:r>
          </w:p>
        </w:tc>
        <w:tc>
          <w:tcPr>
            <w:tcW w:w="3964" w:type="dxa"/>
            <w:tcBorders>
              <w:top w:val="single" w:color="000000" w:sz="4" w:space="0"/>
              <w:left w:val="single" w:color="000000" w:sz="4" w:space="0"/>
              <w:bottom w:val="single" w:color="000000" w:sz="4" w:space="0"/>
              <w:right w:val="single" w:color="000000" w:sz="4" w:space="0"/>
            </w:tcBorders>
            <w:noWrap/>
            <w:vAlign w:val="center"/>
          </w:tcPr>
          <w:p w14:paraId="66071A83">
            <w:pPr>
              <w:widowControl/>
              <w:spacing w:line="240" w:lineRule="auto"/>
              <w:jc w:val="left"/>
              <w:rPr>
                <w:rFonts w:ascii="仿宋" w:hAnsi="仿宋" w:eastAsia="仿宋" w:cs="宋体"/>
                <w:b/>
                <w:bCs/>
                <w:color w:val="000000"/>
                <w:kern w:val="0"/>
                <w:sz w:val="22"/>
                <w:szCs w:val="22"/>
              </w:rPr>
            </w:pPr>
            <w:r>
              <w:rPr>
                <w:rFonts w:ascii="仿宋" w:hAnsi="仿宋" w:eastAsia="仿宋" w:cs="宋体"/>
                <w:b/>
                <w:bCs/>
                <w:color w:val="000000"/>
                <w:kern w:val="0"/>
                <w:sz w:val="22"/>
                <w:szCs w:val="22"/>
              </w:rPr>
              <w:t>销售费用成本</w:t>
            </w:r>
          </w:p>
        </w:tc>
        <w:tc>
          <w:tcPr>
            <w:tcW w:w="1414" w:type="dxa"/>
            <w:tcBorders>
              <w:top w:val="single" w:color="000000" w:sz="4" w:space="0"/>
              <w:left w:val="single" w:color="000000" w:sz="4" w:space="0"/>
              <w:bottom w:val="single" w:color="000000" w:sz="4" w:space="0"/>
              <w:right w:val="single" w:color="000000" w:sz="4" w:space="0"/>
            </w:tcBorders>
            <w:vAlign w:val="center"/>
          </w:tcPr>
          <w:p w14:paraId="399101F6">
            <w:pPr>
              <w:widowControl/>
              <w:spacing w:line="240" w:lineRule="auto"/>
              <w:jc w:val="center"/>
              <w:rPr>
                <w:rFonts w:hint="eastAsia" w:ascii="仿宋" w:hAnsi="仿宋" w:eastAsia="仿宋" w:cs="宋体"/>
                <w:b/>
                <w:bCs/>
                <w:color w:val="000000"/>
                <w:kern w:val="0"/>
                <w:sz w:val="22"/>
                <w:szCs w:val="22"/>
                <w:lang w:eastAsia="zh-CN"/>
              </w:rPr>
            </w:pPr>
            <w:r>
              <w:rPr>
                <w:rFonts w:ascii="仿宋" w:hAnsi="仿宋" w:eastAsia="仿宋" w:cs="宋体"/>
                <w:b/>
                <w:bCs/>
                <w:color w:val="000000"/>
                <w:kern w:val="0"/>
                <w:sz w:val="22"/>
                <w:szCs w:val="22"/>
              </w:rPr>
              <w:t>31.82</w:t>
            </w:r>
            <w:del w:id="857" w:author="cc" w:date="2026-05-23T12:56:49Z">
              <w:r>
                <w:rPr>
                  <w:rFonts w:ascii="仿宋" w:hAnsi="仿宋" w:eastAsia="仿宋" w:cs="宋体"/>
                  <w:b/>
                  <w:bCs/>
                  <w:color w:val="000000"/>
                  <w:kern w:val="0"/>
                  <w:sz w:val="22"/>
                  <w:szCs w:val="22"/>
                </w:rPr>
                <w:delText xml:space="preserve"> </w:delText>
              </w:r>
            </w:del>
          </w:p>
        </w:tc>
        <w:tc>
          <w:tcPr>
            <w:tcW w:w="1272" w:type="dxa"/>
            <w:tcBorders>
              <w:top w:val="single" w:color="000000" w:sz="4" w:space="0"/>
              <w:left w:val="single" w:color="000000" w:sz="4" w:space="0"/>
              <w:bottom w:val="single" w:color="000000" w:sz="4" w:space="0"/>
              <w:right w:val="single" w:color="000000" w:sz="4" w:space="0"/>
            </w:tcBorders>
            <w:noWrap/>
            <w:vAlign w:val="center"/>
          </w:tcPr>
          <w:p w14:paraId="0B051A34">
            <w:pPr>
              <w:widowControl/>
              <w:spacing w:line="240" w:lineRule="auto"/>
              <w:jc w:val="center"/>
              <w:rPr>
                <w:rFonts w:ascii="仿宋" w:hAnsi="仿宋" w:eastAsia="仿宋" w:cs="宋体"/>
                <w:b/>
                <w:bCs/>
                <w:color w:val="000000"/>
                <w:kern w:val="0"/>
                <w:sz w:val="22"/>
                <w:szCs w:val="22"/>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DCAFC94">
            <w:pPr>
              <w:widowControl/>
              <w:spacing w:line="240" w:lineRule="auto"/>
              <w:jc w:val="center"/>
              <w:rPr>
                <w:rFonts w:hint="eastAsia" w:ascii="仿宋" w:hAnsi="仿宋" w:eastAsia="仿宋" w:cs="宋体"/>
                <w:color w:val="000000"/>
                <w:kern w:val="0"/>
                <w:sz w:val="22"/>
                <w:szCs w:val="22"/>
                <w:lang w:eastAsia="zh-CN"/>
              </w:rPr>
            </w:pPr>
            <w:r>
              <w:rPr>
                <w:rFonts w:ascii="仿宋" w:hAnsi="仿宋" w:eastAsia="仿宋" w:cs="宋体"/>
                <w:color w:val="000000"/>
                <w:kern w:val="0"/>
                <w:sz w:val="22"/>
                <w:szCs w:val="22"/>
              </w:rPr>
              <w:t>3.70</w:t>
            </w:r>
            <w:del w:id="858" w:author="cc" w:date="2026-05-23T12:56:49Z">
              <w:r>
                <w:rPr>
                  <w:rFonts w:ascii="仿宋" w:hAnsi="仿宋" w:eastAsia="仿宋" w:cs="宋体"/>
                  <w:color w:val="000000"/>
                  <w:kern w:val="0"/>
                  <w:sz w:val="22"/>
                  <w:szCs w:val="22"/>
                </w:rPr>
                <w:delText xml:space="preserve"> </w:delText>
              </w:r>
            </w:del>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F48A2BD">
            <w:pPr>
              <w:widowControl/>
              <w:spacing w:line="240" w:lineRule="auto"/>
              <w:jc w:val="center"/>
              <w:rPr>
                <w:rFonts w:hint="eastAsia" w:ascii="仿宋" w:hAnsi="仿宋" w:eastAsia="仿宋" w:cs="宋体"/>
                <w:color w:val="000000"/>
                <w:kern w:val="0"/>
                <w:sz w:val="22"/>
                <w:szCs w:val="22"/>
                <w:lang w:eastAsia="zh-CN"/>
              </w:rPr>
            </w:pPr>
            <w:r>
              <w:rPr>
                <w:rFonts w:ascii="仿宋" w:hAnsi="仿宋" w:eastAsia="仿宋" w:cs="宋体"/>
                <w:color w:val="000000"/>
                <w:kern w:val="0"/>
                <w:sz w:val="22"/>
                <w:szCs w:val="22"/>
              </w:rPr>
              <w:t>6.73</w:t>
            </w:r>
            <w:del w:id="859" w:author="cc" w:date="2026-05-23T12:56:49Z">
              <w:r>
                <w:rPr>
                  <w:rFonts w:ascii="仿宋" w:hAnsi="仿宋" w:eastAsia="仿宋" w:cs="宋体"/>
                  <w:color w:val="000000"/>
                  <w:kern w:val="0"/>
                  <w:sz w:val="22"/>
                  <w:szCs w:val="22"/>
                </w:rPr>
                <w:delText xml:space="preserve"> </w:delText>
              </w:r>
            </w:del>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09818DC">
            <w:pPr>
              <w:widowControl/>
              <w:spacing w:line="240" w:lineRule="auto"/>
              <w:jc w:val="center"/>
              <w:rPr>
                <w:rFonts w:hint="eastAsia" w:ascii="仿宋" w:hAnsi="仿宋" w:eastAsia="仿宋" w:cs="宋体"/>
                <w:color w:val="000000"/>
                <w:kern w:val="0"/>
                <w:sz w:val="22"/>
                <w:szCs w:val="22"/>
                <w:lang w:eastAsia="zh-CN"/>
              </w:rPr>
            </w:pPr>
            <w:r>
              <w:rPr>
                <w:rFonts w:ascii="仿宋" w:hAnsi="仿宋" w:eastAsia="仿宋" w:cs="宋体"/>
                <w:color w:val="000000"/>
                <w:kern w:val="0"/>
                <w:sz w:val="22"/>
                <w:szCs w:val="22"/>
              </w:rPr>
              <w:t>7.73</w:t>
            </w:r>
            <w:del w:id="860" w:author="cc" w:date="2026-05-23T12:56:49Z">
              <w:r>
                <w:rPr>
                  <w:rFonts w:ascii="仿宋" w:hAnsi="仿宋" w:eastAsia="仿宋" w:cs="宋体"/>
                  <w:color w:val="000000"/>
                  <w:kern w:val="0"/>
                  <w:sz w:val="22"/>
                  <w:szCs w:val="22"/>
                </w:rPr>
                <w:delText xml:space="preserve"> </w:delText>
              </w:r>
            </w:del>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5FE6E7C">
            <w:pPr>
              <w:widowControl/>
              <w:spacing w:line="240" w:lineRule="auto"/>
              <w:jc w:val="center"/>
              <w:rPr>
                <w:rFonts w:hint="eastAsia" w:ascii="仿宋" w:hAnsi="仿宋" w:eastAsia="仿宋" w:cs="宋体"/>
                <w:color w:val="000000"/>
                <w:kern w:val="0"/>
                <w:sz w:val="22"/>
                <w:szCs w:val="22"/>
                <w:lang w:eastAsia="zh-CN"/>
              </w:rPr>
            </w:pPr>
            <w:r>
              <w:rPr>
                <w:rFonts w:ascii="仿宋" w:hAnsi="仿宋" w:eastAsia="仿宋" w:cs="宋体"/>
                <w:color w:val="000000"/>
                <w:kern w:val="0"/>
                <w:sz w:val="22"/>
                <w:szCs w:val="22"/>
              </w:rPr>
              <w:t>6.58</w:t>
            </w:r>
            <w:del w:id="861" w:author="cc" w:date="2026-05-23T12:56:49Z">
              <w:r>
                <w:rPr>
                  <w:rFonts w:ascii="仿宋" w:hAnsi="仿宋" w:eastAsia="仿宋" w:cs="宋体"/>
                  <w:color w:val="000000"/>
                  <w:kern w:val="0"/>
                  <w:sz w:val="22"/>
                  <w:szCs w:val="22"/>
                </w:rPr>
                <w:delText xml:space="preserve"> </w:delText>
              </w:r>
            </w:del>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CE17E97">
            <w:pPr>
              <w:widowControl/>
              <w:spacing w:line="240" w:lineRule="auto"/>
              <w:jc w:val="center"/>
              <w:rPr>
                <w:rFonts w:hint="eastAsia" w:ascii="仿宋" w:hAnsi="仿宋" w:eastAsia="仿宋" w:cs="宋体"/>
                <w:color w:val="000000"/>
                <w:kern w:val="0"/>
                <w:sz w:val="22"/>
                <w:szCs w:val="22"/>
                <w:lang w:eastAsia="zh-CN"/>
              </w:rPr>
            </w:pPr>
            <w:r>
              <w:rPr>
                <w:rFonts w:ascii="仿宋" w:hAnsi="仿宋" w:eastAsia="仿宋" w:cs="宋体"/>
                <w:color w:val="000000"/>
                <w:kern w:val="0"/>
                <w:sz w:val="22"/>
                <w:szCs w:val="22"/>
              </w:rPr>
              <w:t>7.08</w:t>
            </w:r>
            <w:del w:id="862" w:author="cc" w:date="2026-05-23T12:56:49Z">
              <w:r>
                <w:rPr>
                  <w:rFonts w:ascii="仿宋" w:hAnsi="仿宋" w:eastAsia="仿宋" w:cs="宋体"/>
                  <w:color w:val="000000"/>
                  <w:kern w:val="0"/>
                  <w:sz w:val="22"/>
                  <w:szCs w:val="22"/>
                </w:rPr>
                <w:delText xml:space="preserve"> </w:delText>
              </w:r>
            </w:del>
          </w:p>
        </w:tc>
      </w:tr>
      <w:tr w14:paraId="54F3A4DA">
        <w:trPr>
          <w:trHeight w:val="576" w:hRule="atLeast"/>
        </w:trPr>
        <w:tc>
          <w:tcPr>
            <w:tcW w:w="832" w:type="dxa"/>
            <w:tcBorders>
              <w:top w:val="single" w:color="000000" w:sz="4" w:space="0"/>
              <w:left w:val="single" w:color="000000" w:sz="4" w:space="0"/>
              <w:bottom w:val="single" w:color="000000" w:sz="4" w:space="0"/>
              <w:right w:val="single" w:color="000000" w:sz="4" w:space="0"/>
            </w:tcBorders>
            <w:noWrap/>
            <w:vAlign w:val="center"/>
          </w:tcPr>
          <w:p w14:paraId="5EFD3A9A">
            <w:pPr>
              <w:widowControl/>
              <w:spacing w:line="240" w:lineRule="auto"/>
              <w:jc w:val="center"/>
              <w:rPr>
                <w:rFonts w:ascii="仿宋" w:hAnsi="仿宋" w:eastAsia="仿宋" w:cs="宋体"/>
                <w:b/>
                <w:bCs/>
                <w:color w:val="000000"/>
                <w:kern w:val="0"/>
                <w:sz w:val="22"/>
                <w:szCs w:val="22"/>
              </w:rPr>
            </w:pPr>
            <w:r>
              <w:rPr>
                <w:rFonts w:ascii="仿宋" w:hAnsi="仿宋" w:eastAsia="仿宋" w:cs="宋体"/>
                <w:b/>
                <w:bCs/>
                <w:color w:val="000000"/>
                <w:kern w:val="0"/>
                <w:sz w:val="22"/>
                <w:szCs w:val="22"/>
              </w:rPr>
              <w:t>9</w:t>
            </w:r>
          </w:p>
        </w:tc>
        <w:tc>
          <w:tcPr>
            <w:tcW w:w="3964" w:type="dxa"/>
            <w:tcBorders>
              <w:top w:val="single" w:color="000000" w:sz="4" w:space="0"/>
              <w:left w:val="single" w:color="000000" w:sz="4" w:space="0"/>
              <w:bottom w:val="single" w:color="000000" w:sz="4" w:space="0"/>
              <w:right w:val="single" w:color="000000" w:sz="4" w:space="0"/>
            </w:tcBorders>
            <w:vAlign w:val="center"/>
          </w:tcPr>
          <w:p w14:paraId="33BE0195">
            <w:pPr>
              <w:widowControl/>
              <w:spacing w:line="240" w:lineRule="auto"/>
              <w:jc w:val="left"/>
              <w:rPr>
                <w:rFonts w:ascii="仿宋" w:hAnsi="仿宋" w:eastAsia="仿宋" w:cs="宋体"/>
                <w:b/>
                <w:bCs/>
                <w:color w:val="000000"/>
                <w:kern w:val="0"/>
                <w:sz w:val="22"/>
                <w:szCs w:val="22"/>
              </w:rPr>
            </w:pPr>
            <w:r>
              <w:rPr>
                <w:rFonts w:ascii="仿宋" w:hAnsi="仿宋" w:eastAsia="仿宋" w:cs="宋体"/>
                <w:b/>
                <w:bCs/>
                <w:color w:val="000000"/>
                <w:kern w:val="0"/>
                <w:sz w:val="22"/>
                <w:szCs w:val="22"/>
              </w:rPr>
              <w:t>营业利润（毛利—税金及附加、管理费用、销售费用、财务费用）</w:t>
            </w:r>
          </w:p>
        </w:tc>
        <w:tc>
          <w:tcPr>
            <w:tcW w:w="1414" w:type="dxa"/>
            <w:tcBorders>
              <w:top w:val="single" w:color="000000" w:sz="4" w:space="0"/>
              <w:left w:val="single" w:color="000000" w:sz="4" w:space="0"/>
              <w:bottom w:val="single" w:color="000000" w:sz="4" w:space="0"/>
              <w:right w:val="single" w:color="000000" w:sz="4" w:space="0"/>
            </w:tcBorders>
            <w:vAlign w:val="center"/>
          </w:tcPr>
          <w:p w14:paraId="1B4F9097">
            <w:pPr>
              <w:widowControl/>
              <w:spacing w:line="240" w:lineRule="auto"/>
              <w:jc w:val="center"/>
              <w:rPr>
                <w:rFonts w:hint="eastAsia" w:ascii="仿宋" w:hAnsi="仿宋" w:eastAsia="仿宋" w:cs="宋体"/>
                <w:b/>
                <w:bCs/>
                <w:color w:val="000000"/>
                <w:kern w:val="0"/>
                <w:sz w:val="22"/>
                <w:szCs w:val="22"/>
                <w:lang w:eastAsia="zh-CN"/>
              </w:rPr>
            </w:pPr>
            <w:r>
              <w:rPr>
                <w:rFonts w:ascii="仿宋" w:hAnsi="仿宋" w:eastAsia="仿宋" w:cs="宋体"/>
                <w:b/>
                <w:bCs/>
                <w:color w:val="000000"/>
                <w:kern w:val="0"/>
                <w:sz w:val="22"/>
                <w:szCs w:val="22"/>
              </w:rPr>
              <w:t>159.60</w:t>
            </w:r>
            <w:del w:id="863" w:author="cc" w:date="2026-05-23T12:56:49Z">
              <w:r>
                <w:rPr>
                  <w:rFonts w:ascii="仿宋" w:hAnsi="仿宋" w:eastAsia="仿宋" w:cs="宋体"/>
                  <w:b/>
                  <w:bCs/>
                  <w:color w:val="000000"/>
                  <w:kern w:val="0"/>
                  <w:sz w:val="22"/>
                  <w:szCs w:val="22"/>
                </w:rPr>
                <w:delText xml:space="preserve"> </w:delText>
              </w:r>
            </w:del>
          </w:p>
        </w:tc>
        <w:tc>
          <w:tcPr>
            <w:tcW w:w="1272" w:type="dxa"/>
            <w:tcBorders>
              <w:top w:val="single" w:color="000000" w:sz="4" w:space="0"/>
              <w:left w:val="single" w:color="000000" w:sz="4" w:space="0"/>
              <w:bottom w:val="single" w:color="000000" w:sz="4" w:space="0"/>
              <w:right w:val="single" w:color="000000" w:sz="4" w:space="0"/>
            </w:tcBorders>
            <w:noWrap/>
            <w:vAlign w:val="center"/>
          </w:tcPr>
          <w:p w14:paraId="566AB411">
            <w:pPr>
              <w:widowControl/>
              <w:spacing w:line="240" w:lineRule="auto"/>
              <w:jc w:val="center"/>
              <w:rPr>
                <w:rFonts w:ascii="仿宋" w:hAnsi="仿宋" w:eastAsia="仿宋" w:cs="宋体"/>
                <w:b/>
                <w:bCs/>
                <w:color w:val="000000"/>
                <w:kern w:val="0"/>
                <w:sz w:val="22"/>
                <w:szCs w:val="22"/>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68AC764">
            <w:pPr>
              <w:widowControl/>
              <w:spacing w:line="240" w:lineRule="auto"/>
              <w:jc w:val="center"/>
              <w:rPr>
                <w:rFonts w:hint="eastAsia" w:ascii="仿宋" w:hAnsi="仿宋" w:eastAsia="仿宋" w:cs="宋体"/>
                <w:color w:val="000000"/>
                <w:kern w:val="0"/>
                <w:sz w:val="22"/>
                <w:szCs w:val="22"/>
                <w:lang w:eastAsia="zh-CN"/>
              </w:rPr>
            </w:pPr>
            <w:r>
              <w:rPr>
                <w:rFonts w:ascii="仿宋" w:hAnsi="仿宋" w:eastAsia="仿宋" w:cs="宋体"/>
                <w:color w:val="000000"/>
                <w:kern w:val="0"/>
                <w:sz w:val="22"/>
                <w:szCs w:val="22"/>
              </w:rPr>
              <w:t>-66.12</w:t>
            </w:r>
            <w:del w:id="864" w:author="cc" w:date="2026-05-23T12:56:49Z">
              <w:r>
                <w:rPr>
                  <w:rFonts w:ascii="仿宋" w:hAnsi="仿宋" w:eastAsia="仿宋" w:cs="宋体"/>
                  <w:color w:val="000000"/>
                  <w:kern w:val="0"/>
                  <w:sz w:val="22"/>
                  <w:szCs w:val="22"/>
                </w:rPr>
                <w:delText xml:space="preserve"> </w:delText>
              </w:r>
            </w:del>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51031A7">
            <w:pPr>
              <w:widowControl/>
              <w:spacing w:line="240" w:lineRule="auto"/>
              <w:jc w:val="center"/>
              <w:rPr>
                <w:rFonts w:hint="eastAsia" w:ascii="仿宋" w:hAnsi="仿宋" w:eastAsia="仿宋" w:cs="宋体"/>
                <w:color w:val="000000"/>
                <w:kern w:val="0"/>
                <w:sz w:val="22"/>
                <w:szCs w:val="22"/>
                <w:lang w:eastAsia="zh-CN"/>
              </w:rPr>
            </w:pPr>
            <w:r>
              <w:rPr>
                <w:rFonts w:ascii="仿宋" w:hAnsi="仿宋" w:eastAsia="仿宋" w:cs="宋体"/>
                <w:color w:val="000000"/>
                <w:kern w:val="0"/>
                <w:sz w:val="22"/>
                <w:szCs w:val="22"/>
              </w:rPr>
              <w:t>4.21</w:t>
            </w:r>
            <w:del w:id="865" w:author="cc" w:date="2026-05-23T12:56:49Z">
              <w:r>
                <w:rPr>
                  <w:rFonts w:ascii="仿宋" w:hAnsi="仿宋" w:eastAsia="仿宋" w:cs="宋体"/>
                  <w:color w:val="000000"/>
                  <w:kern w:val="0"/>
                  <w:sz w:val="22"/>
                  <w:szCs w:val="22"/>
                </w:rPr>
                <w:delText xml:space="preserve"> </w:delText>
              </w:r>
            </w:del>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94DA3D7">
            <w:pPr>
              <w:widowControl/>
              <w:spacing w:line="240" w:lineRule="auto"/>
              <w:jc w:val="center"/>
              <w:rPr>
                <w:rFonts w:hint="eastAsia" w:ascii="仿宋" w:hAnsi="仿宋" w:eastAsia="仿宋" w:cs="宋体"/>
                <w:color w:val="000000"/>
                <w:kern w:val="0"/>
                <w:sz w:val="22"/>
                <w:szCs w:val="22"/>
                <w:lang w:eastAsia="zh-CN"/>
              </w:rPr>
            </w:pPr>
            <w:r>
              <w:rPr>
                <w:rFonts w:ascii="仿宋" w:hAnsi="仿宋" w:eastAsia="仿宋" w:cs="宋体"/>
                <w:color w:val="000000"/>
                <w:kern w:val="0"/>
                <w:sz w:val="22"/>
                <w:szCs w:val="22"/>
              </w:rPr>
              <w:t>187.83</w:t>
            </w:r>
            <w:del w:id="866" w:author="cc" w:date="2026-05-23T12:56:49Z">
              <w:r>
                <w:rPr>
                  <w:rFonts w:ascii="仿宋" w:hAnsi="仿宋" w:eastAsia="仿宋" w:cs="宋体"/>
                  <w:color w:val="000000"/>
                  <w:kern w:val="0"/>
                  <w:sz w:val="22"/>
                  <w:szCs w:val="22"/>
                </w:rPr>
                <w:delText xml:space="preserve"> </w:delText>
              </w:r>
            </w:del>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2935695">
            <w:pPr>
              <w:widowControl/>
              <w:spacing w:line="240" w:lineRule="auto"/>
              <w:jc w:val="center"/>
              <w:rPr>
                <w:rFonts w:hint="eastAsia" w:ascii="仿宋" w:hAnsi="仿宋" w:eastAsia="仿宋" w:cs="宋体"/>
                <w:color w:val="000000"/>
                <w:kern w:val="0"/>
                <w:sz w:val="22"/>
                <w:szCs w:val="22"/>
                <w:lang w:eastAsia="zh-CN"/>
              </w:rPr>
            </w:pPr>
            <w:r>
              <w:rPr>
                <w:rFonts w:ascii="仿宋" w:hAnsi="仿宋" w:eastAsia="仿宋" w:cs="宋体"/>
                <w:color w:val="000000"/>
                <w:kern w:val="0"/>
                <w:sz w:val="22"/>
                <w:szCs w:val="22"/>
              </w:rPr>
              <w:t>-28.01</w:t>
            </w:r>
            <w:del w:id="867" w:author="cc" w:date="2026-05-23T12:56:49Z">
              <w:r>
                <w:rPr>
                  <w:rFonts w:ascii="仿宋" w:hAnsi="仿宋" w:eastAsia="仿宋" w:cs="宋体"/>
                  <w:color w:val="000000"/>
                  <w:kern w:val="0"/>
                  <w:sz w:val="22"/>
                  <w:szCs w:val="22"/>
                </w:rPr>
                <w:delText xml:space="preserve"> </w:delText>
              </w:r>
            </w:del>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96D661F">
            <w:pPr>
              <w:widowControl/>
              <w:spacing w:line="240" w:lineRule="auto"/>
              <w:jc w:val="center"/>
              <w:rPr>
                <w:rFonts w:hint="eastAsia" w:ascii="仿宋" w:hAnsi="仿宋" w:eastAsia="仿宋" w:cs="宋体"/>
                <w:color w:val="000000"/>
                <w:kern w:val="0"/>
                <w:sz w:val="22"/>
                <w:szCs w:val="22"/>
                <w:lang w:eastAsia="zh-CN"/>
              </w:rPr>
            </w:pPr>
            <w:r>
              <w:rPr>
                <w:rFonts w:ascii="仿宋" w:hAnsi="仿宋" w:eastAsia="仿宋" w:cs="宋体"/>
                <w:color w:val="000000"/>
                <w:kern w:val="0"/>
                <w:sz w:val="22"/>
                <w:szCs w:val="22"/>
              </w:rPr>
              <w:t>61.69</w:t>
            </w:r>
            <w:del w:id="868" w:author="cc" w:date="2026-05-23T12:56:49Z">
              <w:r>
                <w:rPr>
                  <w:rFonts w:ascii="仿宋" w:hAnsi="仿宋" w:eastAsia="仿宋" w:cs="宋体"/>
                  <w:color w:val="000000"/>
                  <w:kern w:val="0"/>
                  <w:sz w:val="22"/>
                  <w:szCs w:val="22"/>
                </w:rPr>
                <w:delText xml:space="preserve"> </w:delText>
              </w:r>
            </w:del>
          </w:p>
        </w:tc>
      </w:tr>
      <w:tr w14:paraId="4B7D0F72">
        <w:trPr>
          <w:trHeight w:val="288" w:hRule="atLeast"/>
        </w:trPr>
        <w:tc>
          <w:tcPr>
            <w:tcW w:w="832" w:type="dxa"/>
            <w:tcBorders>
              <w:top w:val="single" w:color="000000" w:sz="4" w:space="0"/>
              <w:left w:val="single" w:color="000000" w:sz="4" w:space="0"/>
              <w:bottom w:val="single" w:color="000000" w:sz="4" w:space="0"/>
              <w:right w:val="single" w:color="000000" w:sz="4" w:space="0"/>
            </w:tcBorders>
            <w:noWrap/>
            <w:vAlign w:val="center"/>
          </w:tcPr>
          <w:p w14:paraId="2208271F">
            <w:pPr>
              <w:widowControl/>
              <w:spacing w:line="240" w:lineRule="auto"/>
              <w:jc w:val="center"/>
              <w:rPr>
                <w:rFonts w:ascii="仿宋" w:hAnsi="仿宋" w:eastAsia="仿宋" w:cs="宋体"/>
                <w:b/>
                <w:bCs/>
                <w:color w:val="000000"/>
                <w:kern w:val="0"/>
                <w:sz w:val="22"/>
                <w:szCs w:val="22"/>
              </w:rPr>
            </w:pPr>
            <w:r>
              <w:rPr>
                <w:rFonts w:ascii="仿宋" w:hAnsi="仿宋" w:eastAsia="仿宋" w:cs="宋体"/>
                <w:b/>
                <w:bCs/>
                <w:color w:val="000000"/>
                <w:kern w:val="0"/>
                <w:sz w:val="22"/>
                <w:szCs w:val="22"/>
              </w:rPr>
              <w:t>10</w:t>
            </w:r>
          </w:p>
        </w:tc>
        <w:tc>
          <w:tcPr>
            <w:tcW w:w="3964" w:type="dxa"/>
            <w:tcBorders>
              <w:top w:val="single" w:color="000000" w:sz="4" w:space="0"/>
              <w:left w:val="single" w:color="000000" w:sz="4" w:space="0"/>
              <w:bottom w:val="single" w:color="000000" w:sz="4" w:space="0"/>
              <w:right w:val="single" w:color="000000" w:sz="4" w:space="0"/>
            </w:tcBorders>
            <w:vAlign w:val="center"/>
          </w:tcPr>
          <w:p w14:paraId="2DD1A7A1">
            <w:pPr>
              <w:widowControl/>
              <w:spacing w:line="240" w:lineRule="auto"/>
              <w:jc w:val="left"/>
              <w:rPr>
                <w:rFonts w:ascii="仿宋" w:hAnsi="仿宋" w:eastAsia="仿宋" w:cs="宋体"/>
                <w:b/>
                <w:bCs/>
                <w:color w:val="000000"/>
                <w:kern w:val="0"/>
                <w:sz w:val="22"/>
                <w:szCs w:val="22"/>
              </w:rPr>
            </w:pPr>
            <w:r>
              <w:rPr>
                <w:rFonts w:ascii="仿宋" w:hAnsi="仿宋" w:eastAsia="仿宋" w:cs="宋体"/>
                <w:b/>
                <w:bCs/>
                <w:color w:val="000000"/>
                <w:kern w:val="0"/>
                <w:sz w:val="22"/>
                <w:szCs w:val="22"/>
              </w:rPr>
              <w:t>弥补往期亏损后营业利润</w:t>
            </w:r>
          </w:p>
        </w:tc>
        <w:tc>
          <w:tcPr>
            <w:tcW w:w="1414" w:type="dxa"/>
            <w:tcBorders>
              <w:top w:val="single" w:color="000000" w:sz="4" w:space="0"/>
              <w:left w:val="single" w:color="000000" w:sz="4" w:space="0"/>
              <w:bottom w:val="single" w:color="000000" w:sz="4" w:space="0"/>
              <w:right w:val="single" w:color="000000" w:sz="4" w:space="0"/>
            </w:tcBorders>
            <w:vAlign w:val="center"/>
          </w:tcPr>
          <w:p w14:paraId="5F189D62">
            <w:pPr>
              <w:widowControl/>
              <w:spacing w:line="240" w:lineRule="auto"/>
              <w:jc w:val="left"/>
              <w:rPr>
                <w:rFonts w:ascii="仿宋" w:hAnsi="仿宋" w:eastAsia="仿宋" w:cs="宋体"/>
                <w:b/>
                <w:bCs/>
                <w:color w:val="000000"/>
                <w:kern w:val="0"/>
                <w:sz w:val="22"/>
                <w:szCs w:val="22"/>
              </w:rPr>
            </w:pPr>
          </w:p>
        </w:tc>
        <w:tc>
          <w:tcPr>
            <w:tcW w:w="1272" w:type="dxa"/>
            <w:tcBorders>
              <w:top w:val="single" w:color="000000" w:sz="4" w:space="0"/>
              <w:left w:val="single" w:color="000000" w:sz="4" w:space="0"/>
              <w:bottom w:val="single" w:color="000000" w:sz="4" w:space="0"/>
              <w:right w:val="single" w:color="000000" w:sz="4" w:space="0"/>
            </w:tcBorders>
            <w:noWrap/>
            <w:vAlign w:val="center"/>
          </w:tcPr>
          <w:p w14:paraId="4E5AA6E5">
            <w:pPr>
              <w:widowControl/>
              <w:spacing w:line="240" w:lineRule="auto"/>
              <w:jc w:val="center"/>
              <w:rPr>
                <w:rFonts w:eastAsia="Times New Roman"/>
                <w:kern w:val="0"/>
                <w:sz w:val="20"/>
                <w:szCs w:val="20"/>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6C1876C">
            <w:pPr>
              <w:widowControl/>
              <w:spacing w:line="240" w:lineRule="auto"/>
              <w:jc w:val="center"/>
              <w:rPr>
                <w:rFonts w:hint="eastAsia" w:ascii="仿宋" w:hAnsi="仿宋" w:eastAsia="仿宋" w:cs="宋体"/>
                <w:color w:val="000000"/>
                <w:kern w:val="0"/>
                <w:sz w:val="22"/>
                <w:szCs w:val="22"/>
                <w:lang w:eastAsia="zh-CN"/>
              </w:rPr>
            </w:pPr>
            <w:r>
              <w:rPr>
                <w:rFonts w:ascii="仿宋" w:hAnsi="仿宋" w:eastAsia="仿宋" w:cs="宋体"/>
                <w:color w:val="000000"/>
                <w:kern w:val="0"/>
                <w:sz w:val="22"/>
                <w:szCs w:val="22"/>
              </w:rPr>
              <w:t>-66.12</w:t>
            </w:r>
            <w:del w:id="869" w:author="cc" w:date="2026-05-23T12:56:49Z">
              <w:r>
                <w:rPr>
                  <w:rFonts w:ascii="仿宋" w:hAnsi="仿宋" w:eastAsia="仿宋" w:cs="宋体"/>
                  <w:color w:val="000000"/>
                  <w:kern w:val="0"/>
                  <w:sz w:val="22"/>
                  <w:szCs w:val="22"/>
                </w:rPr>
                <w:delText xml:space="preserve"> </w:delText>
              </w:r>
            </w:del>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974E0BF">
            <w:pPr>
              <w:widowControl/>
              <w:spacing w:line="240" w:lineRule="auto"/>
              <w:jc w:val="center"/>
              <w:rPr>
                <w:rFonts w:hint="eastAsia" w:ascii="仿宋" w:hAnsi="仿宋" w:eastAsia="仿宋" w:cs="宋体"/>
                <w:color w:val="000000"/>
                <w:kern w:val="0"/>
                <w:sz w:val="22"/>
                <w:szCs w:val="22"/>
                <w:lang w:eastAsia="zh-CN"/>
              </w:rPr>
            </w:pPr>
            <w:r>
              <w:rPr>
                <w:rFonts w:ascii="仿宋" w:hAnsi="仿宋" w:eastAsia="仿宋" w:cs="宋体"/>
                <w:color w:val="000000"/>
                <w:kern w:val="0"/>
                <w:sz w:val="22"/>
                <w:szCs w:val="22"/>
              </w:rPr>
              <w:t>4.21</w:t>
            </w:r>
            <w:del w:id="870" w:author="cc" w:date="2026-05-23T12:56:49Z">
              <w:r>
                <w:rPr>
                  <w:rFonts w:ascii="仿宋" w:hAnsi="仿宋" w:eastAsia="仿宋" w:cs="宋体"/>
                  <w:color w:val="000000"/>
                  <w:kern w:val="0"/>
                  <w:sz w:val="22"/>
                  <w:szCs w:val="22"/>
                </w:rPr>
                <w:delText xml:space="preserve"> </w:delText>
              </w:r>
            </w:del>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3DEE72A">
            <w:pPr>
              <w:widowControl/>
              <w:spacing w:line="240" w:lineRule="auto"/>
              <w:jc w:val="center"/>
              <w:rPr>
                <w:rFonts w:hint="eastAsia" w:ascii="仿宋" w:hAnsi="仿宋" w:eastAsia="仿宋" w:cs="宋体"/>
                <w:color w:val="000000"/>
                <w:kern w:val="0"/>
                <w:sz w:val="22"/>
                <w:szCs w:val="22"/>
                <w:lang w:eastAsia="zh-CN"/>
              </w:rPr>
            </w:pPr>
            <w:r>
              <w:rPr>
                <w:rFonts w:ascii="仿宋" w:hAnsi="仿宋" w:eastAsia="仿宋" w:cs="宋体"/>
                <w:color w:val="000000"/>
                <w:kern w:val="0"/>
                <w:sz w:val="22"/>
                <w:szCs w:val="22"/>
              </w:rPr>
              <w:t>187.83</w:t>
            </w:r>
            <w:del w:id="871" w:author="cc" w:date="2026-05-23T12:56:49Z">
              <w:r>
                <w:rPr>
                  <w:rFonts w:ascii="仿宋" w:hAnsi="仿宋" w:eastAsia="仿宋" w:cs="宋体"/>
                  <w:color w:val="000000"/>
                  <w:kern w:val="0"/>
                  <w:sz w:val="22"/>
                  <w:szCs w:val="22"/>
                </w:rPr>
                <w:delText xml:space="preserve"> </w:delText>
              </w:r>
            </w:del>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956FFB0">
            <w:pPr>
              <w:widowControl/>
              <w:spacing w:line="240" w:lineRule="auto"/>
              <w:jc w:val="center"/>
              <w:rPr>
                <w:rFonts w:hint="eastAsia" w:ascii="仿宋" w:hAnsi="仿宋" w:eastAsia="仿宋" w:cs="宋体"/>
                <w:color w:val="000000"/>
                <w:kern w:val="0"/>
                <w:sz w:val="22"/>
                <w:szCs w:val="22"/>
                <w:lang w:eastAsia="zh-CN"/>
              </w:rPr>
            </w:pPr>
            <w:r>
              <w:rPr>
                <w:rFonts w:ascii="仿宋" w:hAnsi="仿宋" w:eastAsia="仿宋" w:cs="宋体"/>
                <w:color w:val="000000"/>
                <w:kern w:val="0"/>
                <w:sz w:val="22"/>
                <w:szCs w:val="22"/>
              </w:rPr>
              <w:t>-28.01</w:t>
            </w:r>
            <w:del w:id="872" w:author="cc" w:date="2026-05-23T12:56:49Z">
              <w:r>
                <w:rPr>
                  <w:rFonts w:ascii="仿宋" w:hAnsi="仿宋" w:eastAsia="仿宋" w:cs="宋体"/>
                  <w:color w:val="000000"/>
                  <w:kern w:val="0"/>
                  <w:sz w:val="22"/>
                  <w:szCs w:val="22"/>
                </w:rPr>
                <w:delText xml:space="preserve"> </w:delText>
              </w:r>
            </w:del>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99BDD13">
            <w:pPr>
              <w:widowControl/>
              <w:spacing w:line="240" w:lineRule="auto"/>
              <w:jc w:val="center"/>
              <w:rPr>
                <w:rFonts w:hint="eastAsia" w:ascii="仿宋" w:hAnsi="仿宋" w:eastAsia="仿宋" w:cs="宋体"/>
                <w:color w:val="000000"/>
                <w:kern w:val="0"/>
                <w:sz w:val="22"/>
                <w:szCs w:val="22"/>
                <w:lang w:eastAsia="zh-CN"/>
              </w:rPr>
            </w:pPr>
            <w:r>
              <w:rPr>
                <w:rFonts w:ascii="仿宋" w:hAnsi="仿宋" w:eastAsia="仿宋" w:cs="宋体"/>
                <w:color w:val="000000"/>
                <w:kern w:val="0"/>
                <w:sz w:val="22"/>
                <w:szCs w:val="22"/>
              </w:rPr>
              <w:t>61.69</w:t>
            </w:r>
            <w:del w:id="873" w:author="cc" w:date="2026-05-23T12:56:49Z">
              <w:r>
                <w:rPr>
                  <w:rFonts w:ascii="仿宋" w:hAnsi="仿宋" w:eastAsia="仿宋" w:cs="宋体"/>
                  <w:color w:val="000000"/>
                  <w:kern w:val="0"/>
                  <w:sz w:val="22"/>
                  <w:szCs w:val="22"/>
                </w:rPr>
                <w:delText xml:space="preserve"> </w:delText>
              </w:r>
            </w:del>
          </w:p>
        </w:tc>
      </w:tr>
      <w:tr w14:paraId="7F08458D">
        <w:trPr>
          <w:trHeight w:val="288" w:hRule="atLeast"/>
        </w:trPr>
        <w:tc>
          <w:tcPr>
            <w:tcW w:w="832" w:type="dxa"/>
            <w:tcBorders>
              <w:top w:val="single" w:color="000000" w:sz="4" w:space="0"/>
              <w:left w:val="single" w:color="000000" w:sz="4" w:space="0"/>
              <w:bottom w:val="single" w:color="000000" w:sz="4" w:space="0"/>
              <w:right w:val="single" w:color="000000" w:sz="4" w:space="0"/>
            </w:tcBorders>
            <w:noWrap/>
            <w:vAlign w:val="center"/>
          </w:tcPr>
          <w:p w14:paraId="17C677AF">
            <w:pPr>
              <w:widowControl/>
              <w:spacing w:line="240" w:lineRule="auto"/>
              <w:jc w:val="center"/>
              <w:rPr>
                <w:rFonts w:ascii="仿宋" w:hAnsi="仿宋" w:eastAsia="仿宋" w:cs="宋体"/>
                <w:b/>
                <w:bCs/>
                <w:color w:val="000000"/>
                <w:kern w:val="0"/>
                <w:sz w:val="22"/>
                <w:szCs w:val="22"/>
              </w:rPr>
            </w:pPr>
            <w:r>
              <w:rPr>
                <w:rFonts w:ascii="仿宋" w:hAnsi="仿宋" w:eastAsia="仿宋" w:cs="宋体"/>
                <w:b/>
                <w:bCs/>
                <w:color w:val="000000"/>
                <w:kern w:val="0"/>
                <w:sz w:val="22"/>
                <w:szCs w:val="22"/>
              </w:rPr>
              <w:t>11</w:t>
            </w:r>
          </w:p>
        </w:tc>
        <w:tc>
          <w:tcPr>
            <w:tcW w:w="3964" w:type="dxa"/>
            <w:tcBorders>
              <w:top w:val="single" w:color="000000" w:sz="4" w:space="0"/>
              <w:left w:val="single" w:color="000000" w:sz="4" w:space="0"/>
              <w:bottom w:val="single" w:color="000000" w:sz="4" w:space="0"/>
              <w:right w:val="single" w:color="000000" w:sz="4" w:space="0"/>
            </w:tcBorders>
            <w:noWrap/>
            <w:vAlign w:val="center"/>
          </w:tcPr>
          <w:p w14:paraId="33EA444D">
            <w:pPr>
              <w:widowControl/>
              <w:spacing w:line="240" w:lineRule="auto"/>
              <w:jc w:val="left"/>
              <w:rPr>
                <w:rFonts w:ascii="仿宋" w:hAnsi="仿宋" w:eastAsia="仿宋" w:cs="宋体"/>
                <w:b/>
                <w:bCs/>
                <w:color w:val="000000"/>
                <w:kern w:val="0"/>
                <w:sz w:val="22"/>
                <w:szCs w:val="22"/>
              </w:rPr>
            </w:pPr>
            <w:r>
              <w:rPr>
                <w:rFonts w:ascii="仿宋" w:hAnsi="仿宋" w:eastAsia="仿宋" w:cs="宋体"/>
                <w:b/>
                <w:bCs/>
                <w:color w:val="000000"/>
                <w:kern w:val="0"/>
                <w:sz w:val="22"/>
                <w:szCs w:val="22"/>
              </w:rPr>
              <w:t>企业所得税（营业利润*25%）</w:t>
            </w:r>
          </w:p>
        </w:tc>
        <w:tc>
          <w:tcPr>
            <w:tcW w:w="1414" w:type="dxa"/>
            <w:tcBorders>
              <w:top w:val="single" w:color="000000" w:sz="4" w:space="0"/>
              <w:left w:val="single" w:color="000000" w:sz="4" w:space="0"/>
              <w:bottom w:val="single" w:color="000000" w:sz="4" w:space="0"/>
              <w:right w:val="single" w:color="000000" w:sz="4" w:space="0"/>
            </w:tcBorders>
            <w:vAlign w:val="center"/>
          </w:tcPr>
          <w:p w14:paraId="3D4AFBA4">
            <w:pPr>
              <w:widowControl/>
              <w:spacing w:line="240" w:lineRule="auto"/>
              <w:jc w:val="center"/>
              <w:rPr>
                <w:rFonts w:hint="eastAsia" w:ascii="仿宋" w:hAnsi="仿宋" w:eastAsia="仿宋" w:cs="宋体"/>
                <w:b/>
                <w:bCs/>
                <w:color w:val="000000"/>
                <w:kern w:val="0"/>
                <w:sz w:val="22"/>
                <w:szCs w:val="22"/>
                <w:lang w:eastAsia="zh-CN"/>
              </w:rPr>
            </w:pPr>
            <w:r>
              <w:rPr>
                <w:rFonts w:ascii="仿宋" w:hAnsi="仿宋" w:eastAsia="仿宋" w:cs="宋体"/>
                <w:b/>
                <w:bCs/>
                <w:color w:val="000000"/>
                <w:kern w:val="0"/>
                <w:sz w:val="22"/>
                <w:szCs w:val="22"/>
              </w:rPr>
              <w:t>16.47</w:t>
            </w:r>
            <w:del w:id="874" w:author="cc" w:date="2026-05-23T12:56:49Z">
              <w:r>
                <w:rPr>
                  <w:rFonts w:ascii="仿宋" w:hAnsi="仿宋" w:eastAsia="仿宋" w:cs="宋体"/>
                  <w:b/>
                  <w:bCs/>
                  <w:color w:val="000000"/>
                  <w:kern w:val="0"/>
                  <w:sz w:val="22"/>
                  <w:szCs w:val="22"/>
                </w:rPr>
                <w:delText xml:space="preserve"> </w:delText>
              </w:r>
            </w:del>
          </w:p>
        </w:tc>
        <w:tc>
          <w:tcPr>
            <w:tcW w:w="1272" w:type="dxa"/>
            <w:tcBorders>
              <w:top w:val="single" w:color="000000" w:sz="4" w:space="0"/>
              <w:left w:val="single" w:color="000000" w:sz="4" w:space="0"/>
              <w:bottom w:val="single" w:color="000000" w:sz="4" w:space="0"/>
              <w:right w:val="single" w:color="000000" w:sz="4" w:space="0"/>
            </w:tcBorders>
            <w:noWrap/>
            <w:vAlign w:val="center"/>
          </w:tcPr>
          <w:p w14:paraId="00A488DD">
            <w:pPr>
              <w:widowControl/>
              <w:spacing w:line="240" w:lineRule="auto"/>
              <w:jc w:val="center"/>
              <w:rPr>
                <w:rFonts w:ascii="仿宋" w:hAnsi="仿宋" w:eastAsia="仿宋" w:cs="宋体"/>
                <w:b/>
                <w:bCs/>
                <w:color w:val="000000"/>
                <w:kern w:val="0"/>
                <w:sz w:val="22"/>
                <w:szCs w:val="22"/>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323484C">
            <w:pPr>
              <w:widowControl/>
              <w:spacing w:line="240" w:lineRule="auto"/>
              <w:jc w:val="center"/>
              <w:rPr>
                <w:rFonts w:eastAsia="Times New Roman"/>
                <w:kern w:val="0"/>
                <w:sz w:val="20"/>
                <w:szCs w:val="20"/>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3B99666D">
            <w:pPr>
              <w:widowControl/>
              <w:spacing w:line="240" w:lineRule="auto"/>
              <w:jc w:val="center"/>
              <w:rPr>
                <w:rFonts w:hint="eastAsia" w:ascii="仿宋" w:hAnsi="仿宋" w:eastAsia="仿宋" w:cs="宋体"/>
                <w:color w:val="000000"/>
                <w:kern w:val="0"/>
                <w:sz w:val="22"/>
                <w:szCs w:val="22"/>
                <w:lang w:eastAsia="zh-CN"/>
              </w:rPr>
            </w:pPr>
            <w:r>
              <w:rPr>
                <w:rFonts w:ascii="仿宋" w:hAnsi="仿宋" w:eastAsia="仿宋" w:cs="宋体"/>
                <w:color w:val="000000"/>
                <w:kern w:val="0"/>
                <w:sz w:val="22"/>
                <w:szCs w:val="22"/>
              </w:rPr>
              <w:t>1.05</w:t>
            </w:r>
            <w:del w:id="875" w:author="cc" w:date="2026-05-23T12:56:49Z">
              <w:r>
                <w:rPr>
                  <w:rFonts w:ascii="仿宋" w:hAnsi="仿宋" w:eastAsia="仿宋" w:cs="宋体"/>
                  <w:color w:val="000000"/>
                  <w:kern w:val="0"/>
                  <w:sz w:val="22"/>
                  <w:szCs w:val="22"/>
                </w:rPr>
                <w:delText xml:space="preserve"> </w:delText>
              </w:r>
            </w:del>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6FB283C">
            <w:pPr>
              <w:widowControl/>
              <w:spacing w:line="240" w:lineRule="auto"/>
              <w:jc w:val="center"/>
              <w:rPr>
                <w:rFonts w:ascii="仿宋" w:hAnsi="仿宋" w:eastAsia="仿宋" w:cs="宋体"/>
                <w:color w:val="000000"/>
                <w:kern w:val="0"/>
                <w:sz w:val="22"/>
                <w:szCs w:val="22"/>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C4347F5">
            <w:pPr>
              <w:widowControl/>
              <w:spacing w:line="240" w:lineRule="auto"/>
              <w:jc w:val="center"/>
              <w:rPr>
                <w:rFonts w:eastAsia="Times New Roman"/>
                <w:kern w:val="0"/>
                <w:sz w:val="20"/>
                <w:szCs w:val="20"/>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C2C6AC0">
            <w:pPr>
              <w:widowControl/>
              <w:spacing w:line="240" w:lineRule="auto"/>
              <w:jc w:val="center"/>
              <w:rPr>
                <w:rFonts w:hint="eastAsia" w:ascii="仿宋" w:hAnsi="仿宋" w:eastAsia="仿宋" w:cs="宋体"/>
                <w:color w:val="000000"/>
                <w:kern w:val="0"/>
                <w:sz w:val="22"/>
                <w:szCs w:val="22"/>
                <w:lang w:eastAsia="zh-CN"/>
              </w:rPr>
            </w:pPr>
            <w:r>
              <w:rPr>
                <w:rFonts w:ascii="仿宋" w:hAnsi="仿宋" w:eastAsia="仿宋" w:cs="宋体"/>
                <w:color w:val="000000"/>
                <w:kern w:val="0"/>
                <w:sz w:val="22"/>
                <w:szCs w:val="22"/>
              </w:rPr>
              <w:t>15.42</w:t>
            </w:r>
            <w:del w:id="876" w:author="cc" w:date="2026-05-23T12:56:49Z">
              <w:r>
                <w:rPr>
                  <w:rFonts w:ascii="仿宋" w:hAnsi="仿宋" w:eastAsia="仿宋" w:cs="宋体"/>
                  <w:color w:val="000000"/>
                  <w:kern w:val="0"/>
                  <w:sz w:val="22"/>
                  <w:szCs w:val="22"/>
                </w:rPr>
                <w:delText xml:space="preserve"> </w:delText>
              </w:r>
            </w:del>
          </w:p>
        </w:tc>
      </w:tr>
      <w:tr w14:paraId="1912A8EB">
        <w:trPr>
          <w:trHeight w:val="288" w:hRule="atLeast"/>
        </w:trPr>
        <w:tc>
          <w:tcPr>
            <w:tcW w:w="832" w:type="dxa"/>
            <w:tcBorders>
              <w:top w:val="single" w:color="000000" w:sz="4" w:space="0"/>
              <w:left w:val="single" w:color="000000" w:sz="4" w:space="0"/>
              <w:bottom w:val="single" w:color="000000" w:sz="4" w:space="0"/>
              <w:right w:val="single" w:color="000000" w:sz="4" w:space="0"/>
            </w:tcBorders>
            <w:noWrap/>
            <w:vAlign w:val="center"/>
          </w:tcPr>
          <w:p w14:paraId="7B613186">
            <w:pPr>
              <w:widowControl/>
              <w:spacing w:line="240" w:lineRule="auto"/>
              <w:jc w:val="center"/>
              <w:rPr>
                <w:rFonts w:ascii="仿宋" w:hAnsi="仿宋" w:eastAsia="仿宋" w:cs="宋体"/>
                <w:b/>
                <w:bCs/>
                <w:color w:val="000000"/>
                <w:kern w:val="0"/>
                <w:sz w:val="22"/>
                <w:szCs w:val="22"/>
              </w:rPr>
            </w:pPr>
            <w:r>
              <w:rPr>
                <w:rFonts w:ascii="仿宋" w:hAnsi="仿宋" w:eastAsia="仿宋" w:cs="宋体"/>
                <w:b/>
                <w:bCs/>
                <w:color w:val="000000"/>
                <w:kern w:val="0"/>
                <w:sz w:val="22"/>
                <w:szCs w:val="22"/>
              </w:rPr>
              <w:t>12</w:t>
            </w:r>
          </w:p>
        </w:tc>
        <w:tc>
          <w:tcPr>
            <w:tcW w:w="3964" w:type="dxa"/>
            <w:tcBorders>
              <w:top w:val="single" w:color="000000" w:sz="4" w:space="0"/>
              <w:left w:val="single" w:color="000000" w:sz="4" w:space="0"/>
              <w:bottom w:val="single" w:color="000000" w:sz="4" w:space="0"/>
              <w:right w:val="single" w:color="000000" w:sz="4" w:space="0"/>
            </w:tcBorders>
            <w:noWrap/>
            <w:vAlign w:val="center"/>
          </w:tcPr>
          <w:p w14:paraId="5AB5D2E5">
            <w:pPr>
              <w:widowControl/>
              <w:spacing w:line="240" w:lineRule="auto"/>
              <w:jc w:val="left"/>
              <w:rPr>
                <w:rFonts w:ascii="仿宋" w:hAnsi="仿宋" w:eastAsia="仿宋" w:cs="宋体"/>
                <w:b/>
                <w:bCs/>
                <w:color w:val="000000"/>
                <w:kern w:val="0"/>
                <w:sz w:val="22"/>
                <w:szCs w:val="22"/>
              </w:rPr>
            </w:pPr>
            <w:r>
              <w:rPr>
                <w:rFonts w:ascii="仿宋" w:hAnsi="仿宋" w:eastAsia="仿宋" w:cs="宋体"/>
                <w:b/>
                <w:bCs/>
                <w:color w:val="000000"/>
                <w:kern w:val="0"/>
                <w:sz w:val="22"/>
                <w:szCs w:val="22"/>
              </w:rPr>
              <w:t>净利润（营业利润-所得税）</w:t>
            </w:r>
          </w:p>
        </w:tc>
        <w:tc>
          <w:tcPr>
            <w:tcW w:w="1414" w:type="dxa"/>
            <w:tcBorders>
              <w:top w:val="single" w:color="000000" w:sz="4" w:space="0"/>
              <w:left w:val="single" w:color="000000" w:sz="4" w:space="0"/>
              <w:bottom w:val="single" w:color="000000" w:sz="4" w:space="0"/>
              <w:right w:val="single" w:color="000000" w:sz="4" w:space="0"/>
            </w:tcBorders>
            <w:vAlign w:val="center"/>
          </w:tcPr>
          <w:p w14:paraId="0C6886B8">
            <w:pPr>
              <w:widowControl/>
              <w:spacing w:line="240" w:lineRule="auto"/>
              <w:jc w:val="center"/>
              <w:rPr>
                <w:rFonts w:hint="eastAsia" w:ascii="仿宋" w:hAnsi="仿宋" w:eastAsia="仿宋" w:cs="宋体"/>
                <w:b/>
                <w:bCs/>
                <w:color w:val="000000"/>
                <w:kern w:val="0"/>
                <w:sz w:val="22"/>
                <w:szCs w:val="22"/>
                <w:lang w:eastAsia="zh-CN"/>
              </w:rPr>
            </w:pPr>
            <w:r>
              <w:rPr>
                <w:rFonts w:ascii="仿宋" w:hAnsi="仿宋" w:eastAsia="仿宋" w:cs="宋体"/>
                <w:b/>
                <w:bCs/>
                <w:color w:val="000000"/>
                <w:kern w:val="0"/>
                <w:sz w:val="22"/>
                <w:szCs w:val="22"/>
              </w:rPr>
              <w:t>143.13</w:t>
            </w:r>
            <w:del w:id="877" w:author="cc" w:date="2026-05-23T12:56:49Z">
              <w:r>
                <w:rPr>
                  <w:rFonts w:ascii="仿宋" w:hAnsi="仿宋" w:eastAsia="仿宋" w:cs="宋体"/>
                  <w:b/>
                  <w:bCs/>
                  <w:color w:val="000000"/>
                  <w:kern w:val="0"/>
                  <w:sz w:val="22"/>
                  <w:szCs w:val="22"/>
                </w:rPr>
                <w:delText xml:space="preserve"> </w:delText>
              </w:r>
            </w:del>
          </w:p>
        </w:tc>
        <w:tc>
          <w:tcPr>
            <w:tcW w:w="1272" w:type="dxa"/>
            <w:tcBorders>
              <w:top w:val="single" w:color="000000" w:sz="4" w:space="0"/>
              <w:left w:val="single" w:color="000000" w:sz="4" w:space="0"/>
              <w:bottom w:val="single" w:color="000000" w:sz="4" w:space="0"/>
              <w:right w:val="single" w:color="000000" w:sz="4" w:space="0"/>
            </w:tcBorders>
            <w:vAlign w:val="center"/>
          </w:tcPr>
          <w:p w14:paraId="2104E70F">
            <w:pPr>
              <w:widowControl/>
              <w:spacing w:line="240" w:lineRule="auto"/>
              <w:jc w:val="center"/>
              <w:rPr>
                <w:rFonts w:ascii="仿宋" w:hAnsi="仿宋" w:eastAsia="仿宋" w:cs="宋体"/>
                <w:b/>
                <w:bCs/>
                <w:color w:val="000000"/>
                <w:kern w:val="0"/>
                <w:sz w:val="22"/>
                <w:szCs w:val="22"/>
              </w:rPr>
            </w:pPr>
          </w:p>
        </w:tc>
        <w:tc>
          <w:tcPr>
            <w:tcW w:w="1134" w:type="dxa"/>
            <w:tcBorders>
              <w:top w:val="single" w:color="000000" w:sz="4" w:space="0"/>
              <w:left w:val="single" w:color="000000" w:sz="4" w:space="0"/>
              <w:bottom w:val="single" w:color="000000" w:sz="4" w:space="0"/>
              <w:right w:val="single" w:color="000000" w:sz="4" w:space="0"/>
            </w:tcBorders>
            <w:vAlign w:val="center"/>
          </w:tcPr>
          <w:p w14:paraId="5420F65A">
            <w:pPr>
              <w:widowControl/>
              <w:spacing w:line="240" w:lineRule="auto"/>
              <w:jc w:val="center"/>
              <w:rPr>
                <w:rFonts w:hint="eastAsia" w:ascii="仿宋" w:hAnsi="仿宋" w:eastAsia="仿宋" w:cs="宋体"/>
                <w:color w:val="000000"/>
                <w:kern w:val="0"/>
                <w:sz w:val="22"/>
                <w:szCs w:val="22"/>
                <w:lang w:eastAsia="zh-CN"/>
              </w:rPr>
            </w:pPr>
            <w:r>
              <w:rPr>
                <w:rFonts w:ascii="仿宋" w:hAnsi="仿宋" w:eastAsia="仿宋" w:cs="宋体"/>
                <w:color w:val="000000"/>
                <w:kern w:val="0"/>
                <w:sz w:val="22"/>
                <w:szCs w:val="22"/>
              </w:rPr>
              <w:t>-66.12</w:t>
            </w:r>
            <w:del w:id="878" w:author="cc" w:date="2026-05-23T12:56:49Z">
              <w:r>
                <w:rPr>
                  <w:rFonts w:ascii="仿宋" w:hAnsi="仿宋" w:eastAsia="仿宋" w:cs="宋体"/>
                  <w:color w:val="000000"/>
                  <w:kern w:val="0"/>
                  <w:sz w:val="22"/>
                  <w:szCs w:val="22"/>
                </w:rPr>
                <w:delText xml:space="preserve"> </w:delText>
              </w:r>
            </w:del>
          </w:p>
        </w:tc>
        <w:tc>
          <w:tcPr>
            <w:tcW w:w="1134" w:type="dxa"/>
            <w:tcBorders>
              <w:top w:val="single" w:color="000000" w:sz="4" w:space="0"/>
              <w:left w:val="single" w:color="000000" w:sz="4" w:space="0"/>
              <w:bottom w:val="single" w:color="000000" w:sz="4" w:space="0"/>
              <w:right w:val="single" w:color="000000" w:sz="4" w:space="0"/>
            </w:tcBorders>
            <w:vAlign w:val="center"/>
          </w:tcPr>
          <w:p w14:paraId="0F97B49D">
            <w:pPr>
              <w:widowControl/>
              <w:spacing w:line="240" w:lineRule="auto"/>
              <w:jc w:val="center"/>
              <w:rPr>
                <w:rFonts w:hint="eastAsia" w:ascii="仿宋" w:hAnsi="仿宋" w:eastAsia="仿宋" w:cs="宋体"/>
                <w:color w:val="000000"/>
                <w:kern w:val="0"/>
                <w:sz w:val="22"/>
                <w:szCs w:val="22"/>
                <w:lang w:eastAsia="zh-CN"/>
              </w:rPr>
            </w:pPr>
            <w:r>
              <w:rPr>
                <w:rFonts w:ascii="仿宋" w:hAnsi="仿宋" w:eastAsia="仿宋" w:cs="宋体"/>
                <w:color w:val="000000"/>
                <w:kern w:val="0"/>
                <w:sz w:val="22"/>
                <w:szCs w:val="22"/>
              </w:rPr>
              <w:t>3.16</w:t>
            </w:r>
            <w:del w:id="879" w:author="cc" w:date="2026-05-23T12:56:49Z">
              <w:r>
                <w:rPr>
                  <w:rFonts w:ascii="仿宋" w:hAnsi="仿宋" w:eastAsia="仿宋" w:cs="宋体"/>
                  <w:color w:val="000000"/>
                  <w:kern w:val="0"/>
                  <w:sz w:val="22"/>
                  <w:szCs w:val="22"/>
                </w:rPr>
                <w:delText xml:space="preserve"> </w:delText>
              </w:r>
            </w:del>
          </w:p>
        </w:tc>
        <w:tc>
          <w:tcPr>
            <w:tcW w:w="1134" w:type="dxa"/>
            <w:tcBorders>
              <w:top w:val="single" w:color="000000" w:sz="4" w:space="0"/>
              <w:left w:val="single" w:color="000000" w:sz="4" w:space="0"/>
              <w:bottom w:val="single" w:color="000000" w:sz="4" w:space="0"/>
              <w:right w:val="single" w:color="000000" w:sz="4" w:space="0"/>
            </w:tcBorders>
            <w:vAlign w:val="center"/>
          </w:tcPr>
          <w:p w14:paraId="49F89D50">
            <w:pPr>
              <w:widowControl/>
              <w:spacing w:line="240" w:lineRule="auto"/>
              <w:jc w:val="center"/>
              <w:rPr>
                <w:rFonts w:hint="eastAsia" w:ascii="仿宋" w:hAnsi="仿宋" w:eastAsia="仿宋" w:cs="宋体"/>
                <w:color w:val="000000"/>
                <w:kern w:val="0"/>
                <w:sz w:val="22"/>
                <w:szCs w:val="22"/>
                <w:lang w:eastAsia="zh-CN"/>
              </w:rPr>
            </w:pPr>
            <w:r>
              <w:rPr>
                <w:rFonts w:ascii="仿宋" w:hAnsi="仿宋" w:eastAsia="仿宋" w:cs="宋体"/>
                <w:color w:val="000000"/>
                <w:kern w:val="0"/>
                <w:sz w:val="22"/>
                <w:szCs w:val="22"/>
              </w:rPr>
              <w:t>187.83</w:t>
            </w:r>
            <w:del w:id="880" w:author="cc" w:date="2026-05-23T12:56:49Z">
              <w:r>
                <w:rPr>
                  <w:rFonts w:ascii="仿宋" w:hAnsi="仿宋" w:eastAsia="仿宋" w:cs="宋体"/>
                  <w:color w:val="000000"/>
                  <w:kern w:val="0"/>
                  <w:sz w:val="22"/>
                  <w:szCs w:val="22"/>
                </w:rPr>
                <w:delText xml:space="preserve"> </w:delText>
              </w:r>
            </w:del>
          </w:p>
        </w:tc>
        <w:tc>
          <w:tcPr>
            <w:tcW w:w="1134" w:type="dxa"/>
            <w:tcBorders>
              <w:top w:val="single" w:color="000000" w:sz="4" w:space="0"/>
              <w:left w:val="single" w:color="000000" w:sz="4" w:space="0"/>
              <w:bottom w:val="single" w:color="000000" w:sz="4" w:space="0"/>
              <w:right w:val="single" w:color="000000" w:sz="4" w:space="0"/>
            </w:tcBorders>
            <w:vAlign w:val="center"/>
          </w:tcPr>
          <w:p w14:paraId="61B7DB54">
            <w:pPr>
              <w:widowControl/>
              <w:spacing w:line="240" w:lineRule="auto"/>
              <w:jc w:val="center"/>
              <w:rPr>
                <w:rFonts w:hint="eastAsia" w:ascii="仿宋" w:hAnsi="仿宋" w:eastAsia="仿宋" w:cs="宋体"/>
                <w:color w:val="000000"/>
                <w:kern w:val="0"/>
                <w:sz w:val="22"/>
                <w:szCs w:val="22"/>
                <w:lang w:eastAsia="zh-CN"/>
              </w:rPr>
            </w:pPr>
            <w:r>
              <w:rPr>
                <w:rFonts w:ascii="仿宋" w:hAnsi="仿宋" w:eastAsia="仿宋" w:cs="宋体"/>
                <w:color w:val="000000"/>
                <w:kern w:val="0"/>
                <w:sz w:val="22"/>
                <w:szCs w:val="22"/>
              </w:rPr>
              <w:t>-28.01</w:t>
            </w:r>
            <w:del w:id="881" w:author="cc" w:date="2026-05-23T12:56:49Z">
              <w:r>
                <w:rPr>
                  <w:rFonts w:ascii="仿宋" w:hAnsi="仿宋" w:eastAsia="仿宋" w:cs="宋体"/>
                  <w:color w:val="000000"/>
                  <w:kern w:val="0"/>
                  <w:sz w:val="22"/>
                  <w:szCs w:val="22"/>
                </w:rPr>
                <w:delText xml:space="preserve"> </w:delText>
              </w:r>
            </w:del>
          </w:p>
        </w:tc>
        <w:tc>
          <w:tcPr>
            <w:tcW w:w="1134" w:type="dxa"/>
            <w:tcBorders>
              <w:top w:val="single" w:color="000000" w:sz="4" w:space="0"/>
              <w:left w:val="single" w:color="000000" w:sz="4" w:space="0"/>
              <w:bottom w:val="single" w:color="000000" w:sz="4" w:space="0"/>
              <w:right w:val="single" w:color="000000" w:sz="4" w:space="0"/>
            </w:tcBorders>
            <w:vAlign w:val="center"/>
          </w:tcPr>
          <w:p w14:paraId="65661A7A">
            <w:pPr>
              <w:widowControl/>
              <w:spacing w:line="240" w:lineRule="auto"/>
              <w:jc w:val="center"/>
              <w:rPr>
                <w:rFonts w:hint="eastAsia" w:ascii="仿宋" w:hAnsi="仿宋" w:eastAsia="仿宋" w:cs="宋体"/>
                <w:color w:val="000000"/>
                <w:kern w:val="0"/>
                <w:sz w:val="22"/>
                <w:szCs w:val="22"/>
                <w:lang w:eastAsia="zh-CN"/>
              </w:rPr>
            </w:pPr>
            <w:r>
              <w:rPr>
                <w:rFonts w:ascii="仿宋" w:hAnsi="仿宋" w:eastAsia="仿宋" w:cs="宋体"/>
                <w:color w:val="000000"/>
                <w:kern w:val="0"/>
                <w:sz w:val="22"/>
                <w:szCs w:val="22"/>
              </w:rPr>
              <w:t>46.27</w:t>
            </w:r>
            <w:del w:id="882" w:author="cc" w:date="2026-05-23T12:56:49Z">
              <w:r>
                <w:rPr>
                  <w:rFonts w:ascii="仿宋" w:hAnsi="仿宋" w:eastAsia="仿宋" w:cs="宋体"/>
                  <w:color w:val="000000"/>
                  <w:kern w:val="0"/>
                  <w:sz w:val="22"/>
                  <w:szCs w:val="22"/>
                </w:rPr>
                <w:delText xml:space="preserve"> </w:delText>
              </w:r>
            </w:del>
          </w:p>
        </w:tc>
      </w:tr>
      <w:tr w14:paraId="20B82904">
        <w:trPr>
          <w:trHeight w:val="288" w:hRule="atLeast"/>
        </w:trPr>
        <w:tc>
          <w:tcPr>
            <w:tcW w:w="832" w:type="dxa"/>
            <w:tcBorders>
              <w:top w:val="single" w:color="000000" w:sz="4" w:space="0"/>
              <w:left w:val="single" w:color="000000" w:sz="4" w:space="0"/>
              <w:bottom w:val="single" w:color="000000" w:sz="4" w:space="0"/>
              <w:right w:val="single" w:color="000000" w:sz="4" w:space="0"/>
            </w:tcBorders>
            <w:noWrap/>
            <w:vAlign w:val="center"/>
          </w:tcPr>
          <w:p w14:paraId="7BE6F6BD">
            <w:pPr>
              <w:widowControl/>
              <w:spacing w:line="240" w:lineRule="auto"/>
              <w:jc w:val="center"/>
              <w:rPr>
                <w:rFonts w:ascii="仿宋" w:hAnsi="仿宋" w:eastAsia="仿宋" w:cs="宋体"/>
                <w:b/>
                <w:bCs/>
                <w:color w:val="000000"/>
                <w:kern w:val="0"/>
                <w:sz w:val="22"/>
                <w:szCs w:val="22"/>
              </w:rPr>
            </w:pPr>
            <w:r>
              <w:rPr>
                <w:rFonts w:ascii="仿宋" w:hAnsi="仿宋" w:eastAsia="仿宋" w:cs="宋体"/>
                <w:b/>
                <w:bCs/>
                <w:color w:val="000000"/>
                <w:kern w:val="0"/>
                <w:sz w:val="22"/>
                <w:szCs w:val="22"/>
              </w:rPr>
              <w:t>13</w:t>
            </w:r>
          </w:p>
        </w:tc>
        <w:tc>
          <w:tcPr>
            <w:tcW w:w="3964" w:type="dxa"/>
            <w:tcBorders>
              <w:top w:val="single" w:color="000000" w:sz="4" w:space="0"/>
              <w:left w:val="single" w:color="000000" w:sz="4" w:space="0"/>
              <w:bottom w:val="single" w:color="000000" w:sz="4" w:space="0"/>
              <w:right w:val="single" w:color="000000" w:sz="4" w:space="0"/>
            </w:tcBorders>
            <w:noWrap/>
            <w:vAlign w:val="center"/>
          </w:tcPr>
          <w:p w14:paraId="6694B9C7">
            <w:pPr>
              <w:widowControl/>
              <w:spacing w:line="240" w:lineRule="auto"/>
              <w:jc w:val="left"/>
              <w:rPr>
                <w:rFonts w:ascii="仿宋" w:hAnsi="仿宋" w:eastAsia="仿宋" w:cs="宋体"/>
                <w:b/>
                <w:bCs/>
                <w:color w:val="000000"/>
                <w:kern w:val="0"/>
                <w:sz w:val="22"/>
                <w:szCs w:val="22"/>
              </w:rPr>
            </w:pPr>
            <w:r>
              <w:rPr>
                <w:rFonts w:ascii="仿宋" w:hAnsi="仿宋" w:eastAsia="仿宋" w:cs="宋体"/>
                <w:b/>
                <w:bCs/>
                <w:color w:val="000000"/>
                <w:kern w:val="0"/>
                <w:sz w:val="22"/>
                <w:szCs w:val="22"/>
              </w:rPr>
              <w:t>净利润率</w:t>
            </w:r>
          </w:p>
        </w:tc>
        <w:tc>
          <w:tcPr>
            <w:tcW w:w="1414" w:type="dxa"/>
            <w:tcBorders>
              <w:top w:val="single" w:color="000000" w:sz="4" w:space="0"/>
              <w:left w:val="single" w:color="000000" w:sz="4" w:space="0"/>
              <w:bottom w:val="single" w:color="000000" w:sz="4" w:space="0"/>
              <w:right w:val="single" w:color="000000" w:sz="4" w:space="0"/>
            </w:tcBorders>
            <w:noWrap/>
            <w:vAlign w:val="center"/>
          </w:tcPr>
          <w:p w14:paraId="72A7F0B7">
            <w:pPr>
              <w:widowControl/>
              <w:spacing w:line="240" w:lineRule="auto"/>
              <w:jc w:val="center"/>
              <w:rPr>
                <w:rFonts w:ascii="仿宋" w:hAnsi="仿宋" w:eastAsia="仿宋" w:cs="宋体"/>
                <w:b/>
                <w:bCs/>
                <w:color w:val="000000"/>
                <w:kern w:val="0"/>
                <w:sz w:val="22"/>
                <w:szCs w:val="22"/>
              </w:rPr>
            </w:pPr>
            <w:r>
              <w:rPr>
                <w:rFonts w:ascii="仿宋" w:hAnsi="仿宋" w:eastAsia="仿宋" w:cs="宋体"/>
                <w:b/>
                <w:bCs/>
                <w:color w:val="000000"/>
                <w:kern w:val="0"/>
                <w:sz w:val="22"/>
                <w:szCs w:val="22"/>
              </w:rPr>
              <w:t>2.4%</w:t>
            </w:r>
          </w:p>
        </w:tc>
        <w:tc>
          <w:tcPr>
            <w:tcW w:w="1272" w:type="dxa"/>
            <w:tcBorders>
              <w:top w:val="single" w:color="000000" w:sz="4" w:space="0"/>
              <w:left w:val="single" w:color="000000" w:sz="4" w:space="0"/>
              <w:bottom w:val="single" w:color="000000" w:sz="4" w:space="0"/>
              <w:right w:val="single" w:color="000000" w:sz="4" w:space="0"/>
            </w:tcBorders>
            <w:noWrap/>
            <w:vAlign w:val="center"/>
          </w:tcPr>
          <w:p w14:paraId="2FCA8C20">
            <w:pPr>
              <w:widowControl/>
              <w:spacing w:line="240" w:lineRule="auto"/>
              <w:jc w:val="center"/>
              <w:rPr>
                <w:rFonts w:ascii="仿宋" w:hAnsi="仿宋" w:eastAsia="仿宋" w:cs="宋体"/>
                <w:b/>
                <w:bCs/>
                <w:color w:val="000000"/>
                <w:kern w:val="0"/>
                <w:sz w:val="22"/>
                <w:szCs w:val="22"/>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86E73FB">
            <w:pPr>
              <w:widowControl/>
              <w:spacing w:line="240" w:lineRule="auto"/>
              <w:jc w:val="center"/>
              <w:rPr>
                <w:rFonts w:ascii="仿宋" w:hAnsi="仿宋" w:eastAsia="仿宋" w:cs="宋体"/>
                <w:color w:val="000000"/>
                <w:kern w:val="0"/>
                <w:sz w:val="22"/>
                <w:szCs w:val="22"/>
              </w:rPr>
            </w:pPr>
            <w:r>
              <w:rPr>
                <w:rFonts w:ascii="仿宋" w:hAnsi="仿宋" w:eastAsia="仿宋" w:cs="宋体"/>
                <w:color w:val="000000"/>
                <w:kern w:val="0"/>
                <w:sz w:val="22"/>
                <w:szCs w:val="22"/>
              </w:rPr>
              <w:t>-9.5%</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0641B2F">
            <w:pPr>
              <w:widowControl/>
              <w:spacing w:line="240" w:lineRule="auto"/>
              <w:jc w:val="center"/>
              <w:rPr>
                <w:rFonts w:ascii="仿宋" w:hAnsi="仿宋" w:eastAsia="仿宋" w:cs="宋体"/>
                <w:color w:val="000000"/>
                <w:kern w:val="0"/>
                <w:sz w:val="22"/>
                <w:szCs w:val="22"/>
              </w:rPr>
            </w:pPr>
            <w:r>
              <w:rPr>
                <w:rFonts w:ascii="仿宋" w:hAnsi="仿宋" w:eastAsia="仿宋" w:cs="宋体"/>
                <w:color w:val="000000"/>
                <w:kern w:val="0"/>
                <w:sz w:val="22"/>
                <w:szCs w:val="22"/>
              </w:rPr>
              <w:t>0.2%</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B7399FC">
            <w:pPr>
              <w:widowControl/>
              <w:spacing w:line="240" w:lineRule="auto"/>
              <w:jc w:val="center"/>
              <w:rPr>
                <w:rFonts w:ascii="仿宋" w:hAnsi="仿宋" w:eastAsia="仿宋" w:cs="宋体"/>
                <w:color w:val="000000"/>
                <w:kern w:val="0"/>
                <w:sz w:val="22"/>
                <w:szCs w:val="22"/>
              </w:rPr>
            </w:pPr>
            <w:r>
              <w:rPr>
                <w:rFonts w:ascii="仿宋" w:hAnsi="仿宋" w:eastAsia="仿宋" w:cs="宋体"/>
                <w:color w:val="000000"/>
                <w:kern w:val="0"/>
                <w:sz w:val="22"/>
                <w:szCs w:val="22"/>
              </w:rPr>
              <w:t>12.9%</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4CE7566D">
            <w:pPr>
              <w:widowControl/>
              <w:spacing w:line="240" w:lineRule="auto"/>
              <w:jc w:val="center"/>
              <w:rPr>
                <w:rFonts w:ascii="仿宋" w:hAnsi="仿宋" w:eastAsia="仿宋" w:cs="宋体"/>
                <w:color w:val="000000"/>
                <w:kern w:val="0"/>
                <w:sz w:val="22"/>
                <w:szCs w:val="22"/>
              </w:rPr>
            </w:pPr>
            <w:r>
              <w:rPr>
                <w:rFonts w:ascii="仿宋" w:hAnsi="仿宋" w:eastAsia="仿宋" w:cs="宋体"/>
                <w:color w:val="000000"/>
                <w:kern w:val="0"/>
                <w:sz w:val="22"/>
                <w:szCs w:val="22"/>
              </w:rPr>
              <w:t>-2.3%</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1EB736E">
            <w:pPr>
              <w:widowControl/>
              <w:spacing w:line="240" w:lineRule="auto"/>
              <w:jc w:val="center"/>
              <w:rPr>
                <w:rFonts w:ascii="仿宋" w:hAnsi="仿宋" w:eastAsia="仿宋" w:cs="宋体"/>
                <w:color w:val="000000"/>
                <w:kern w:val="0"/>
                <w:sz w:val="22"/>
                <w:szCs w:val="22"/>
              </w:rPr>
            </w:pPr>
            <w:r>
              <w:rPr>
                <w:rFonts w:ascii="仿宋" w:hAnsi="仿宋" w:eastAsia="仿宋" w:cs="宋体"/>
                <w:color w:val="000000"/>
                <w:kern w:val="0"/>
                <w:sz w:val="22"/>
                <w:szCs w:val="22"/>
              </w:rPr>
              <w:t>3.5%</w:t>
            </w:r>
          </w:p>
        </w:tc>
      </w:tr>
    </w:tbl>
    <w:p w14:paraId="013767FD"/>
    <w:p w14:paraId="33C7D61B">
      <w:pPr>
        <w:rPr>
          <w:rFonts w:hint="eastAsia"/>
        </w:rPr>
      </w:pPr>
    </w:p>
    <w:p w14:paraId="139AA3D6"/>
    <w:p w14:paraId="2E8BFE2B"/>
    <w:p w14:paraId="4BA27EA7">
      <w:pPr>
        <w:pStyle w:val="3"/>
        <w:numPr>
          <w:ilvl w:val="1"/>
          <w:numId w:val="0"/>
        </w:numPr>
        <w:ind w:left="576" w:hanging="576"/>
      </w:pPr>
      <w:bookmarkStart w:id="216" w:name="_Toc18204"/>
      <w:bookmarkStart w:id="217" w:name="_Toc26101"/>
      <w:bookmarkStart w:id="218" w:name="_Toc229492065"/>
      <w:bookmarkStart w:id="219" w:name="_Toc16456"/>
      <w:r>
        <w:rPr>
          <w:rFonts w:hint="eastAsia"/>
        </w:rPr>
        <w:t>8.6资金来源</w:t>
      </w:r>
      <w:bookmarkEnd w:id="216"/>
      <w:bookmarkEnd w:id="217"/>
      <w:bookmarkEnd w:id="218"/>
      <w:bookmarkEnd w:id="219"/>
    </w:p>
    <w:p w14:paraId="33E1AE00">
      <w:pPr>
        <w:ind w:firstLine="560" w:firstLineChars="200"/>
        <w:sectPr>
          <w:pgSz w:w="16838" w:h="11906" w:orient="landscape"/>
          <w:pgMar w:top="1800" w:right="1440" w:bottom="1800" w:left="1440" w:header="851" w:footer="992" w:gutter="0"/>
          <w:pgNumType w:fmt="numberInDash"/>
          <w:cols w:space="425" w:num="1"/>
          <w:docGrid w:type="lines" w:linePitch="312" w:charSpace="0"/>
        </w:sectPr>
      </w:pPr>
      <w:bookmarkStart w:id="220" w:name="OLE_LINK1"/>
      <w:r>
        <w:rPr>
          <w:rFonts w:hint="eastAsia"/>
        </w:rPr>
        <w:t>本项目拟通过公司自筹资金的方式满足资金需求。</w:t>
      </w:r>
    </w:p>
    <w:bookmarkEnd w:id="220"/>
    <w:p w14:paraId="73DD0DF7">
      <w:pPr>
        <w:pStyle w:val="2"/>
        <w:numPr>
          <w:ilvl w:val="0"/>
          <w:numId w:val="0"/>
        </w:numPr>
        <w:spacing w:line="480" w:lineRule="exact"/>
      </w:pPr>
      <w:bookmarkStart w:id="221" w:name="_Toc26428"/>
      <w:bookmarkStart w:id="222" w:name="_Toc29906"/>
      <w:bookmarkStart w:id="223" w:name="_Toc18387"/>
      <w:bookmarkStart w:id="224" w:name="_Toc7774"/>
      <w:bookmarkStart w:id="225" w:name="_Toc229492066"/>
      <w:r>
        <w:rPr>
          <w:rFonts w:hint="eastAsia"/>
        </w:rPr>
        <w:t>第九章效益分析</w:t>
      </w:r>
      <w:bookmarkEnd w:id="221"/>
      <w:bookmarkEnd w:id="222"/>
      <w:bookmarkEnd w:id="223"/>
      <w:bookmarkEnd w:id="224"/>
      <w:bookmarkEnd w:id="225"/>
    </w:p>
    <w:p w14:paraId="026DA004">
      <w:pPr>
        <w:pStyle w:val="3"/>
        <w:numPr>
          <w:ilvl w:val="1"/>
          <w:numId w:val="0"/>
        </w:numPr>
        <w:ind w:left="576" w:hanging="576"/>
      </w:pPr>
      <w:bookmarkStart w:id="226" w:name="_Toc229492067"/>
      <w:bookmarkStart w:id="227" w:name="_Toc3369"/>
      <w:bookmarkStart w:id="228" w:name="_Toc424"/>
      <w:bookmarkStart w:id="229" w:name="_Toc21818"/>
      <w:bookmarkStart w:id="230" w:name="_Toc25321"/>
      <w:r>
        <w:rPr>
          <w:rFonts w:hint="eastAsia"/>
        </w:rPr>
        <w:t>9.1经济影响分析</w:t>
      </w:r>
      <w:bookmarkEnd w:id="226"/>
      <w:bookmarkEnd w:id="227"/>
      <w:bookmarkEnd w:id="228"/>
      <w:bookmarkEnd w:id="229"/>
      <w:bookmarkEnd w:id="230"/>
    </w:p>
    <w:p w14:paraId="42A0607E">
      <w:pPr>
        <w:ind w:firstLine="560" w:firstLineChars="200"/>
      </w:pPr>
      <w:r>
        <w:rPr>
          <w:rFonts w:hint="eastAsia"/>
        </w:rPr>
        <w:t>一、完善人工智能业务布局，构建可持续的数字经济新增长极</w:t>
      </w:r>
    </w:p>
    <w:p w14:paraId="1DA28D9B">
      <w:pPr>
        <w:ind w:firstLine="560" w:firstLineChars="200"/>
      </w:pPr>
      <w:r>
        <w:rPr>
          <w:rFonts w:hint="eastAsia"/>
        </w:rPr>
        <w:t>本项目的实施将助力武汉光谷数据产业有限公司（以下简称“光谷数产”）进一步完善“算力+数据+模型+应用”四位一体的人工智能业务体系。通过建设政务操作系统OS、AI能力中台及安全能力中心，光谷数产将具备从底层算力调度到上层智能体应用的全栈服务能力，形成覆盖政务、产业、民生等多领域的AI产品矩阵。这一布局不仅能够有效承接东湖高新区内部数字化需求，更可对外输出标准化、可复用的智能体解决方案，拓展面向其他高新区及城市的业务服务收入。预计项目投产后，光谷数产在AI服务领域的年营业收入将实现快速增长，显著提升企业核心竞争力和市场估值。</w:t>
      </w:r>
    </w:p>
    <w:p w14:paraId="001F36E6">
      <w:pPr>
        <w:ind w:firstLine="560" w:firstLineChars="200"/>
      </w:pPr>
      <w:r>
        <w:rPr>
          <w:rFonts w:hint="eastAsia"/>
        </w:rPr>
        <w:t>二、打造标杆场景应用推广效应，形成可复制的“光谷样板”</w:t>
      </w:r>
    </w:p>
    <w:p w14:paraId="4889C2E3">
      <w:pPr>
        <w:ind w:firstLine="560" w:firstLineChars="200"/>
      </w:pPr>
      <w:r>
        <w:rPr>
          <w:rFonts w:hint="eastAsia"/>
        </w:rPr>
        <w:t>本项目聚焦政务服务与产业经济两大核心场景，率先落地公文写作智能体、智能咨询智能体、产业洞察智能体等典型应用。这些应用经过东湖高新区的实际验证与迭代优化后，将形成一套成熟的技术标准、运营规范与商业模式。光谷数产可依托“光谷样板”的品牌效应，面向全国其他高新区、开发区及智慧城市项目进行整体解决方案的输出与复制，通过技术授权、联合运营、SaaS服务等多种方式实现跨区域业务拓展。预计在项目建成后2-3年内，可形成至少3-5个可对外推广的标准化产品包，带动相关软件销售与技术服务收入，显著放大项目投资回报。</w:t>
      </w:r>
    </w:p>
    <w:p w14:paraId="6806542F">
      <w:pPr>
        <w:ind w:firstLine="560" w:firstLineChars="200"/>
      </w:pPr>
      <w:r>
        <w:rPr>
          <w:rFonts w:hint="eastAsia"/>
        </w:rPr>
        <w:t>三、强化科技创新自主研发，提升核心技术自主可控能力</w:t>
      </w:r>
    </w:p>
    <w:p w14:paraId="55D86F82">
      <w:pPr>
        <w:ind w:firstLine="560" w:firstLineChars="200"/>
      </w:pPr>
      <w:r>
        <w:rPr>
          <w:rFonts w:hint="eastAsia"/>
        </w:rPr>
        <w:t>本项目在政务操作系统OS、智能体安全管理平台、机密计算等关键模块上采用本地部署与自主可控技术路线，推动光谷数产在AI安全、多智能体编排、知识工程等方向形成自主研发成果。通过项目建设，公司将积累一批软件著作权、发明专利及技术标准，提升在人工智能领域的技术壁垒和话语权。自主研发能力的提升不仅有助于降低对外部商业模型的长期依赖和成本支出，还可通过技术授权、专利运营等方式创造额外收益，符合国有企业在关键领域实现自主可控的战略导向。</w:t>
      </w:r>
    </w:p>
    <w:p w14:paraId="6B3A9F4C">
      <w:pPr>
        <w:ind w:firstLine="560" w:firstLineChars="200"/>
      </w:pPr>
      <w:r>
        <w:rPr>
          <w:rFonts w:hint="eastAsia"/>
        </w:rPr>
        <w:t>四、激发数据要素价值，推动数据资产化与合规流通</w:t>
      </w:r>
    </w:p>
    <w:p w14:paraId="42FE14FB">
      <w:pPr>
        <w:ind w:firstLine="560" w:firstLineChars="200"/>
      </w:pPr>
      <w:r>
        <w:rPr>
          <w:rFonts w:hint="eastAsia"/>
        </w:rPr>
        <w:t>本项目将建设高质量产业数据集（企业多维数据库、产业链专题库、政策文件库），并依托政务操作系统OS的数据治理与安全合规能力，实现政务数据与产业数据的融合治理与开放共享。光谷数产作为东湖高新区数据运营的核心主体，可借此探索数据资产化的可行路径：通过数据清洗、标注、脱敏形成标准化数据产品，面向金融机构、咨询机构、科研院所等提供数据服务或数据API调用，创造直接数据服务收入。预计项目运营期内，数据服务相关收入将成为重要的盈利增长点，助力光谷数产从传统信息化建设商向数据运营商转型升级。</w:t>
      </w:r>
    </w:p>
    <w:p w14:paraId="2877AA17">
      <w:pPr>
        <w:pStyle w:val="3"/>
        <w:numPr>
          <w:ilvl w:val="1"/>
          <w:numId w:val="0"/>
        </w:numPr>
        <w:ind w:left="576" w:hanging="576"/>
      </w:pPr>
      <w:bookmarkStart w:id="231" w:name="_Toc32371"/>
      <w:bookmarkStart w:id="232" w:name="_Toc23492"/>
      <w:bookmarkStart w:id="233" w:name="_Toc229492068"/>
      <w:bookmarkStart w:id="234" w:name="_Toc14736"/>
      <w:bookmarkStart w:id="235" w:name="_Toc20572"/>
      <w:r>
        <w:rPr>
          <w:rFonts w:hint="eastAsia"/>
        </w:rPr>
        <w:t>9.2社会影响分析</w:t>
      </w:r>
      <w:bookmarkEnd w:id="231"/>
      <w:bookmarkEnd w:id="232"/>
      <w:bookmarkEnd w:id="233"/>
      <w:bookmarkEnd w:id="234"/>
      <w:bookmarkEnd w:id="235"/>
    </w:p>
    <w:p w14:paraId="11C50415">
      <w:pPr>
        <w:ind w:firstLine="560" w:firstLineChars="200"/>
      </w:pPr>
      <w:r>
        <w:rPr>
          <w:rFonts w:hint="eastAsia"/>
        </w:rPr>
        <w:t>一、提升高新区政务服务效能，增强企业和群众获得感</w:t>
      </w:r>
    </w:p>
    <w:p w14:paraId="4E3A574B">
      <w:pPr>
        <w:ind w:firstLine="560" w:firstLineChars="200"/>
      </w:pPr>
      <w:r>
        <w:rPr>
          <w:rFonts w:hint="eastAsia"/>
        </w:rPr>
        <w:t>本项目建设政务操作系统OS及多场景智能体应用，将直接服务于东湖高新区政务办公与公共服务两大核心领域。通过公文写作智能体、智能咨询智能体等工具，政府工作人员可从重复性、事务性工作中解放出来，办文效率提升，窗口咨询响应时间缩短至秒级，群众办事“边聊边办”成为现实。12345诉求受理智能体可实现诉求自动分类、工单自动生成与状态追踪，减少人工分派环节，提升群众诉求处置效率与满意度。作为项目建设单位，光谷数产将持续优化政务智能体能力，助力高新区打造“办事不求人、审批不见面、服务不打烊”的数字化营商环境标杆，让企业和群众切实享受人工智能带来的便利。</w:t>
      </w:r>
    </w:p>
    <w:p w14:paraId="2F33C4E5">
      <w:pPr>
        <w:ind w:firstLine="560" w:firstLineChars="200"/>
      </w:pPr>
      <w:r>
        <w:rPr>
          <w:rFonts w:hint="eastAsia"/>
        </w:rPr>
        <w:t>二、赋能高新区产业精准治理，优化营商环境</w:t>
      </w:r>
    </w:p>
    <w:p w14:paraId="70154733">
      <w:pPr>
        <w:ind w:firstLine="560" w:firstLineChars="200"/>
      </w:pPr>
      <w:r>
        <w:rPr>
          <w:rFonts w:hint="eastAsia"/>
        </w:rPr>
        <w:t>项目建设的产业洞察与营商环境分析智能体，整合企业多维数据库、产业链专题库及政策文件库，可为高新区投资促进局等部门提供实时的企业画像、产业链全景分析、政策匹配与效果评估等决策支撑。通过对区内重点产业链（光电子信息、生物医药等）上下游环节的动态监测，智能体能够自动识别产业链断点、堵点，辅助精准招商与强链补链。同时，产业洞察智能体可定期生成企业服务、政策兑现等分析报告，帮助管委会及时发现营商环境中存在的短板并针对性改进。光谷数产作为数据运营方，将确保数据源的权威性、及时性和分析模型的科学性，推动高新区产业治理从“经验驱动”向“数据智能驱动”转变，显著提升区域营商环境的透明度和竞争力。</w:t>
      </w:r>
    </w:p>
    <w:p w14:paraId="7B5970B3">
      <w:pPr>
        <w:ind w:firstLine="560" w:firstLineChars="200"/>
      </w:pPr>
      <w:r>
        <w:rPr>
          <w:rFonts w:hint="eastAsia"/>
        </w:rPr>
        <w:t>三、筑牢数据安全与AI安全防线，保障高新区数字治理安全运行</w:t>
      </w:r>
    </w:p>
    <w:p w14:paraId="314588ED">
      <w:pPr>
        <w:ind w:firstLine="560" w:firstLineChars="200"/>
      </w:pPr>
      <w:r>
        <w:rPr>
          <w:rFonts w:hint="eastAsia"/>
        </w:rPr>
        <w:t>本项目专门建设了安全能力中心，包括智能体安全管理平台、大模型应用防火墙（AIFW）、智能体身份与权限管理平台及机密计算等模块。这些安全能力将有效防范大模型应用中可能出现的提示词注入、敏感数据泄露、模型幻觉、权限滥用等风险，确保政务数据和产业数据在全生命周期内的安全合规。特别是在处理企业工商信息、经营风险数据、知识产权等敏感信息时，机密计算可实现数据“可用不可见”，避免数据出境或泄露风险。建立常态化的安全监测、应急响应和合规审计机制，为高新区数字政府建设和企业数字化转型提供可信、可靠的安全底座，切实维护区域数字空间的安全稳定。</w:t>
      </w:r>
    </w:p>
    <w:p w14:paraId="53A2B65A">
      <w:pPr>
        <w:ind w:firstLine="560" w:firstLineChars="200"/>
      </w:pPr>
      <w:r>
        <w:rPr>
          <w:rFonts w:hint="eastAsia"/>
        </w:rPr>
        <w:t>四、促进数据要素规范流通，引领高新区数据价值释放</w:t>
      </w:r>
    </w:p>
    <w:p w14:paraId="243A74C3">
      <w:pPr>
        <w:ind w:firstLine="560" w:firstLineChars="200"/>
      </w:pPr>
      <w:r>
        <w:rPr>
          <w:rFonts w:hint="eastAsia"/>
        </w:rPr>
        <w:t>本项目将建设高质量产业数据集，并依托政务操作系统OS的统一数据治理与安全合规能力，推动高新区政务数据与产业数据的融合治理。光谷数产是数据资产运营的试点单位，可通过数据脱敏、隐私计算等技术手段，在确保安全的前提下，向区内金融机构、咨询机构、科研院所等提供标准化数据产品或数据API服务，支持企业征信、行业研究、市场洞察等应用场景。这有助于激活高新区沉淀的数据资源，探索建立数据要素合规流通的“光谷模式”，为后续参与数据要素市场建设积累宝贵经验。同时，通过数据运营服务，光谷数产可反哺高新区信息化建设投入，形成“以数养数”的可持续发展机制，助力高新区在数据要素市场化配置改革中走在全国前列。</w:t>
      </w:r>
    </w:p>
    <w:p w14:paraId="719E1D0D">
      <w:pPr>
        <w:ind w:firstLine="560" w:firstLineChars="200"/>
      </w:pPr>
      <w:r>
        <w:rPr>
          <w:rFonts w:hint="eastAsia"/>
        </w:rPr>
        <w:t>五、提升高新区整体治理能力现代化水平</w:t>
      </w:r>
    </w:p>
    <w:p w14:paraId="59CD6F1C">
      <w:pPr>
        <w:ind w:firstLine="560" w:firstLineChars="200"/>
      </w:pPr>
      <w:r>
        <w:rPr>
          <w:rFonts w:hint="eastAsia"/>
        </w:rPr>
        <w:t>本项目构建的“统一底座+统一安全+统一编排+多场景智能体”架构，将分散在各个部门的业务系统通过智能体进行能力封装与协同调度。智能分析工具可实时汇聚经济运行、政务服务、城市事件等关键指标，为管委会领导提供可视化、可穿透的决策辅助。智能体之间的协同编排支持跨部门业务流程自动衔接，例如企业政策申报与资金拨付的联动、招商项目落地的全流程跟踪等，大幅减少人工协调成本。光谷数产将通过持续的平台运营与智能体迭代，推动高新区治理模式从“被动响应”向“主动感知、智能预判”演进，为全国高新区治理现代化提供可复制、可推广的“光谷样板”。</w:t>
      </w:r>
    </w:p>
    <w:p w14:paraId="392C7AE3">
      <w:pPr>
        <w:pStyle w:val="2"/>
        <w:numPr>
          <w:ilvl w:val="0"/>
          <w:numId w:val="0"/>
        </w:numPr>
        <w:spacing w:line="480" w:lineRule="exact"/>
      </w:pPr>
      <w:bookmarkStart w:id="236" w:name="_Toc229492069"/>
      <w:bookmarkStart w:id="237" w:name="_Toc13772"/>
      <w:bookmarkStart w:id="238" w:name="_Toc8071"/>
      <w:bookmarkStart w:id="239" w:name="_Toc21383"/>
      <w:bookmarkStart w:id="240" w:name="_Toc29332"/>
      <w:r>
        <w:rPr>
          <w:rFonts w:hint="eastAsia"/>
        </w:rPr>
        <w:t>第十章风险分析与应对措施</w:t>
      </w:r>
      <w:bookmarkEnd w:id="236"/>
      <w:bookmarkEnd w:id="237"/>
      <w:bookmarkEnd w:id="238"/>
      <w:bookmarkEnd w:id="239"/>
      <w:bookmarkEnd w:id="240"/>
    </w:p>
    <w:p w14:paraId="7A7317A6">
      <w:pPr>
        <w:pStyle w:val="3"/>
        <w:numPr>
          <w:ilvl w:val="1"/>
          <w:numId w:val="0"/>
        </w:numPr>
        <w:ind w:left="576" w:hanging="576"/>
      </w:pPr>
      <w:bookmarkStart w:id="241" w:name="_Toc29599"/>
      <w:bookmarkStart w:id="242" w:name="_Toc2506"/>
      <w:bookmarkStart w:id="243" w:name="_Toc12566"/>
      <w:bookmarkStart w:id="244" w:name="_Toc26695"/>
      <w:bookmarkStart w:id="245" w:name="_Toc229492070"/>
      <w:r>
        <w:rPr>
          <w:rFonts w:hint="eastAsia"/>
        </w:rPr>
        <w:t>10.1风险识别与评价</w:t>
      </w:r>
      <w:bookmarkEnd w:id="241"/>
      <w:bookmarkEnd w:id="242"/>
      <w:bookmarkEnd w:id="243"/>
      <w:bookmarkEnd w:id="244"/>
      <w:bookmarkEnd w:id="245"/>
    </w:p>
    <w:p w14:paraId="2C5F3C8F">
      <w:pPr>
        <w:numPr>
          <w:ilvl w:val="0"/>
          <w:numId w:val="16"/>
        </w:numPr>
      </w:pPr>
      <w:r>
        <w:rPr>
          <w:rFonts w:hint="eastAsia"/>
        </w:rPr>
        <w:t>核心风险识别</w:t>
      </w:r>
    </w:p>
    <w:p w14:paraId="5CA2FA29">
      <w:pPr>
        <w:ind w:firstLine="560" w:firstLineChars="200"/>
      </w:pPr>
      <w:r>
        <w:rPr>
          <w:rFonts w:hint="eastAsia"/>
        </w:rPr>
        <w:t>结合项目建设内容与实施特点，识别项目核心风险如下：</w:t>
      </w:r>
    </w:p>
    <w:p w14:paraId="7363EA48">
      <w:pPr>
        <w:numPr>
          <w:ilvl w:val="0"/>
          <w:numId w:val="17"/>
        </w:numPr>
        <w:wordWrap w:val="0"/>
        <w:ind w:left="0" w:firstLine="425"/>
      </w:pPr>
      <w:r>
        <w:rPr>
          <w:rFonts w:hint="eastAsia"/>
        </w:rPr>
        <w:t>技术风险</w:t>
      </w:r>
    </w:p>
    <w:p w14:paraId="5B1FC1DE">
      <w:pPr>
        <w:ind w:firstLine="560" w:firstLineChars="200"/>
      </w:pPr>
      <w:r>
        <w:rPr>
          <w:rFonts w:hint="eastAsia"/>
        </w:rPr>
        <w:t>技术更新换代快：算力技术和大模型算法处于快速发展阶段，如果项目团队不能及时跟进前沿技术，持续优化和升级项目技术架构，可能导致项目技术落后于竞争对手，提供的服务无法满足客户日益增长的性能和功能需求，影响项目的市场份额和可持续发展能力。技术集成难度大：项目需要整合多种技术，如云计算、大数据处理、人工智能算法、高性能计算等，如果技术集成过程中出现兼容性问题、接口不匹配等情况，可能导致系统不稳定或部分功能无法实现，增加项目开发成本和时间成本。这些技术的未来发展前景，在某种程度上很难预测，规避风险很难，无论是哪一个政府部门和企业都无法从根本上解决。</w:t>
      </w:r>
    </w:p>
    <w:p w14:paraId="6C5D4946">
      <w:pPr>
        <w:numPr>
          <w:ilvl w:val="0"/>
          <w:numId w:val="17"/>
        </w:numPr>
        <w:wordWrap w:val="0"/>
        <w:ind w:left="0" w:firstLine="425"/>
      </w:pPr>
      <w:r>
        <w:rPr>
          <w:rFonts w:hint="eastAsia"/>
        </w:rPr>
        <w:t>管理风险</w:t>
      </w:r>
    </w:p>
    <w:p w14:paraId="51D0E449">
      <w:pPr>
        <w:ind w:firstLine="560" w:firstLineChars="200"/>
      </w:pPr>
      <w:r>
        <w:rPr>
          <w:rFonts w:hint="eastAsia"/>
        </w:rPr>
        <w:t>项目实施单位的项目管理能力是项目实施过程中系统质量的重要因素。如果实施方没有建立起统筹管理和控制、分任务的管理和控制，对于项目实施的质量都存在风险。工程管理风险指的是在项目建设过程中出现工期超时、预算超支或质量达不到要求的风险。</w:t>
      </w:r>
    </w:p>
    <w:p w14:paraId="55D2A70D">
      <w:pPr>
        <w:numPr>
          <w:ilvl w:val="0"/>
          <w:numId w:val="17"/>
        </w:numPr>
        <w:wordWrap w:val="0"/>
        <w:ind w:left="0" w:firstLine="425"/>
      </w:pPr>
      <w:r>
        <w:rPr>
          <w:rFonts w:hint="eastAsia"/>
        </w:rPr>
        <w:t>实施风险</w:t>
      </w:r>
    </w:p>
    <w:p w14:paraId="0D5F7218">
      <w:pPr>
        <w:ind w:firstLine="560" w:firstLineChars="200"/>
      </w:pPr>
      <w:r>
        <w:rPr>
          <w:rFonts w:hint="eastAsia"/>
        </w:rPr>
        <w:t>本项目涉及调研、设计、建设实施等每个项目建设过程中，需要各相关单位之间进行充分的沟通。如何在项目建设过程中协调所有单位，使得项目顺利完成，存在一定的组织风险。在项目建设完成之后，除了日常的使用，还要对系统进行维护，对数据进行更新和维护，相关过程中也涉及多个单位，在系统使用和维护过程中也存在一定的组织风险。</w:t>
      </w:r>
    </w:p>
    <w:p w14:paraId="21A8CA6D">
      <w:pPr>
        <w:numPr>
          <w:ilvl w:val="0"/>
          <w:numId w:val="17"/>
        </w:numPr>
        <w:wordWrap w:val="0"/>
        <w:ind w:left="0" w:firstLine="425"/>
      </w:pPr>
      <w:r>
        <w:rPr>
          <w:rFonts w:hint="eastAsia"/>
        </w:rPr>
        <w:t>资金风险</w:t>
      </w:r>
    </w:p>
    <w:p w14:paraId="636A8AEB">
      <w:pPr>
        <w:ind w:firstLine="560" w:firstLineChars="200"/>
      </w:pPr>
      <w:r>
        <w:rPr>
          <w:rFonts w:hint="eastAsia"/>
        </w:rPr>
        <w:t>本项目建设需要一定的资金投入。项目建设的各个环节紧密相关，需要保证资金投入，任何一个环节的资金提供出现短缺、拖延等问题，都会对项目的顺利建设产生影响。因此，资金的及时到位是保证项目顺利完成的重要条件，也是保证项目建设能获得预期收益的重要条件。项目建设的投资风险主要有资金风险、利率风险和信贷风险。合理安排政府资源和社会资源配置，是规避投资风险的有效手段。</w:t>
      </w:r>
    </w:p>
    <w:p w14:paraId="0960329D">
      <w:pPr>
        <w:pStyle w:val="3"/>
        <w:numPr>
          <w:ilvl w:val="1"/>
          <w:numId w:val="0"/>
        </w:numPr>
        <w:ind w:left="576" w:hanging="576"/>
      </w:pPr>
      <w:bookmarkStart w:id="246" w:name="_Toc10427"/>
      <w:bookmarkStart w:id="247" w:name="_Toc229492071"/>
      <w:bookmarkStart w:id="248" w:name="_Toc27786"/>
      <w:bookmarkStart w:id="249" w:name="_Toc28753"/>
      <w:bookmarkStart w:id="250" w:name="_Toc21058"/>
      <w:r>
        <w:rPr>
          <w:rFonts w:hint="eastAsia"/>
        </w:rPr>
        <w:t>10.2风险管控方案</w:t>
      </w:r>
      <w:bookmarkEnd w:id="246"/>
      <w:bookmarkEnd w:id="247"/>
      <w:bookmarkEnd w:id="248"/>
      <w:bookmarkEnd w:id="249"/>
      <w:bookmarkEnd w:id="250"/>
    </w:p>
    <w:p w14:paraId="4A827153">
      <w:pPr>
        <w:wordWrap w:val="0"/>
        <w:ind w:firstLine="560" w:firstLineChars="200"/>
      </w:pPr>
      <w:r>
        <w:rPr>
          <w:rFonts w:hint="eastAsia"/>
        </w:rPr>
        <w:t>1、技术风险对策</w:t>
      </w:r>
    </w:p>
    <w:p w14:paraId="09425127">
      <w:pPr>
        <w:ind w:firstLine="560" w:firstLineChars="200"/>
      </w:pPr>
      <w:r>
        <w:rPr>
          <w:rFonts w:hint="eastAsia"/>
        </w:rPr>
        <w:t>为了降低项目建设内容复杂性对项目实施造成的风险，应选择具有相关项目实施经验的承建单位和项目经理，减少项目实施风险，同时应选择具有相关监理经验的项目监理公司，协助做好项目管理工作。项目组一定要本着项目的实际要求，坚持技术的先进性和稳定性相结合，选用合适、成熟的技术，千万不要无视项目的实际情况而选用一些虽然先进但并非项目所必需且自己又不熟悉的技术。如果项目所要求的技术项目成员不具备或掌握不够，则需要重点关注该风险因素。在项目设计中，要加大对新技术的研究力度，同时充分评估和论证各种技术框架的先进性、成熟性和安全性，有效平衡技术选择的先进性和成熟性，确定技术路线，降低技术风险。</w:t>
      </w:r>
    </w:p>
    <w:p w14:paraId="502FEA08">
      <w:pPr>
        <w:wordWrap w:val="0"/>
        <w:ind w:firstLine="560" w:firstLineChars="200"/>
      </w:pPr>
      <w:r>
        <w:rPr>
          <w:rFonts w:hint="eastAsia"/>
        </w:rPr>
        <w:t>2、管理风险对策</w:t>
      </w:r>
    </w:p>
    <w:p w14:paraId="59321CD5">
      <w:pPr>
        <w:ind w:firstLine="560" w:firstLineChars="200"/>
      </w:pPr>
      <w:r>
        <w:rPr>
          <w:rFonts w:hint="eastAsia"/>
        </w:rPr>
        <w:t>在项目建设过程中做好项目计划（应将项目沟通计划纳入项目计划中），及时沟通协调项目各方，加强监控和督促，保障项目实施按计划顺利进行。为了规避项目实施中的管理风险，充分考虑本项目实际情况，如数据资源需求、资源限制、项目总工期限制等因素，参考同类项目实施的经验，制定切合实际的详细的项目基准计划，制定详细的项目实施方案。同时在项目实施过程中，根据基准计划采取有效措施对项目进行“三控两管一协调”，采用监理例会、专题会议、电话、邮件等方式及时沟通项目各方，加强项目的质量、进度、投资等要素的监控。对于项目实施中出现的非预期情况进行分析，尽快采取恰当的措施进行处理，特别对于变更（项目范围变更、需求变更、方案变更、工期变更等等），应建立完善的变更管理和配置管理程序，确保项目始终处在受控状态。在项目实施前期，要选择经验丰富的实施负责人，合理、明确制定项目的工作计划落实项目管理的人员和职责，建立项目实施负责人、各项任务负责人的长效沟通机制，同时加强对实施方的过程监督管理，在项目实施过程中及时发现问题、解决问题，降低项目管理风险。在项目管理过程中，将风险计划列入项目计划中，及时动态识别项目风险，定期评估已识别的风险清单和风险应对措施，并建立相应的管理储备以应对未识别出的风险。</w:t>
      </w:r>
    </w:p>
    <w:p w14:paraId="7288EEBE">
      <w:pPr>
        <w:wordWrap w:val="0"/>
        <w:ind w:firstLine="560" w:firstLineChars="200"/>
      </w:pPr>
      <w:r>
        <w:rPr>
          <w:rFonts w:hint="eastAsia"/>
        </w:rPr>
        <w:t>3、实施风险对策</w:t>
      </w:r>
    </w:p>
    <w:p w14:paraId="0A3BE749">
      <w:pPr>
        <w:ind w:firstLine="560" w:firstLineChars="200"/>
      </w:pPr>
      <w:r>
        <w:rPr>
          <w:rFonts w:hint="eastAsia"/>
        </w:rPr>
        <w:t>在系统设计的过程中，以保障稳定科学为原则，继续选用成熟可靠的技术，保障系统成熟度。注重信息安全和系统安全建设力度，同时加强安全意识、安全制度建设，建立故障预警和应急响应机制，确保系统安全稳定运行。加强业务管理规范和业务流程优化设计，将管理模式转变与信息化建设融合起来，促进系统的一体化设计和建设。建立冗余基础设施：采用双路供电、备用网络线路等冗余设计，确保关键基础设施的可靠性和稳定性，当主系统出现故障时，备用系统能够及时接管，保障算力服务的持续供应。同时，定期对基础设施进行维护、检测和演练，及时发现并排除潜在故障隐患，提高系统的可用性。强化数据安全管理：建立完善的数据安全防护体系，包括数据加密、访问控制、入侵检测与防范、数据备份与恢复等措施，确保数据在存储、传输和处理过程中的安全性。加强员工数据安全培训，提高员工的数据安全意识和操作规范，防止因人为因素导致的数据泄露风险。此外，定期进行数据安全评估和审计，及时发现并修复安全漏洞，确保数据安全防护体系的有效性。</w:t>
      </w:r>
    </w:p>
    <w:p w14:paraId="3724A387">
      <w:pPr>
        <w:wordWrap w:val="0"/>
        <w:ind w:firstLine="560" w:firstLineChars="200"/>
      </w:pPr>
      <w:r>
        <w:rPr>
          <w:rFonts w:hint="eastAsia"/>
        </w:rPr>
        <w:t>4、资金风险对策</w:t>
      </w:r>
    </w:p>
    <w:p w14:paraId="13A23AE0">
      <w:pPr>
        <w:ind w:firstLine="560" w:firstLineChars="200"/>
      </w:pPr>
      <w:r>
        <w:rPr>
          <w:rFonts w:hint="eastAsia"/>
        </w:rPr>
        <w:t>资金及时到位是项目建设按期完成的重要条件之一。对于承建单位，一方面要控制需求，另一方面要优化开发或创新管理，尽量降低人工成本。如果确因客观原因造成超估算，应相互协商，从其他经费中协调，或追加估算。预防投资风险，要严格按照项目决策程序，提高科学决策水平，积极引进财经专业智库，促进产、研、学的有机协同，以保项目建设。</w:t>
      </w:r>
    </w:p>
    <w:p w14:paraId="51B96C21">
      <w:pPr>
        <w:pStyle w:val="3"/>
        <w:numPr>
          <w:ilvl w:val="1"/>
          <w:numId w:val="0"/>
        </w:numPr>
        <w:ind w:left="576" w:hanging="576"/>
      </w:pPr>
      <w:bookmarkStart w:id="251" w:name="_Toc23590"/>
      <w:bookmarkStart w:id="252" w:name="_Toc229492072"/>
      <w:bookmarkStart w:id="253" w:name="_Toc91"/>
      <w:bookmarkStart w:id="254" w:name="_Toc29309"/>
      <w:bookmarkStart w:id="255" w:name="_Toc26642"/>
      <w:r>
        <w:rPr>
          <w:rFonts w:hint="eastAsia"/>
        </w:rPr>
        <w:t>10.3风险应急预案</w:t>
      </w:r>
      <w:bookmarkEnd w:id="251"/>
      <w:bookmarkEnd w:id="252"/>
      <w:bookmarkEnd w:id="253"/>
      <w:bookmarkEnd w:id="254"/>
      <w:bookmarkEnd w:id="255"/>
    </w:p>
    <w:p w14:paraId="51761623">
      <w:pPr>
        <w:ind w:firstLine="560" w:firstLineChars="200"/>
      </w:pPr>
      <w:r>
        <w:rPr>
          <w:rFonts w:hint="eastAsia"/>
        </w:rPr>
        <w:t>本预案是根据国家有关法规和政策，结合信息系统建设和运行情况，重点针对可发生的重大突发事件编制的，包括总则、组织指挥体系及职责、预警和预防机制、应急处理程序、保障措施等，其中明确规定了在发生信息系统突发事件情况下，信息系统管理人员的相关职能和工作方法，具有一定的指导性和可操作性。</w:t>
      </w:r>
    </w:p>
    <w:p w14:paraId="3A3C28FD">
      <w:pPr>
        <w:ind w:firstLine="560" w:firstLineChars="200"/>
      </w:pPr>
      <w:r>
        <w:rPr>
          <w:rFonts w:hint="eastAsia"/>
        </w:rPr>
        <w:t>一、总则</w:t>
      </w:r>
    </w:p>
    <w:p w14:paraId="30FD3772">
      <w:pPr>
        <w:ind w:firstLine="560" w:firstLineChars="200"/>
      </w:pPr>
      <w:r>
        <w:rPr>
          <w:rFonts w:hint="eastAsia"/>
        </w:rPr>
        <w:t>（一）目的：为科学应对信息系统突发事件，建立健全信息系统的应急响应机制，有效预防、及时控制和最大限度地消除各类突发事件的危害和影响，制订本应急预案。</w:t>
      </w:r>
    </w:p>
    <w:p w14:paraId="7D44D977">
      <w:pPr>
        <w:ind w:firstLine="560" w:firstLineChars="200"/>
      </w:pPr>
      <w:r>
        <w:rPr>
          <w:rFonts w:hint="eastAsia"/>
        </w:rPr>
        <w:t>（二）工作原则：1.统一领导遇到重大信息系统异常情况，应及时向有关领导报告，以便于统一调度、减少损失。2.综合协调明确综合协调的职能机构和人员，做到职能间的相互衔接。3.重点突出应急处理的重点放在运行着重要业务系统或可能导致严重事故后果的关键信息系统上4.及时反应，积极应对出现信息系统故障时，信息系统维护人员应及时发现、及时报告、及时抢修、及时控制，积极对信息系统突发事件进行防范、监测、预警、报告、响应。5.快速恢复信息系统管理人员在坚持快速恢复系统的原则下，根据职责分工，加强团结协作，必要情况下与设备供应商以及系统集成商共同谋求问题的快速解决。6.防范为主，加强监控经常性地做好应对信息系统突发事件的思想准备、预案准备、机制准备和工作准备，提高基础设备和重要信息系统的综合保障水平。加强对信息系统应用的日常监视，及时发现信息系统突发性事件并采取有效措施，迅速控制事件影响范围，力争将损失降到最低程度。</w:t>
      </w:r>
    </w:p>
    <w:p w14:paraId="5557AE41">
      <w:pPr>
        <w:ind w:firstLine="560" w:firstLineChars="200"/>
      </w:pPr>
      <w:r>
        <w:rPr>
          <w:rFonts w:hint="eastAsia"/>
        </w:rPr>
        <w:t>二、应急工作小组机构及职责</w:t>
      </w:r>
    </w:p>
    <w:p w14:paraId="1FC4CF8D">
      <w:pPr>
        <w:ind w:firstLine="560" w:firstLineChars="200"/>
      </w:pPr>
      <w:r>
        <w:rPr>
          <w:rFonts w:hint="eastAsia"/>
        </w:rPr>
        <w:t>在信息系统事件的处理中，一个组织良好、职责明确、科学管理的应急队伍是成功的关键。组织机构的成立对于事件的响应、决策、恢复，防止类似事件的发生都具有重要意义。结合信息系统的实际情况，将有关应急人员的角色和职责进行了明确的划分。</w:t>
      </w:r>
    </w:p>
    <w:p w14:paraId="5C5B2931">
      <w:pPr>
        <w:ind w:firstLine="560" w:firstLineChars="200"/>
      </w:pPr>
      <w:r>
        <w:rPr>
          <w:rFonts w:hint="eastAsia"/>
        </w:rPr>
        <w:t>1、应急处理领导小组：及时掌握信息系统故障事件的发展动态，向上级部门报告事件动态；对有关事项做出重大决策；启动应急预案；组织和调度必要的人、财、物等资源。</w:t>
      </w:r>
    </w:p>
    <w:p w14:paraId="304815E4">
      <w:pPr>
        <w:ind w:firstLine="560" w:firstLineChars="200"/>
      </w:pPr>
      <w:r>
        <w:rPr>
          <w:rFonts w:hint="eastAsia"/>
        </w:rPr>
        <w:t>2、应急处理工作小组：负责定期了解外部支持人员的变动情况，及时更新其技术人员及联系方式等信息；快速响应信息系统发现的故障事件、业务部门对信息系统故障的申告；执行信息系统故障的诊断、排查和恢复操作；定期通过设备监控软件、系统运行报告等工具对信息系统的使用情况进行分析，尽早发现信息系统的异常状况，排除信息系统的隐患。</w:t>
      </w:r>
    </w:p>
    <w:p w14:paraId="587CA48B">
      <w:pPr>
        <w:ind w:firstLine="560" w:firstLineChars="200"/>
      </w:pPr>
      <w:r>
        <w:rPr>
          <w:rFonts w:hint="eastAsia"/>
        </w:rPr>
        <w:t>3.外部支持人员：包括电信运营商、设备供应商以及系统集成商。负责事先向负责科室提供紧急情况下的应急技术方案和应急技术支援体系；积极配合项目运营中心应急人员进行故障处理。</w:t>
      </w:r>
    </w:p>
    <w:p w14:paraId="40C144BC">
      <w:pPr>
        <w:ind w:firstLine="560" w:firstLineChars="200"/>
      </w:pPr>
      <w:r>
        <w:rPr>
          <w:rFonts w:hint="eastAsia"/>
        </w:rPr>
        <w:t>三、预警和预防机制</w:t>
      </w:r>
    </w:p>
    <w:p w14:paraId="5176AAC6">
      <w:pPr>
        <w:ind w:firstLine="560" w:firstLineChars="200"/>
      </w:pPr>
      <w:r>
        <w:rPr>
          <w:rFonts w:hint="eastAsia"/>
        </w:rPr>
        <w:t>（一）信息系统监测及报告：1.信息系统的日常管理和维护信息系统的日常管理和维护应加强信息系统应用的监测、分析和预警工作。2.建立信息系统故障事故报告制度发生信息系统故障时，值班人员应当立即向应急处理小组领导报告，并及时进行故障处理、调查核实、保存相关证据等。</w:t>
      </w:r>
    </w:p>
    <w:p w14:paraId="50825CE6">
      <w:pPr>
        <w:ind w:firstLine="560" w:firstLineChars="200"/>
      </w:pPr>
      <w:r>
        <w:rPr>
          <w:rFonts w:hint="eastAsia"/>
        </w:rPr>
        <w:t>（二）预警：在接到突发事件报告后，应当经初步核实之后，将有关情况及时向应急处理小组领导报告，进一步进行情况综合，研究分析可能造成损害的程度，提出初步行动对策。由上级领导视情况紧急程度召集协调会，决策行动方案，发布指示和实施命令等。</w:t>
      </w:r>
    </w:p>
    <w:p w14:paraId="3432BDC5">
      <w:pPr>
        <w:ind w:firstLine="560" w:firstLineChars="200"/>
      </w:pPr>
      <w:r>
        <w:rPr>
          <w:rFonts w:hint="eastAsia"/>
        </w:rPr>
        <w:t>（三）预警支持系统：应建立和完善信息监测、消息传递和指挥决策支持系统，保证突发事件处理过程中的资源共享、运转正常、指挥有力。</w:t>
      </w:r>
    </w:p>
    <w:p w14:paraId="19A6FCB8">
      <w:pPr>
        <w:ind w:firstLine="560" w:firstLineChars="200"/>
      </w:pPr>
      <w:r>
        <w:rPr>
          <w:rFonts w:hint="eastAsia"/>
        </w:rPr>
        <w:t>（四）预防机制：各业务信息系统和重要信息系统建设要充分考虑抗毁性与灾难恢复，制定并不断完善应急处理预案。针对基础信息信息系统的突发性、大规模异常事件，各相关部门建立制度化、程序化的处理流程。</w:t>
      </w:r>
    </w:p>
    <w:p w14:paraId="3639E3A1">
      <w:pPr>
        <w:ind w:firstLine="560" w:firstLineChars="200"/>
      </w:pPr>
      <w:r>
        <w:rPr>
          <w:rFonts w:hint="eastAsia"/>
        </w:rPr>
        <w:t>四、应急处理程序</w:t>
      </w:r>
    </w:p>
    <w:p w14:paraId="65DE6796">
      <w:pPr>
        <w:ind w:firstLine="560" w:firstLineChars="200"/>
      </w:pPr>
      <w:r>
        <w:rPr>
          <w:rFonts w:hint="eastAsia"/>
        </w:rPr>
        <w:t>（一）信息系统突发事件分类分级的说明根据业务信息系统突发事件的发生原因、性质和机理，业务信息系统突发事件主要分为以下三类:1.攻击类事件：指信息系统因计算机病毒感染、非法入侵等导致业务中断、系统宕机、信息系统瘫痪等情况。2.故障类事件：指信息系统因计算机软硬件故障、停电、人为误操作等导致业务中断、系统宕机、信息系统瘫痪等情况。3.灾害类事件：指因爆炸、火灾、雷击、地震、台风等外力因素导致信息系统损毁，造成业务中断、系统宕机、信息系统瘫痪等情况。</w:t>
      </w:r>
    </w:p>
    <w:p w14:paraId="2038C601">
      <w:pPr>
        <w:ind w:firstLine="560" w:firstLineChars="200"/>
      </w:pPr>
      <w:r>
        <w:rPr>
          <w:rFonts w:hint="eastAsia"/>
        </w:rPr>
        <w:t>按照突发事件的性质、严重程度、可控性和影响范围，将其分为一般故障、严重故障、重大故障、特级故障四级。1.一般故障信息系统中单个系统故障，但未影响业务系统运行，也未造成社会影响或经济损失的突发事件。2.严重故障信息系统中单个节点故障导致业务中断，可能造成较大业务影响或较大经济损失的突发事件。3.重大故障信息系统中多个节点或骨干节点故障引起的多个业务系统长时间中断，可能造成重大社会影响和巨大经济损失的突发事件。4.特级故障特指发生不可预见的灾难性事故，如火灾、水灾和地震等。</w:t>
      </w:r>
    </w:p>
    <w:p w14:paraId="3D10C60B">
      <w:pPr>
        <w:ind w:firstLine="560" w:firstLineChars="200"/>
      </w:pPr>
      <w:r>
        <w:rPr>
          <w:rFonts w:hint="eastAsia"/>
        </w:rPr>
        <w:t>（二）信息系统应急预案启动根据以上定义的故障分级，当信息系统事件的要素满足启动应急预案要求时，进入相应的应急启动流程。（1）应急处理工作小组从业务人员或值班人员的故障申告、信息系统监控报告的故障告警中得知信息系统异常事件后，应在第一时间赶赴信息系统故障现场。（2）应急处理工作小组针对信息系统事件做出初步的分析判断。若是电源接触不好、物理连线松动或者能在最短时间内自行解决的信息系统问题，及时按照有关操作规程进行。</w:t>
      </w:r>
    </w:p>
    <w:p w14:paraId="478A57E2">
      <w:pPr>
        <w:pStyle w:val="2"/>
        <w:numPr>
          <w:ilvl w:val="0"/>
          <w:numId w:val="0"/>
        </w:numPr>
        <w:spacing w:line="480" w:lineRule="exact"/>
      </w:pPr>
      <w:bookmarkStart w:id="256" w:name="_Toc30367"/>
      <w:bookmarkStart w:id="257" w:name="_Toc229492073"/>
      <w:bookmarkStart w:id="258" w:name="_Toc26688"/>
      <w:bookmarkStart w:id="259" w:name="_Toc11331"/>
      <w:bookmarkStart w:id="260" w:name="_Toc25435"/>
      <w:r>
        <w:rPr>
          <w:rFonts w:hint="eastAsia"/>
        </w:rPr>
        <w:t>第十一章结论与建议</w:t>
      </w:r>
      <w:bookmarkEnd w:id="256"/>
      <w:bookmarkEnd w:id="257"/>
      <w:bookmarkEnd w:id="258"/>
      <w:bookmarkEnd w:id="259"/>
      <w:bookmarkEnd w:id="260"/>
    </w:p>
    <w:p w14:paraId="215A424F">
      <w:pPr>
        <w:pStyle w:val="3"/>
        <w:numPr>
          <w:ilvl w:val="1"/>
          <w:numId w:val="0"/>
        </w:numPr>
        <w:ind w:left="576" w:hanging="576"/>
      </w:pPr>
      <w:bookmarkStart w:id="261" w:name="_Toc5051"/>
      <w:bookmarkStart w:id="262" w:name="_Toc3062"/>
      <w:bookmarkStart w:id="263" w:name="_Toc229492074"/>
      <w:bookmarkStart w:id="264" w:name="_Toc5231"/>
      <w:bookmarkStart w:id="265" w:name="_Toc326"/>
      <w:r>
        <w:rPr>
          <w:rFonts w:hint="eastAsia"/>
        </w:rPr>
        <w:t>11.1主要研究结论</w:t>
      </w:r>
      <w:bookmarkEnd w:id="261"/>
      <w:bookmarkEnd w:id="262"/>
      <w:bookmarkEnd w:id="263"/>
      <w:bookmarkEnd w:id="264"/>
      <w:bookmarkEnd w:id="265"/>
    </w:p>
    <w:p w14:paraId="1EAE95EF">
      <w:pPr>
        <w:ind w:firstLine="560" w:firstLineChars="200"/>
      </w:pPr>
      <w:r>
        <w:rPr>
          <w:rFonts w:hint="eastAsia"/>
        </w:rPr>
        <w:t>本研究围绕东湖高新区“AI光谷智能体平台”项目的建设目标与路径，得出以下主要结论：</w:t>
      </w:r>
    </w:p>
    <w:p w14:paraId="2ABAC55F">
      <w:pPr>
        <w:ind w:firstLine="560" w:firstLineChars="200"/>
      </w:pPr>
      <w:r>
        <w:rPr>
          <w:rFonts w:hint="eastAsia"/>
        </w:rPr>
        <w:t>第一，政务操作系统OS底座是实现智能化代际跃迁的关键支点。项目提出的“统一底座+统一安全+统一编排+多场景智能体”架构，突破了传统政务平台仅提供零散应用支撑的局限，首次将操作系统级的中枢能力引入政府治理领域。通过大模型技术驱动的公共服务人工智能操作系统，能够实现跨部门、跨层级、跨业务的资源统一调度与智能协同，为政务服务提效、城市治理精细化和产业发展精准化提供了坚实的数字基座。</w:t>
      </w:r>
    </w:p>
    <w:p w14:paraId="5A32954B">
      <w:pPr>
        <w:ind w:firstLine="560" w:firstLineChars="200"/>
      </w:pPr>
      <w:r>
        <w:rPr>
          <w:rFonts w:hint="eastAsia"/>
        </w:rPr>
        <w:t>第二，多场景智能体体系具备高复用性与强扩展能力。基于统一底座的智能体编排引擎，可针对政务服务（如智能审批、政策咨询）、城市治理（如事件感知、应急调度）、产业发展（如企业画像、产业链分析）等不同场景，快速构建并部署专属智能体。各智能体共享底座的算力、数据、模型与安全能力，既避免了重复建设，又能灵活响应多样化需求，形成“一次建设、全域赋能”的集约化效应。</w:t>
      </w:r>
    </w:p>
    <w:p w14:paraId="61963888">
      <w:pPr>
        <w:ind w:firstLine="560" w:firstLineChars="200"/>
      </w:pPr>
      <w:r>
        <w:rPr>
          <w:rFonts w:hint="eastAsia"/>
        </w:rPr>
        <w:t>第三，本项目具备全国示范与复制推广的显著价值。东湖高新区作为首批国家级高新区和自主创新示范区，其率先落地政务操作系统OS底座并实现“平台级支撑”向“体系化操作系统赋能”的跃迁，将为全国其他高新区及城市提供可参照的技术架构、建设标准与运营模式。项目验证成功后，有望成为国家“人工智能+”行动在数字政府领域的最佳实践样板，推动我国政务智能化从“盆景”走向“风景”。</w:t>
      </w:r>
    </w:p>
    <w:p w14:paraId="5B03B4E3">
      <w:pPr>
        <w:pStyle w:val="3"/>
        <w:numPr>
          <w:ilvl w:val="1"/>
          <w:numId w:val="0"/>
        </w:numPr>
        <w:ind w:left="576" w:hanging="576"/>
      </w:pPr>
      <w:bookmarkStart w:id="266" w:name="_Toc229492075"/>
      <w:bookmarkStart w:id="267" w:name="_Toc26210"/>
      <w:bookmarkStart w:id="268" w:name="_Toc13207"/>
      <w:bookmarkStart w:id="269" w:name="_Toc10324"/>
      <w:bookmarkStart w:id="270" w:name="_Toc22799"/>
      <w:r>
        <w:rPr>
          <w:rFonts w:hint="eastAsia"/>
        </w:rPr>
        <w:t>11.2问题与建议</w:t>
      </w:r>
      <w:bookmarkEnd w:id="266"/>
      <w:bookmarkEnd w:id="267"/>
      <w:bookmarkEnd w:id="268"/>
      <w:bookmarkEnd w:id="269"/>
      <w:bookmarkEnd w:id="270"/>
    </w:p>
    <w:p w14:paraId="383F4F7E">
      <w:pPr>
        <w:ind w:firstLine="560" w:firstLineChars="200"/>
      </w:pPr>
      <w:r>
        <w:rPr>
          <w:rFonts w:hint="eastAsia"/>
        </w:rPr>
        <w:t>尽管本项目方向明确、基础扎实，但在实际推进过程中仍面临若干潜在挑战，需重点关注并加以解决：</w:t>
      </w:r>
    </w:p>
    <w:p w14:paraId="6FD9653E">
      <w:pPr>
        <w:ind w:firstLine="560" w:firstLineChars="200"/>
      </w:pPr>
      <w:r>
        <w:rPr>
          <w:rFonts w:hint="eastAsia"/>
        </w:rPr>
        <w:t>问题一：跨部门数据融合与安全合规的张力。政务操作系统OS底座需要整合来自不同委办局的数据，而当前各部门数据格式、接口标准、安全等级不一，数据孤岛现象依然存在。同时，大模型应用带来的数据隐私、模型可解释性、算法偏见等风险，对统一安全体系提出了更高要求。</w:t>
      </w:r>
    </w:p>
    <w:p w14:paraId="020DFEE0">
      <w:pPr>
        <w:ind w:firstLine="560" w:firstLineChars="200"/>
      </w:pPr>
      <w:r>
        <w:rPr>
          <w:rFonts w:hint="eastAsia"/>
        </w:rPr>
        <w:t>建议：</w:t>
      </w:r>
    </w:p>
    <w:p w14:paraId="6DF79AE2">
      <w:pPr>
        <w:ind w:firstLine="560" w:firstLineChars="200"/>
      </w:pPr>
      <w:r>
        <w:rPr>
          <w:rFonts w:hint="eastAsia"/>
        </w:rPr>
        <w:t>建立东湖高新区政务数据治理专项工作组，制定统一的数据标准、接口规范与质量评估体系，优先完成高频业务场景所需数据的改造。</w:t>
      </w:r>
    </w:p>
    <w:p w14:paraId="4EFDC331">
      <w:pPr>
        <w:ind w:firstLine="560" w:firstLineChars="200"/>
      </w:pPr>
      <w:r>
        <w:rPr>
          <w:rFonts w:hint="eastAsia"/>
        </w:rPr>
        <w:t>在统一安全模块中嵌入隐私计算、模型沙箱等技术能力，实现数据不动模型动，同时建立大模型输出的事前审核、事中监控、事后溯源机制。</w:t>
      </w:r>
    </w:p>
    <w:p w14:paraId="78361FB7">
      <w:pPr>
        <w:ind w:firstLine="560" w:firstLineChars="200"/>
      </w:pPr>
      <w:r>
        <w:rPr>
          <w:rFonts w:hint="eastAsia"/>
        </w:rPr>
        <w:t>率先在非敏感场景（如政策问答、办事指南）开展试点，逐步向核心业务渗透，积累安全运营经验。</w:t>
      </w:r>
    </w:p>
    <w:p w14:paraId="4F6BA56B">
      <w:pPr>
        <w:ind w:firstLine="560" w:firstLineChars="200"/>
      </w:pPr>
      <w:r>
        <w:rPr>
          <w:rFonts w:hint="eastAsia"/>
        </w:rPr>
        <w:t>问题二：智能体编排的可解释性与业务连续性的保障难题。在多智能体协同执行复杂政务任务（如跨部门联合审批、突发事件联动处置）时，决策链条较长且涉及自动操作，一旦出现异常（如模型幻觉、接口超时），可能导致业务流程中断或错误结果输出，影响政府公信力。</w:t>
      </w:r>
    </w:p>
    <w:p w14:paraId="6FB5D01C">
      <w:pPr>
        <w:ind w:firstLine="560" w:firstLineChars="200"/>
      </w:pPr>
      <w:r>
        <w:rPr>
          <w:rFonts w:hint="eastAsia"/>
        </w:rPr>
        <w:t>建议：</w:t>
      </w:r>
    </w:p>
    <w:p w14:paraId="2CFDC500">
      <w:pPr>
        <w:ind w:firstLine="560" w:firstLineChars="200"/>
      </w:pPr>
      <w:r>
        <w:rPr>
          <w:rFonts w:hint="eastAsia"/>
        </w:rPr>
        <w:t>设计“人机协同、逐级递进”的智能体接管机制：对低风险场景允许全自动执行；对中高风险场景保留人工确认或抽查介入的开关，并完整记录操作日志供审计。</w:t>
      </w:r>
    </w:p>
    <w:p w14:paraId="1E7B4A2C">
      <w:pPr>
        <w:ind w:firstLine="560" w:firstLineChars="200"/>
      </w:pPr>
      <w:r>
        <w:rPr>
          <w:rFonts w:hint="eastAsia"/>
        </w:rPr>
        <w:t>开发智能体行为可解释模块，以自然语言或可视化流程图向操作人员展示推理依据与执行步骤，提升透明度和信任度。</w:t>
      </w:r>
    </w:p>
    <w:p w14:paraId="7AD94429">
      <w:pPr>
        <w:ind w:firstLine="560" w:firstLineChars="200"/>
      </w:pPr>
      <w:r>
        <w:rPr>
          <w:rFonts w:hint="eastAsia"/>
        </w:rPr>
        <w:t>问题三：产业生态培育与运营模式可持续性不足。本项目技术迭代快，本地AI企业和开发者参与度不高，可能导致智能体应用场景丰富度不够、更新滞后。</w:t>
      </w:r>
    </w:p>
    <w:p w14:paraId="7C18D25A">
      <w:pPr>
        <w:ind w:firstLine="560" w:firstLineChars="200"/>
      </w:pPr>
      <w:r>
        <w:rPr>
          <w:rFonts w:hint="eastAsia"/>
        </w:rPr>
        <w:t>建议：</w:t>
      </w:r>
    </w:p>
    <w:p w14:paraId="5F4AB177">
      <w:pPr>
        <w:ind w:firstLine="560" w:firstLineChars="200"/>
      </w:pPr>
      <w:r>
        <w:rPr>
          <w:rFonts w:hint="eastAsia"/>
        </w:rPr>
        <w:t>组建运营团队承担平台日常运运营，并允许其通过增值服务（如企业定制智能体、数据分析报告）获得合理收益。</w:t>
      </w:r>
    </w:p>
    <w:p w14:paraId="4F871C4A">
      <w:pPr>
        <w:ind w:firstLine="560" w:firstLineChars="200"/>
      </w:pPr>
      <w:r>
        <w:rPr>
          <w:rFonts w:hint="eastAsia"/>
        </w:rPr>
        <w:t>设立“光谷智能体创新大赛”或开放基金，面向全国高校、科研机构及中小企业征集政务与产业智能体解决方案，择优纳入官方智能体商店并给予算力券、推广资源支持。</w:t>
      </w:r>
    </w:p>
    <w:p w14:paraId="0D55189B">
      <w:pPr>
        <w:ind w:firstLine="560" w:firstLineChars="200"/>
      </w:pPr>
      <w:r>
        <w:rPr>
          <w:rFonts w:hint="eastAsia"/>
        </w:rPr>
        <w:t>将每年平台运营成本的一定比例纳入财政预算长期保障，同时积极争取国家“人工智能+”专项、超长期特别国债等资金支持，形成多元资金池。</w:t>
      </w:r>
    </w:p>
    <w:p w14:paraId="149D9DFF">
      <w:pPr>
        <w:ind w:firstLine="560" w:firstLineChars="200"/>
        <w:sectPr>
          <w:pgSz w:w="11906" w:h="16838"/>
          <w:pgMar w:top="1440" w:right="1800" w:bottom="1440" w:left="1800" w:header="851" w:footer="992" w:gutter="0"/>
          <w:pgNumType w:fmt="numberInDash"/>
          <w:cols w:space="425" w:num="1"/>
          <w:docGrid w:type="lines" w:linePitch="312" w:charSpace="0"/>
        </w:sectPr>
      </w:pPr>
      <w:r>
        <w:rPr>
          <w:rFonts w:hint="eastAsia"/>
        </w:rPr>
        <w:t>综上，AI光谷智能体平台项目具备战略前瞻性与技术可行性，若能有效解决数据融合、安全可靠与生态可持续三大关键问题，必将率先实现政务智能化从“平台级应用支撑”到“体系化操作系统赋能”的代际跃迁，为全国贡献可复制、可推广的治理新样板。</w:t>
      </w:r>
    </w:p>
    <w:p w14:paraId="7DC2EF23">
      <w:pPr>
        <w:pStyle w:val="2"/>
        <w:numPr>
          <w:ilvl w:val="0"/>
          <w:numId w:val="0"/>
        </w:numPr>
        <w:spacing w:line="480" w:lineRule="exact"/>
      </w:pPr>
      <w:bookmarkStart w:id="271" w:name="_Toc229492076"/>
      <w:bookmarkStart w:id="272" w:name="_Toc28643"/>
      <w:r>
        <w:rPr>
          <w:rFonts w:hint="eastAsia"/>
        </w:rPr>
        <w:t>第十二章附表</w:t>
      </w:r>
      <w:bookmarkEnd w:id="271"/>
      <w:bookmarkEnd w:id="272"/>
    </w:p>
    <w:p w14:paraId="3A5D1810">
      <w:pPr>
        <w:pStyle w:val="3"/>
        <w:numPr>
          <w:ilvl w:val="1"/>
          <w:numId w:val="0"/>
        </w:numPr>
        <w:ind w:left="578" w:hanging="578"/>
      </w:pPr>
      <w:bookmarkStart w:id="273" w:name="_Toc2197"/>
      <w:bookmarkStart w:id="274" w:name="_Toc229492077"/>
      <w:r>
        <w:rPr>
          <w:rFonts w:hint="eastAsia"/>
        </w:rPr>
        <w:t>12.1政务操作系统0S</w:t>
      </w:r>
      <w:bookmarkEnd w:id="273"/>
      <w:bookmarkEnd w:id="274"/>
    </w:p>
    <w:tbl>
      <w:tblPr>
        <w:tblStyle w:val="20"/>
        <w:tblW w:w="0" w:type="auto"/>
        <w:tblInd w:w="0" w:type="dxa"/>
        <w:tblLayout w:type="autofit"/>
        <w:tblCellMar>
          <w:top w:w="0" w:type="dxa"/>
          <w:left w:w="108" w:type="dxa"/>
          <w:bottom w:w="0" w:type="dxa"/>
          <w:right w:w="108" w:type="dxa"/>
        </w:tblCellMar>
      </w:tblPr>
      <w:tblGrid>
        <w:gridCol w:w="617"/>
        <w:gridCol w:w="1496"/>
        <w:gridCol w:w="1504"/>
        <w:gridCol w:w="1416"/>
        <w:gridCol w:w="5565"/>
        <w:gridCol w:w="1276"/>
        <w:gridCol w:w="2300"/>
      </w:tblGrid>
      <w:tr w14:paraId="57412250">
        <w:trPr>
          <w:trHeight w:val="40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070EB84">
            <w:pPr>
              <w:widowControl/>
              <w:spacing w:line="240" w:lineRule="auto"/>
              <w:jc w:val="center"/>
              <w:rPr>
                <w:rFonts w:hint="eastAsia" w:ascii="宋体" w:hAnsi="宋体" w:cs="宋体"/>
                <w:b/>
                <w:bCs/>
                <w:color w:val="000000"/>
                <w:kern w:val="0"/>
                <w:sz w:val="20"/>
                <w:szCs w:val="20"/>
              </w:rPr>
            </w:pPr>
            <w:r>
              <w:rPr>
                <w:rFonts w:ascii="宋体" w:hAnsi="宋体" w:cs="宋体"/>
                <w:b/>
                <w:bCs/>
                <w:color w:val="000000"/>
                <w:kern w:val="0"/>
                <w:sz w:val="20"/>
                <w:szCs w:val="20"/>
              </w:rPr>
              <w:t>序号</w:t>
            </w:r>
          </w:p>
        </w:tc>
        <w:tc>
          <w:tcPr>
            <w:tcW w:w="0" w:type="auto"/>
            <w:tcBorders>
              <w:top w:val="single" w:color="000000" w:sz="4" w:space="0"/>
              <w:left w:val="single" w:color="000000" w:sz="4" w:space="0"/>
              <w:bottom w:val="single" w:color="000000" w:sz="4" w:space="0"/>
              <w:right w:val="single" w:color="000000" w:sz="4" w:space="0"/>
            </w:tcBorders>
            <w:vAlign w:val="center"/>
          </w:tcPr>
          <w:p w14:paraId="2707E84B">
            <w:pPr>
              <w:widowControl/>
              <w:spacing w:line="240" w:lineRule="auto"/>
              <w:jc w:val="center"/>
              <w:rPr>
                <w:rFonts w:hint="eastAsia" w:ascii="宋体" w:hAnsi="宋体" w:cs="宋体"/>
                <w:b/>
                <w:bCs/>
                <w:color w:val="000000"/>
                <w:kern w:val="0"/>
                <w:sz w:val="20"/>
                <w:szCs w:val="20"/>
              </w:rPr>
            </w:pPr>
            <w:r>
              <w:rPr>
                <w:rFonts w:ascii="宋体" w:hAnsi="宋体" w:cs="宋体"/>
                <w:b/>
                <w:bCs/>
                <w:color w:val="000000"/>
                <w:kern w:val="0"/>
                <w:sz w:val="20"/>
                <w:szCs w:val="20"/>
              </w:rPr>
              <w:t>系统</w:t>
            </w:r>
          </w:p>
        </w:tc>
        <w:tc>
          <w:tcPr>
            <w:tcW w:w="0" w:type="auto"/>
            <w:gridSpan w:val="2"/>
            <w:tcBorders>
              <w:top w:val="single" w:color="000000" w:sz="4" w:space="0"/>
              <w:left w:val="single" w:color="000000" w:sz="4" w:space="0"/>
              <w:bottom w:val="single" w:color="000000" w:sz="4" w:space="0"/>
              <w:right w:val="single" w:color="000000" w:sz="4" w:space="0"/>
            </w:tcBorders>
            <w:vAlign w:val="center"/>
          </w:tcPr>
          <w:p w14:paraId="756747B4">
            <w:pPr>
              <w:widowControl/>
              <w:spacing w:line="240" w:lineRule="auto"/>
              <w:jc w:val="center"/>
              <w:rPr>
                <w:rFonts w:hint="eastAsia" w:ascii="宋体" w:hAnsi="宋体" w:cs="宋体"/>
                <w:b/>
                <w:bCs/>
                <w:color w:val="000000"/>
                <w:kern w:val="0"/>
                <w:sz w:val="20"/>
                <w:szCs w:val="20"/>
              </w:rPr>
            </w:pPr>
            <w:r>
              <w:rPr>
                <w:rFonts w:ascii="宋体" w:hAnsi="宋体" w:cs="宋体"/>
                <w:b/>
                <w:bCs/>
                <w:color w:val="000000"/>
                <w:kern w:val="0"/>
                <w:sz w:val="20"/>
                <w:szCs w:val="20"/>
              </w:rPr>
              <w:t>产品功能</w:t>
            </w:r>
          </w:p>
        </w:tc>
        <w:tc>
          <w:tcPr>
            <w:tcW w:w="7733" w:type="dxa"/>
            <w:tcBorders>
              <w:top w:val="single" w:color="000000" w:sz="4" w:space="0"/>
              <w:left w:val="single" w:color="000000" w:sz="4" w:space="0"/>
              <w:bottom w:val="single" w:color="000000" w:sz="4" w:space="0"/>
              <w:right w:val="single" w:color="000000" w:sz="4" w:space="0"/>
            </w:tcBorders>
            <w:vAlign w:val="center"/>
          </w:tcPr>
          <w:p w14:paraId="1636C904">
            <w:pPr>
              <w:widowControl/>
              <w:spacing w:line="240" w:lineRule="auto"/>
              <w:jc w:val="center"/>
              <w:rPr>
                <w:rFonts w:hint="eastAsia" w:ascii="宋体" w:hAnsi="宋体" w:cs="宋体"/>
                <w:b/>
                <w:bCs/>
                <w:color w:val="000000"/>
                <w:kern w:val="0"/>
                <w:sz w:val="20"/>
                <w:szCs w:val="20"/>
              </w:rPr>
            </w:pPr>
            <w:r>
              <w:rPr>
                <w:rFonts w:ascii="宋体" w:hAnsi="宋体" w:cs="宋体"/>
                <w:b/>
                <w:bCs/>
                <w:color w:val="000000"/>
                <w:kern w:val="0"/>
                <w:sz w:val="20"/>
                <w:szCs w:val="20"/>
              </w:rPr>
              <w:t>产品功能模块</w:t>
            </w:r>
          </w:p>
        </w:tc>
        <w:tc>
          <w:tcPr>
            <w:tcW w:w="1276" w:type="dxa"/>
            <w:tcBorders>
              <w:top w:val="single" w:color="000000" w:sz="4" w:space="0"/>
              <w:left w:val="single" w:color="000000" w:sz="4" w:space="0"/>
              <w:bottom w:val="single" w:color="000000" w:sz="4" w:space="0"/>
              <w:right w:val="single" w:color="000000" w:sz="4" w:space="0"/>
            </w:tcBorders>
            <w:noWrap/>
            <w:vAlign w:val="center"/>
          </w:tcPr>
          <w:p w14:paraId="4ECA6569">
            <w:pPr>
              <w:widowControl/>
              <w:spacing w:line="240" w:lineRule="auto"/>
              <w:jc w:val="center"/>
              <w:rPr>
                <w:rFonts w:hint="eastAsia" w:ascii="宋体" w:hAnsi="宋体" w:cs="宋体"/>
                <w:b/>
                <w:bCs/>
                <w:color w:val="000000"/>
                <w:kern w:val="0"/>
                <w:sz w:val="20"/>
                <w:szCs w:val="20"/>
              </w:rPr>
            </w:pPr>
            <w:r>
              <w:rPr>
                <w:rFonts w:ascii="宋体" w:hAnsi="宋体" w:cs="宋体"/>
                <w:b/>
                <w:bCs/>
                <w:color w:val="000000"/>
                <w:kern w:val="0"/>
                <w:sz w:val="20"/>
                <w:szCs w:val="20"/>
              </w:rPr>
              <w:t>单价（万元）</w:t>
            </w:r>
          </w:p>
        </w:tc>
        <w:tc>
          <w:tcPr>
            <w:tcW w:w="2300" w:type="dxa"/>
            <w:tcBorders>
              <w:top w:val="single" w:color="000000" w:sz="4" w:space="0"/>
              <w:left w:val="single" w:color="000000" w:sz="4" w:space="0"/>
              <w:bottom w:val="single" w:color="000000" w:sz="4" w:space="0"/>
              <w:right w:val="single" w:color="000000" w:sz="4" w:space="0"/>
            </w:tcBorders>
            <w:noWrap/>
            <w:vAlign w:val="center"/>
          </w:tcPr>
          <w:p w14:paraId="45A14782">
            <w:pPr>
              <w:widowControl/>
              <w:spacing w:line="240" w:lineRule="auto"/>
              <w:jc w:val="center"/>
              <w:rPr>
                <w:rFonts w:hint="eastAsia" w:ascii="宋体" w:hAnsi="宋体" w:cs="宋体"/>
                <w:b/>
                <w:bCs/>
                <w:color w:val="000000"/>
                <w:kern w:val="0"/>
                <w:sz w:val="20"/>
                <w:szCs w:val="20"/>
              </w:rPr>
            </w:pPr>
            <w:r>
              <w:rPr>
                <w:rFonts w:ascii="宋体" w:hAnsi="宋体" w:cs="宋体"/>
                <w:b/>
                <w:bCs/>
                <w:color w:val="000000"/>
                <w:kern w:val="0"/>
                <w:sz w:val="20"/>
                <w:szCs w:val="20"/>
              </w:rPr>
              <w:t>备注</w:t>
            </w:r>
          </w:p>
        </w:tc>
      </w:tr>
      <w:tr w14:paraId="2F2708CF">
        <w:trPr>
          <w:trHeight w:val="40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8CE39F7">
            <w:pPr>
              <w:widowControl/>
              <w:spacing w:line="240" w:lineRule="auto"/>
              <w:jc w:val="center"/>
              <w:rPr>
                <w:rFonts w:hint="eastAsia" w:ascii="宋体" w:hAnsi="宋体" w:cs="宋体"/>
                <w:color w:val="000000"/>
                <w:kern w:val="0"/>
                <w:sz w:val="20"/>
                <w:szCs w:val="20"/>
              </w:rPr>
            </w:pPr>
            <w:r>
              <w:rPr>
                <w:rFonts w:ascii="宋体" w:hAnsi="宋体" w:cs="宋体"/>
                <w:color w:val="000000"/>
                <w:kern w:val="0"/>
                <w:sz w:val="20"/>
                <w:szCs w:val="20"/>
              </w:rPr>
              <w:t>1</w:t>
            </w:r>
          </w:p>
        </w:tc>
        <w:tc>
          <w:tcPr>
            <w:tcW w:w="0" w:type="auto"/>
            <w:vMerge w:val="restart"/>
            <w:tcBorders>
              <w:top w:val="single" w:color="000000" w:sz="4" w:space="0"/>
              <w:left w:val="single" w:color="000000" w:sz="4" w:space="0"/>
              <w:bottom w:val="single" w:color="000000" w:sz="4" w:space="0"/>
              <w:right w:val="single" w:color="000000" w:sz="4" w:space="0"/>
            </w:tcBorders>
            <w:vAlign w:val="center"/>
          </w:tcPr>
          <w:p w14:paraId="1A92AFF2">
            <w:pPr>
              <w:widowControl/>
              <w:spacing w:line="240" w:lineRule="auto"/>
              <w:jc w:val="center"/>
              <w:rPr>
                <w:rFonts w:hint="eastAsia" w:ascii="宋体" w:hAnsi="宋体" w:cs="宋体"/>
                <w:color w:val="000000"/>
                <w:kern w:val="0"/>
                <w:sz w:val="20"/>
                <w:szCs w:val="20"/>
              </w:rPr>
            </w:pPr>
            <w:r>
              <w:rPr>
                <w:rFonts w:ascii="宋体" w:hAnsi="宋体" w:cs="宋体"/>
                <w:color w:val="000000"/>
                <w:kern w:val="0"/>
                <w:sz w:val="20"/>
                <w:szCs w:val="20"/>
              </w:rPr>
              <w:t>政务操作系统OS</w:t>
            </w:r>
          </w:p>
        </w:tc>
        <w:tc>
          <w:tcPr>
            <w:tcW w:w="0" w:type="auto"/>
            <w:gridSpan w:val="2"/>
            <w:tcBorders>
              <w:top w:val="single" w:color="000000" w:sz="4" w:space="0"/>
              <w:left w:val="single" w:color="000000" w:sz="4" w:space="0"/>
              <w:bottom w:val="single" w:color="000000" w:sz="4" w:space="0"/>
              <w:right w:val="single" w:color="000000" w:sz="4" w:space="0"/>
            </w:tcBorders>
            <w:vAlign w:val="center"/>
          </w:tcPr>
          <w:p w14:paraId="08748A18">
            <w:pPr>
              <w:widowControl/>
              <w:spacing w:line="240" w:lineRule="auto"/>
              <w:jc w:val="center"/>
              <w:rPr>
                <w:rFonts w:hint="eastAsia" w:ascii="宋体" w:hAnsi="宋体" w:cs="宋体"/>
                <w:color w:val="000000"/>
                <w:kern w:val="0"/>
                <w:sz w:val="20"/>
                <w:szCs w:val="20"/>
              </w:rPr>
            </w:pPr>
            <w:r>
              <w:rPr>
                <w:rFonts w:ascii="宋体" w:hAnsi="宋体" w:cs="宋体"/>
                <w:color w:val="000000"/>
                <w:kern w:val="0"/>
                <w:sz w:val="20"/>
                <w:szCs w:val="20"/>
              </w:rPr>
              <w:t>系统功能概述</w:t>
            </w:r>
          </w:p>
        </w:tc>
        <w:tc>
          <w:tcPr>
            <w:tcW w:w="7733" w:type="dxa"/>
            <w:tcBorders>
              <w:top w:val="single" w:color="000000" w:sz="4" w:space="0"/>
              <w:left w:val="single" w:color="000000" w:sz="4" w:space="0"/>
              <w:bottom w:val="single" w:color="000000" w:sz="4" w:space="0"/>
              <w:right w:val="single" w:color="000000" w:sz="4" w:space="0"/>
            </w:tcBorders>
            <w:vAlign w:val="center"/>
          </w:tcPr>
          <w:p w14:paraId="79E27084">
            <w:pPr>
              <w:widowControl/>
              <w:spacing w:line="240" w:lineRule="auto"/>
              <w:jc w:val="left"/>
              <w:rPr>
                <w:rFonts w:hint="eastAsia" w:ascii="宋体" w:hAnsi="宋体" w:cs="宋体"/>
                <w:color w:val="000000"/>
                <w:kern w:val="0"/>
                <w:sz w:val="20"/>
                <w:szCs w:val="20"/>
              </w:rPr>
            </w:pPr>
            <w:r>
              <w:rPr>
                <w:rFonts w:ascii="宋体" w:hAnsi="宋体" w:cs="宋体"/>
                <w:color w:val="000000"/>
                <w:kern w:val="0"/>
                <w:sz w:val="20"/>
                <w:szCs w:val="20"/>
              </w:rPr>
              <w:t>提供支撑政务和产业AI</w:t>
            </w:r>
            <w:del w:id="883" w:author="cc" w:date="2026-05-23T12:56:49Z">
              <w:r>
                <w:rPr>
                  <w:rFonts w:ascii="宋体" w:hAnsi="宋体" w:cs="宋体"/>
                  <w:color w:val="000000"/>
                  <w:kern w:val="0"/>
                  <w:sz w:val="20"/>
                  <w:szCs w:val="20"/>
                </w:rPr>
                <w:delText xml:space="preserve"> </w:delText>
              </w:r>
            </w:del>
            <w:r>
              <w:rPr>
                <w:rFonts w:ascii="宋体" w:hAnsi="宋体" w:cs="宋体"/>
                <w:color w:val="000000"/>
                <w:kern w:val="0"/>
                <w:sz w:val="20"/>
                <w:szCs w:val="20"/>
              </w:rPr>
              <w:t>智能体运行的统一底座能力，包括</w:t>
            </w:r>
            <w:del w:id="884" w:author="cc" w:date="2026-05-23T12:56:49Z">
              <w:r>
                <w:rPr>
                  <w:rFonts w:ascii="宋体" w:hAnsi="宋体" w:cs="宋体"/>
                  <w:color w:val="000000"/>
                  <w:kern w:val="0"/>
                  <w:sz w:val="20"/>
                  <w:szCs w:val="20"/>
                </w:rPr>
                <w:delText xml:space="preserve"> </w:delText>
              </w:r>
            </w:del>
            <w:r>
              <w:rPr>
                <w:rFonts w:ascii="宋体" w:hAnsi="宋体" w:cs="宋体"/>
                <w:color w:val="000000"/>
                <w:kern w:val="0"/>
                <w:sz w:val="20"/>
                <w:szCs w:val="20"/>
              </w:rPr>
              <w:t>IAM</w:t>
            </w:r>
            <w:del w:id="885" w:author="cc" w:date="2026-05-23T12:56:49Z">
              <w:r>
                <w:rPr>
                  <w:rFonts w:ascii="宋体" w:hAnsi="宋体" w:cs="宋体"/>
                  <w:color w:val="000000"/>
                  <w:kern w:val="0"/>
                  <w:sz w:val="20"/>
                  <w:szCs w:val="20"/>
                </w:rPr>
                <w:delText xml:space="preserve"> </w:delText>
              </w:r>
            </w:del>
            <w:r>
              <w:rPr>
                <w:rFonts w:ascii="宋体" w:hAnsi="宋体" w:cs="宋体"/>
                <w:color w:val="000000"/>
                <w:kern w:val="0"/>
                <w:sz w:val="20"/>
                <w:szCs w:val="20"/>
              </w:rPr>
              <w:t>多级权限管控、政务/产业技能仓库（Skills</w:t>
            </w:r>
            <w:del w:id="886" w:author="cc" w:date="2026-05-23T12:56:49Z">
              <w:r>
                <w:rPr>
                  <w:rFonts w:ascii="宋体" w:hAnsi="宋体" w:cs="宋体"/>
                  <w:color w:val="000000"/>
                  <w:kern w:val="0"/>
                  <w:sz w:val="20"/>
                  <w:szCs w:val="20"/>
                </w:rPr>
                <w:delText xml:space="preserve"> </w:delText>
              </w:r>
            </w:del>
            <w:r>
              <w:rPr>
                <w:rFonts w:ascii="宋体" w:hAnsi="宋体" w:cs="宋体"/>
                <w:color w:val="000000"/>
                <w:kern w:val="0"/>
                <w:sz w:val="20"/>
                <w:szCs w:val="20"/>
              </w:rPr>
              <w:t>Hub）、多智能体编排（MCP）、业务规则与流程库及知识工程等模块，为“高新区AI产业数字员工”提供统一的运行环境、能力复用与安全控制框架。</w:t>
            </w:r>
          </w:p>
        </w:tc>
        <w:tc>
          <w:tcPr>
            <w:tcW w:w="1276" w:type="dxa"/>
            <w:tcBorders>
              <w:top w:val="single" w:color="000000" w:sz="4" w:space="0"/>
              <w:left w:val="single" w:color="000000" w:sz="4" w:space="0"/>
              <w:bottom w:val="single" w:color="000000" w:sz="4" w:space="0"/>
              <w:right w:val="single" w:color="000000" w:sz="4" w:space="0"/>
            </w:tcBorders>
            <w:noWrap/>
            <w:vAlign w:val="center"/>
          </w:tcPr>
          <w:p w14:paraId="7F0361D3">
            <w:pPr>
              <w:widowControl/>
              <w:spacing w:line="240" w:lineRule="auto"/>
              <w:jc w:val="left"/>
              <w:rPr>
                <w:rFonts w:hint="eastAsia" w:ascii="宋体" w:hAnsi="宋体" w:cs="宋体"/>
                <w:color w:val="000000"/>
                <w:kern w:val="0"/>
                <w:sz w:val="20"/>
                <w:szCs w:val="20"/>
              </w:rPr>
            </w:pPr>
          </w:p>
        </w:tc>
        <w:tc>
          <w:tcPr>
            <w:tcW w:w="2300" w:type="dxa"/>
            <w:tcBorders>
              <w:top w:val="single" w:color="000000" w:sz="4" w:space="0"/>
              <w:left w:val="single" w:color="000000" w:sz="4" w:space="0"/>
              <w:bottom w:val="single" w:color="000000" w:sz="4" w:space="0"/>
              <w:right w:val="single" w:color="000000" w:sz="4" w:space="0"/>
            </w:tcBorders>
            <w:noWrap/>
            <w:vAlign w:val="center"/>
          </w:tcPr>
          <w:p w14:paraId="3FCCCED1">
            <w:pPr>
              <w:widowControl/>
              <w:spacing w:line="240" w:lineRule="auto"/>
              <w:jc w:val="center"/>
              <w:rPr>
                <w:rFonts w:hint="eastAsia" w:ascii="宋体" w:hAnsi="宋体" w:cs="宋体"/>
                <w:color w:val="000000"/>
                <w:kern w:val="0"/>
                <w:sz w:val="20"/>
                <w:szCs w:val="20"/>
              </w:rPr>
            </w:pPr>
            <w:r>
              <w:rPr>
                <w:rFonts w:ascii="宋体" w:hAnsi="宋体" w:cs="宋体"/>
                <w:color w:val="000000"/>
                <w:kern w:val="0"/>
                <w:sz w:val="20"/>
                <w:szCs w:val="20"/>
              </w:rPr>
              <w:t>本地布署</w:t>
            </w:r>
          </w:p>
        </w:tc>
      </w:tr>
      <w:tr w14:paraId="4A50A1AF">
        <w:trPr>
          <w:trHeight w:val="40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789C1B9">
            <w:pPr>
              <w:widowControl/>
              <w:spacing w:line="240" w:lineRule="auto"/>
              <w:jc w:val="center"/>
              <w:rPr>
                <w:rFonts w:hint="eastAsia" w:ascii="宋体" w:hAnsi="宋体" w:cs="宋体"/>
                <w:color w:val="000000"/>
                <w:kern w:val="0"/>
                <w:sz w:val="20"/>
                <w:szCs w:val="20"/>
              </w:rPr>
            </w:pPr>
            <w:r>
              <w:rPr>
                <w:rFonts w:ascii="宋体" w:hAnsi="宋体" w:cs="宋体"/>
                <w:color w:val="000000"/>
                <w:kern w:val="0"/>
                <w:sz w:val="20"/>
                <w:szCs w:val="20"/>
              </w:rPr>
              <w:t>2</w:t>
            </w: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4AD9857D">
            <w:pPr>
              <w:widowControl/>
              <w:spacing w:line="240" w:lineRule="auto"/>
              <w:jc w:val="left"/>
              <w:rPr>
                <w:rFonts w:hint="eastAsia" w:ascii="宋体" w:hAnsi="宋体" w:cs="宋体"/>
                <w:color w:val="000000"/>
                <w:kern w:val="0"/>
                <w:sz w:val="20"/>
                <w:szCs w:val="20"/>
              </w:rPr>
            </w:pPr>
          </w:p>
        </w:tc>
        <w:tc>
          <w:tcPr>
            <w:tcW w:w="0" w:type="auto"/>
            <w:vMerge w:val="restart"/>
            <w:tcBorders>
              <w:top w:val="single" w:color="000000" w:sz="4" w:space="0"/>
              <w:left w:val="single" w:color="000000" w:sz="4" w:space="0"/>
              <w:bottom w:val="single" w:color="000000" w:sz="4" w:space="0"/>
              <w:right w:val="single" w:color="000000" w:sz="4" w:space="0"/>
            </w:tcBorders>
            <w:vAlign w:val="center"/>
          </w:tcPr>
          <w:p w14:paraId="15E2D77E">
            <w:pPr>
              <w:widowControl/>
              <w:spacing w:line="240" w:lineRule="auto"/>
              <w:jc w:val="center"/>
              <w:rPr>
                <w:rFonts w:hint="eastAsia" w:ascii="宋体" w:hAnsi="宋体" w:cs="宋体"/>
                <w:color w:val="000000"/>
                <w:kern w:val="0"/>
                <w:sz w:val="20"/>
                <w:szCs w:val="20"/>
              </w:rPr>
            </w:pPr>
            <w:r>
              <w:rPr>
                <w:rFonts w:hint="eastAsia" w:ascii="宋体" w:hAnsi="宋体" w:cs="宋体"/>
                <w:color w:val="000000"/>
                <w:kern w:val="0"/>
                <w:sz w:val="20"/>
                <w:szCs w:val="20"/>
              </w:rPr>
              <w:t>数字员工管控平台</w:t>
            </w:r>
          </w:p>
        </w:tc>
        <w:tc>
          <w:tcPr>
            <w:tcW w:w="0" w:type="auto"/>
            <w:tcBorders>
              <w:top w:val="single" w:color="000000" w:sz="4" w:space="0"/>
              <w:left w:val="single" w:color="000000" w:sz="4" w:space="0"/>
              <w:bottom w:val="single" w:color="000000" w:sz="4" w:space="0"/>
              <w:right w:val="single" w:color="000000" w:sz="4" w:space="0"/>
            </w:tcBorders>
            <w:vAlign w:val="center"/>
          </w:tcPr>
          <w:p w14:paraId="3A71B066">
            <w:pPr>
              <w:widowControl/>
              <w:spacing w:line="240" w:lineRule="auto"/>
              <w:jc w:val="left"/>
              <w:rPr>
                <w:rFonts w:hint="eastAsia" w:ascii="宋体" w:hAnsi="宋体" w:cs="宋体"/>
                <w:color w:val="000000"/>
                <w:kern w:val="0"/>
                <w:sz w:val="20"/>
                <w:szCs w:val="20"/>
              </w:rPr>
            </w:pPr>
            <w:r>
              <w:rPr>
                <w:rFonts w:ascii="宋体" w:hAnsi="宋体" w:cs="宋体"/>
                <w:color w:val="000000"/>
                <w:kern w:val="0"/>
                <w:sz w:val="20"/>
                <w:szCs w:val="20"/>
              </w:rPr>
              <w:t>Gateway</w:t>
            </w:r>
            <w:del w:id="887" w:author="cc" w:date="2026-05-23T12:56:49Z">
              <w:r>
                <w:rPr>
                  <w:rFonts w:ascii="宋体" w:hAnsi="宋体" w:cs="宋体"/>
                  <w:color w:val="000000"/>
                  <w:kern w:val="0"/>
                  <w:sz w:val="20"/>
                  <w:szCs w:val="20"/>
                </w:rPr>
                <w:delText xml:space="preserve"> </w:delText>
              </w:r>
            </w:del>
            <w:r>
              <w:rPr>
                <w:rFonts w:ascii="宋体" w:hAnsi="宋体" w:cs="宋体"/>
                <w:color w:val="000000"/>
                <w:kern w:val="0"/>
                <w:sz w:val="20"/>
                <w:szCs w:val="20"/>
              </w:rPr>
              <w:t>网关</w:t>
            </w:r>
          </w:p>
        </w:tc>
        <w:tc>
          <w:tcPr>
            <w:tcW w:w="7733" w:type="dxa"/>
            <w:tcBorders>
              <w:top w:val="single" w:color="000000" w:sz="4" w:space="0"/>
              <w:left w:val="single" w:color="000000" w:sz="4" w:space="0"/>
              <w:bottom w:val="single" w:color="000000" w:sz="4" w:space="0"/>
              <w:right w:val="single" w:color="000000" w:sz="4" w:space="0"/>
            </w:tcBorders>
            <w:vAlign w:val="center"/>
          </w:tcPr>
          <w:p w14:paraId="368918AA">
            <w:pPr>
              <w:widowControl/>
              <w:spacing w:line="240" w:lineRule="auto"/>
              <w:jc w:val="left"/>
              <w:rPr>
                <w:rFonts w:hint="eastAsia" w:ascii="宋体" w:hAnsi="宋体" w:cs="宋体"/>
                <w:color w:val="000000"/>
                <w:kern w:val="0"/>
                <w:sz w:val="20"/>
                <w:szCs w:val="20"/>
              </w:rPr>
            </w:pPr>
            <w:r>
              <w:rPr>
                <w:rFonts w:ascii="宋体" w:hAnsi="宋体" w:cs="宋体"/>
                <w:color w:val="000000"/>
                <w:kern w:val="0"/>
                <w:sz w:val="20"/>
                <w:szCs w:val="20"/>
              </w:rPr>
              <w:t>Gateway</w:t>
            </w:r>
            <w:del w:id="888" w:author="cc" w:date="2026-05-23T12:56:49Z">
              <w:r>
                <w:rPr>
                  <w:rFonts w:ascii="宋体" w:hAnsi="宋体" w:cs="宋体"/>
                  <w:color w:val="000000"/>
                  <w:kern w:val="0"/>
                  <w:sz w:val="20"/>
                  <w:szCs w:val="20"/>
                </w:rPr>
                <w:delText xml:space="preserve"> </w:delText>
              </w:r>
            </w:del>
            <w:r>
              <w:rPr>
                <w:rFonts w:ascii="宋体" w:hAnsi="宋体" w:cs="宋体"/>
                <w:color w:val="000000"/>
                <w:kern w:val="0"/>
                <w:sz w:val="20"/>
                <w:szCs w:val="20"/>
              </w:rPr>
              <w:t>网关模块是平台连接用户、智能体与外部通道的实时交互枢纽，承担对话测试、能力验证和消息通道接入的关键作用。其价值在于将“配置好的实例”真正转化为“可用的智能体服务”，让用户能够在统一网关中完成即时交互验证、联网搜索增强，形成从开发调试到实际使用的闭环，提高产品落地效率和业务接入便捷性。</w:t>
            </w:r>
          </w:p>
        </w:tc>
        <w:tc>
          <w:tcPr>
            <w:tcW w:w="1276" w:type="dxa"/>
            <w:tcBorders>
              <w:top w:val="single" w:color="000000" w:sz="4" w:space="0"/>
              <w:left w:val="single" w:color="000000" w:sz="4" w:space="0"/>
              <w:bottom w:val="single" w:color="000000" w:sz="4" w:space="0"/>
              <w:right w:val="single" w:color="000000" w:sz="4" w:space="0"/>
            </w:tcBorders>
            <w:noWrap/>
            <w:vAlign w:val="center"/>
          </w:tcPr>
          <w:p w14:paraId="448402E8">
            <w:pPr>
              <w:widowControl/>
              <w:spacing w:line="240" w:lineRule="auto"/>
              <w:jc w:val="center"/>
              <w:rPr>
                <w:rFonts w:hint="eastAsia" w:ascii="宋体" w:hAnsi="宋体" w:cs="宋体"/>
                <w:color w:val="000000"/>
                <w:kern w:val="0"/>
                <w:sz w:val="20"/>
                <w:szCs w:val="20"/>
              </w:rPr>
            </w:pPr>
            <w:r>
              <w:rPr>
                <w:rFonts w:ascii="宋体" w:hAnsi="宋体" w:cs="宋体"/>
                <w:color w:val="000000"/>
                <w:kern w:val="0"/>
                <w:sz w:val="20"/>
                <w:szCs w:val="20"/>
              </w:rPr>
              <w:t>40</w:t>
            </w:r>
          </w:p>
        </w:tc>
        <w:tc>
          <w:tcPr>
            <w:tcW w:w="2300" w:type="dxa"/>
            <w:vMerge w:val="restart"/>
            <w:tcBorders>
              <w:top w:val="single" w:color="000000" w:sz="4" w:space="0"/>
              <w:left w:val="single" w:color="000000" w:sz="4" w:space="0"/>
              <w:bottom w:val="single" w:color="000000" w:sz="4" w:space="0"/>
              <w:right w:val="single" w:color="000000" w:sz="4" w:space="0"/>
            </w:tcBorders>
            <w:noWrap/>
            <w:vAlign w:val="center"/>
          </w:tcPr>
          <w:p w14:paraId="17704D42">
            <w:pPr>
              <w:widowControl/>
              <w:spacing w:line="240" w:lineRule="auto"/>
              <w:jc w:val="left"/>
              <w:rPr>
                <w:rFonts w:hint="eastAsia" w:ascii="宋体" w:hAnsi="宋体" w:cs="宋体"/>
                <w:color w:val="000000"/>
                <w:kern w:val="0"/>
                <w:sz w:val="20"/>
                <w:szCs w:val="20"/>
              </w:rPr>
            </w:pPr>
            <w:r>
              <w:rPr>
                <w:rFonts w:ascii="宋体" w:hAnsi="宋体" w:cs="宋体"/>
                <w:color w:val="000000"/>
                <w:kern w:val="0"/>
                <w:sz w:val="20"/>
                <w:szCs w:val="20"/>
              </w:rPr>
              <w:t>支撑政务和产业</w:t>
            </w:r>
            <w:del w:id="889" w:author="cc" w:date="2026-05-23T12:56:49Z">
              <w:r>
                <w:rPr>
                  <w:rFonts w:ascii="宋体" w:hAnsi="宋体" w:cs="宋体"/>
                  <w:color w:val="000000"/>
                  <w:kern w:val="0"/>
                  <w:sz w:val="20"/>
                  <w:szCs w:val="20"/>
                </w:rPr>
                <w:delText xml:space="preserve"> </w:delText>
              </w:r>
            </w:del>
            <w:r>
              <w:rPr>
                <w:rFonts w:ascii="宋体" w:hAnsi="宋体" w:cs="宋体"/>
                <w:color w:val="000000"/>
                <w:kern w:val="0"/>
                <w:sz w:val="20"/>
                <w:szCs w:val="20"/>
              </w:rPr>
              <w:t>AI</w:t>
            </w:r>
            <w:del w:id="890" w:author="cc" w:date="2026-05-23T12:56:49Z">
              <w:r>
                <w:rPr>
                  <w:rFonts w:ascii="宋体" w:hAnsi="宋体" w:cs="宋体"/>
                  <w:color w:val="000000"/>
                  <w:kern w:val="0"/>
                  <w:sz w:val="20"/>
                  <w:szCs w:val="20"/>
                </w:rPr>
                <w:delText xml:space="preserve"> </w:delText>
              </w:r>
            </w:del>
            <w:r>
              <w:rPr>
                <w:rFonts w:ascii="宋体" w:hAnsi="宋体" w:cs="宋体"/>
                <w:color w:val="000000"/>
                <w:kern w:val="0"/>
                <w:sz w:val="20"/>
                <w:szCs w:val="20"/>
              </w:rPr>
              <w:t>智能体运行的统一底座</w:t>
            </w:r>
          </w:p>
        </w:tc>
      </w:tr>
      <w:tr w14:paraId="4C6209F5">
        <w:trPr>
          <w:trHeight w:val="40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257A612">
            <w:pPr>
              <w:widowControl/>
              <w:spacing w:line="240" w:lineRule="auto"/>
              <w:jc w:val="center"/>
              <w:rPr>
                <w:rFonts w:hint="eastAsia" w:ascii="宋体" w:hAnsi="宋体" w:cs="宋体"/>
                <w:color w:val="000000"/>
                <w:kern w:val="0"/>
                <w:sz w:val="20"/>
                <w:szCs w:val="20"/>
              </w:rPr>
            </w:pPr>
            <w:r>
              <w:rPr>
                <w:rFonts w:ascii="宋体" w:hAnsi="宋体" w:cs="宋体"/>
                <w:color w:val="000000"/>
                <w:kern w:val="0"/>
                <w:sz w:val="20"/>
                <w:szCs w:val="20"/>
              </w:rPr>
              <w:t>3</w:t>
            </w: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478ABECE">
            <w:pPr>
              <w:widowControl/>
              <w:spacing w:line="240" w:lineRule="auto"/>
              <w:jc w:val="left"/>
              <w:rPr>
                <w:rFonts w:hint="eastAsia" w:ascii="宋体" w:hAnsi="宋体" w:cs="宋体"/>
                <w:color w:val="000000"/>
                <w:kern w:val="0"/>
                <w:sz w:val="20"/>
                <w:szCs w:val="20"/>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30C6BC81">
            <w:pPr>
              <w:widowControl/>
              <w:spacing w:line="240" w:lineRule="auto"/>
              <w:jc w:val="left"/>
              <w:rPr>
                <w:rFonts w:hint="eastAsia" w:ascii="宋体" w:hAnsi="宋体" w:cs="宋体"/>
                <w:color w:val="000000"/>
                <w:kern w:val="0"/>
                <w:sz w:val="20"/>
                <w:szCs w:val="20"/>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533A6845">
            <w:pPr>
              <w:widowControl/>
              <w:spacing w:line="240" w:lineRule="auto"/>
              <w:jc w:val="left"/>
              <w:rPr>
                <w:rFonts w:hint="eastAsia" w:ascii="宋体" w:hAnsi="宋体" w:cs="宋体"/>
                <w:color w:val="000000"/>
                <w:kern w:val="0"/>
                <w:sz w:val="20"/>
                <w:szCs w:val="20"/>
              </w:rPr>
            </w:pPr>
            <w:r>
              <w:rPr>
                <w:rFonts w:ascii="宋体" w:hAnsi="宋体" w:cs="宋体"/>
                <w:color w:val="000000"/>
                <w:kern w:val="0"/>
                <w:sz w:val="20"/>
                <w:szCs w:val="20"/>
              </w:rPr>
              <w:t>工具箱</w:t>
            </w:r>
          </w:p>
        </w:tc>
        <w:tc>
          <w:tcPr>
            <w:tcW w:w="7733" w:type="dxa"/>
            <w:tcBorders>
              <w:top w:val="single" w:color="000000" w:sz="4" w:space="0"/>
              <w:left w:val="single" w:color="000000" w:sz="4" w:space="0"/>
              <w:bottom w:val="single" w:color="000000" w:sz="4" w:space="0"/>
              <w:right w:val="single" w:color="000000" w:sz="4" w:space="0"/>
            </w:tcBorders>
            <w:vAlign w:val="center"/>
          </w:tcPr>
          <w:p w14:paraId="02BEFCE1">
            <w:pPr>
              <w:widowControl/>
              <w:spacing w:line="240" w:lineRule="auto"/>
              <w:jc w:val="left"/>
              <w:rPr>
                <w:rFonts w:hint="eastAsia" w:ascii="宋体" w:hAnsi="宋体" w:cs="宋体"/>
                <w:color w:val="000000"/>
                <w:kern w:val="0"/>
                <w:sz w:val="20"/>
                <w:szCs w:val="20"/>
              </w:rPr>
            </w:pPr>
            <w:r>
              <w:rPr>
                <w:rFonts w:ascii="宋体" w:hAnsi="宋体" w:cs="宋体"/>
                <w:color w:val="000000"/>
                <w:kern w:val="0"/>
                <w:sz w:val="20"/>
                <w:szCs w:val="20"/>
              </w:rPr>
              <w:t>工具箱模块为实例运维、问题排查和调试诊断提供直接抓手，是提升平台可维护性和交付效率的重要支撑能力。它不仅帮助用户快速定位单次对话执行路径、查看系统运行情况，还支持通过终端进行灵活控制，并在配置异常时提供自动修复能力。对于政务场景下强调稳定性、可定位和可恢复的系统要求而言，该模块能够显著降低交付和运维成本。</w:t>
            </w:r>
          </w:p>
        </w:tc>
        <w:tc>
          <w:tcPr>
            <w:tcW w:w="1276" w:type="dxa"/>
            <w:tcBorders>
              <w:top w:val="single" w:color="000000" w:sz="4" w:space="0"/>
              <w:left w:val="single" w:color="000000" w:sz="4" w:space="0"/>
              <w:bottom w:val="single" w:color="000000" w:sz="4" w:space="0"/>
              <w:right w:val="single" w:color="000000" w:sz="4" w:space="0"/>
            </w:tcBorders>
            <w:noWrap/>
            <w:vAlign w:val="center"/>
          </w:tcPr>
          <w:p w14:paraId="73F80719">
            <w:pPr>
              <w:widowControl/>
              <w:spacing w:line="240" w:lineRule="auto"/>
              <w:jc w:val="center"/>
              <w:rPr>
                <w:rFonts w:hint="eastAsia" w:ascii="宋体" w:hAnsi="宋体" w:cs="宋体"/>
                <w:color w:val="000000"/>
                <w:kern w:val="0"/>
                <w:sz w:val="20"/>
                <w:szCs w:val="20"/>
              </w:rPr>
            </w:pPr>
            <w:r>
              <w:rPr>
                <w:rFonts w:ascii="宋体" w:hAnsi="宋体" w:cs="宋体"/>
                <w:color w:val="000000"/>
                <w:kern w:val="0"/>
                <w:sz w:val="20"/>
                <w:szCs w:val="20"/>
              </w:rPr>
              <w:t>70</w:t>
            </w:r>
          </w:p>
        </w:tc>
        <w:tc>
          <w:tcPr>
            <w:tcW w:w="2300" w:type="dxa"/>
            <w:vMerge w:val="continue"/>
            <w:tcBorders>
              <w:top w:val="single" w:color="000000" w:sz="4" w:space="0"/>
              <w:left w:val="single" w:color="000000" w:sz="4" w:space="0"/>
              <w:bottom w:val="single" w:color="000000" w:sz="4" w:space="0"/>
              <w:right w:val="single" w:color="000000" w:sz="4" w:space="0"/>
            </w:tcBorders>
            <w:vAlign w:val="center"/>
          </w:tcPr>
          <w:p w14:paraId="0D352F3E">
            <w:pPr>
              <w:widowControl/>
              <w:spacing w:line="240" w:lineRule="auto"/>
              <w:jc w:val="left"/>
              <w:rPr>
                <w:rFonts w:hint="eastAsia" w:ascii="宋体" w:hAnsi="宋体" w:cs="宋体"/>
                <w:color w:val="000000"/>
                <w:kern w:val="0"/>
                <w:sz w:val="20"/>
                <w:szCs w:val="20"/>
              </w:rPr>
            </w:pPr>
          </w:p>
        </w:tc>
      </w:tr>
      <w:tr w14:paraId="2CF31494">
        <w:trPr>
          <w:trHeight w:val="40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824CAD4">
            <w:pPr>
              <w:widowControl/>
              <w:spacing w:line="240" w:lineRule="auto"/>
              <w:jc w:val="center"/>
              <w:rPr>
                <w:rFonts w:hint="eastAsia" w:ascii="宋体" w:hAnsi="宋体" w:cs="宋体"/>
                <w:color w:val="000000"/>
                <w:kern w:val="0"/>
                <w:sz w:val="20"/>
                <w:szCs w:val="20"/>
              </w:rPr>
            </w:pPr>
            <w:r>
              <w:rPr>
                <w:rFonts w:ascii="宋体" w:hAnsi="宋体" w:cs="宋体"/>
                <w:color w:val="000000"/>
                <w:kern w:val="0"/>
                <w:sz w:val="20"/>
                <w:szCs w:val="20"/>
              </w:rPr>
              <w:t>4</w:t>
            </w: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66860426">
            <w:pPr>
              <w:widowControl/>
              <w:spacing w:line="240" w:lineRule="auto"/>
              <w:jc w:val="left"/>
              <w:rPr>
                <w:rFonts w:hint="eastAsia" w:ascii="宋体" w:hAnsi="宋体" w:cs="宋体"/>
                <w:color w:val="000000"/>
                <w:kern w:val="0"/>
                <w:sz w:val="20"/>
                <w:szCs w:val="20"/>
              </w:rPr>
            </w:pPr>
          </w:p>
        </w:tc>
        <w:tc>
          <w:tcPr>
            <w:tcW w:w="0" w:type="auto"/>
            <w:vMerge w:val="restart"/>
            <w:tcBorders>
              <w:top w:val="single" w:color="000000" w:sz="4" w:space="0"/>
              <w:left w:val="single" w:color="000000" w:sz="4" w:space="0"/>
              <w:bottom w:val="single" w:color="000000" w:sz="4" w:space="0"/>
              <w:right w:val="single" w:color="000000" w:sz="4" w:space="0"/>
            </w:tcBorders>
            <w:vAlign w:val="center"/>
          </w:tcPr>
          <w:p w14:paraId="3E5A1D8A">
            <w:pPr>
              <w:widowControl/>
              <w:spacing w:line="240" w:lineRule="auto"/>
              <w:jc w:val="center"/>
              <w:rPr>
                <w:rFonts w:hint="eastAsia" w:ascii="宋体" w:hAnsi="宋体" w:cs="宋体"/>
                <w:color w:val="000000"/>
                <w:kern w:val="0"/>
                <w:sz w:val="20"/>
                <w:szCs w:val="20"/>
              </w:rPr>
            </w:pPr>
            <w:r>
              <w:rPr>
                <w:rFonts w:hint="eastAsia" w:ascii="宋体" w:hAnsi="宋体" w:cs="宋体"/>
                <w:color w:val="000000"/>
                <w:kern w:val="0"/>
                <w:sz w:val="20"/>
                <w:szCs w:val="20"/>
              </w:rPr>
              <w:t>协同接入平台</w:t>
            </w:r>
          </w:p>
        </w:tc>
        <w:tc>
          <w:tcPr>
            <w:tcW w:w="0" w:type="auto"/>
            <w:tcBorders>
              <w:top w:val="single" w:color="000000" w:sz="4" w:space="0"/>
              <w:left w:val="single" w:color="000000" w:sz="4" w:space="0"/>
              <w:bottom w:val="single" w:color="000000" w:sz="4" w:space="0"/>
              <w:right w:val="single" w:color="000000" w:sz="4" w:space="0"/>
            </w:tcBorders>
            <w:vAlign w:val="center"/>
          </w:tcPr>
          <w:p w14:paraId="222C1B04">
            <w:pPr>
              <w:widowControl/>
              <w:spacing w:line="240" w:lineRule="auto"/>
              <w:jc w:val="left"/>
              <w:rPr>
                <w:rFonts w:hint="eastAsia" w:ascii="宋体" w:hAnsi="宋体" w:cs="宋体"/>
                <w:color w:val="000000"/>
                <w:kern w:val="0"/>
                <w:sz w:val="20"/>
                <w:szCs w:val="20"/>
              </w:rPr>
            </w:pPr>
            <w:r>
              <w:rPr>
                <w:rFonts w:ascii="宋体" w:hAnsi="宋体" w:cs="宋体"/>
                <w:color w:val="000000"/>
                <w:kern w:val="0"/>
                <w:sz w:val="20"/>
                <w:szCs w:val="20"/>
              </w:rPr>
              <w:t>实例管理</w:t>
            </w:r>
          </w:p>
        </w:tc>
        <w:tc>
          <w:tcPr>
            <w:tcW w:w="7733" w:type="dxa"/>
            <w:tcBorders>
              <w:top w:val="single" w:color="000000" w:sz="4" w:space="0"/>
              <w:left w:val="single" w:color="000000" w:sz="4" w:space="0"/>
              <w:bottom w:val="single" w:color="000000" w:sz="4" w:space="0"/>
              <w:right w:val="single" w:color="000000" w:sz="4" w:space="0"/>
            </w:tcBorders>
            <w:vAlign w:val="center"/>
          </w:tcPr>
          <w:p w14:paraId="111520CD">
            <w:pPr>
              <w:widowControl/>
              <w:spacing w:line="240" w:lineRule="auto"/>
              <w:jc w:val="left"/>
              <w:rPr>
                <w:rFonts w:hint="eastAsia" w:ascii="宋体" w:hAnsi="宋体" w:cs="宋体"/>
                <w:color w:val="000000"/>
                <w:kern w:val="0"/>
                <w:sz w:val="20"/>
                <w:szCs w:val="20"/>
              </w:rPr>
            </w:pPr>
            <w:r>
              <w:rPr>
                <w:rFonts w:ascii="宋体" w:hAnsi="宋体" w:cs="宋体"/>
                <w:color w:val="000000"/>
                <w:kern w:val="0"/>
                <w:sz w:val="20"/>
                <w:szCs w:val="20"/>
              </w:rPr>
              <w:t>管理端实例管理模块面向平台运营和管理员视角，解决全平台实例的集中治理与批量运维问题。其价值在于帮助管理员统一掌握实例总体分布、运行状态和归属关系，并支持批量启停、扩容和删除等操作，大幅提升平台级运营效率。对于大规模政务智能体部署场景，该模块是保障资源统一调度、用户实例有序管理和权限归属清晰的重要手段。</w:t>
            </w:r>
          </w:p>
        </w:tc>
        <w:tc>
          <w:tcPr>
            <w:tcW w:w="1276" w:type="dxa"/>
            <w:tcBorders>
              <w:top w:val="single" w:color="000000" w:sz="4" w:space="0"/>
              <w:left w:val="single" w:color="000000" w:sz="4" w:space="0"/>
              <w:bottom w:val="single" w:color="000000" w:sz="4" w:space="0"/>
              <w:right w:val="single" w:color="000000" w:sz="4" w:space="0"/>
            </w:tcBorders>
            <w:noWrap/>
            <w:vAlign w:val="center"/>
          </w:tcPr>
          <w:p w14:paraId="729822B9">
            <w:pPr>
              <w:widowControl/>
              <w:spacing w:line="240" w:lineRule="auto"/>
              <w:jc w:val="center"/>
              <w:rPr>
                <w:rFonts w:hint="eastAsia" w:ascii="宋体" w:hAnsi="宋体" w:cs="宋体"/>
                <w:color w:val="000000"/>
                <w:kern w:val="0"/>
                <w:sz w:val="20"/>
                <w:szCs w:val="20"/>
              </w:rPr>
            </w:pPr>
            <w:r>
              <w:rPr>
                <w:rFonts w:ascii="宋体" w:hAnsi="宋体" w:cs="宋体"/>
                <w:color w:val="000000"/>
                <w:kern w:val="0"/>
                <w:sz w:val="20"/>
                <w:szCs w:val="20"/>
              </w:rPr>
              <w:t>125</w:t>
            </w:r>
          </w:p>
        </w:tc>
        <w:tc>
          <w:tcPr>
            <w:tcW w:w="2300" w:type="dxa"/>
            <w:vMerge w:val="continue"/>
            <w:tcBorders>
              <w:top w:val="single" w:color="000000" w:sz="4" w:space="0"/>
              <w:left w:val="single" w:color="000000" w:sz="4" w:space="0"/>
              <w:bottom w:val="single" w:color="000000" w:sz="4" w:space="0"/>
              <w:right w:val="single" w:color="000000" w:sz="4" w:space="0"/>
            </w:tcBorders>
            <w:vAlign w:val="center"/>
          </w:tcPr>
          <w:p w14:paraId="517913A2">
            <w:pPr>
              <w:widowControl/>
              <w:spacing w:line="240" w:lineRule="auto"/>
              <w:jc w:val="left"/>
              <w:rPr>
                <w:rFonts w:hint="eastAsia" w:ascii="宋体" w:hAnsi="宋体" w:cs="宋体"/>
                <w:color w:val="000000"/>
                <w:kern w:val="0"/>
                <w:sz w:val="20"/>
                <w:szCs w:val="20"/>
              </w:rPr>
            </w:pPr>
          </w:p>
        </w:tc>
      </w:tr>
      <w:tr w14:paraId="2CE61210">
        <w:trPr>
          <w:trHeight w:val="40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694CBC">
            <w:pPr>
              <w:widowControl/>
              <w:spacing w:line="240" w:lineRule="auto"/>
              <w:jc w:val="center"/>
              <w:rPr>
                <w:rFonts w:hint="eastAsia" w:ascii="宋体" w:hAnsi="宋体" w:cs="宋体"/>
                <w:color w:val="000000"/>
                <w:kern w:val="0"/>
                <w:sz w:val="20"/>
                <w:szCs w:val="20"/>
              </w:rPr>
            </w:pPr>
            <w:r>
              <w:rPr>
                <w:rFonts w:ascii="宋体" w:hAnsi="宋体" w:cs="宋体"/>
                <w:color w:val="000000"/>
                <w:kern w:val="0"/>
                <w:sz w:val="20"/>
                <w:szCs w:val="20"/>
              </w:rPr>
              <w:t>5</w:t>
            </w: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56B1690A">
            <w:pPr>
              <w:widowControl/>
              <w:spacing w:line="240" w:lineRule="auto"/>
              <w:jc w:val="left"/>
              <w:rPr>
                <w:rFonts w:hint="eastAsia" w:ascii="宋体" w:hAnsi="宋体" w:cs="宋体"/>
                <w:color w:val="000000"/>
                <w:kern w:val="0"/>
                <w:sz w:val="20"/>
                <w:szCs w:val="20"/>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6F178CEE">
            <w:pPr>
              <w:widowControl/>
              <w:spacing w:line="240" w:lineRule="auto"/>
              <w:jc w:val="left"/>
              <w:rPr>
                <w:rFonts w:hint="eastAsia" w:ascii="宋体" w:hAnsi="宋体" w:cs="宋体"/>
                <w:color w:val="000000"/>
                <w:kern w:val="0"/>
                <w:sz w:val="20"/>
                <w:szCs w:val="20"/>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758680AB">
            <w:pPr>
              <w:widowControl/>
              <w:spacing w:line="240" w:lineRule="auto"/>
              <w:jc w:val="left"/>
              <w:rPr>
                <w:rFonts w:hint="eastAsia" w:ascii="宋体" w:hAnsi="宋体" w:cs="宋体"/>
                <w:color w:val="000000"/>
                <w:kern w:val="0"/>
                <w:sz w:val="20"/>
                <w:szCs w:val="20"/>
              </w:rPr>
            </w:pPr>
            <w:r>
              <w:rPr>
                <w:rFonts w:ascii="宋体" w:hAnsi="宋体" w:cs="宋体"/>
                <w:color w:val="000000"/>
                <w:kern w:val="0"/>
                <w:sz w:val="20"/>
                <w:szCs w:val="20"/>
              </w:rPr>
              <w:t>可观测与运维</w:t>
            </w:r>
          </w:p>
        </w:tc>
        <w:tc>
          <w:tcPr>
            <w:tcW w:w="7733" w:type="dxa"/>
            <w:tcBorders>
              <w:top w:val="single" w:color="000000" w:sz="4" w:space="0"/>
              <w:left w:val="single" w:color="000000" w:sz="4" w:space="0"/>
              <w:bottom w:val="single" w:color="000000" w:sz="4" w:space="0"/>
              <w:right w:val="single" w:color="000000" w:sz="4" w:space="0"/>
            </w:tcBorders>
            <w:vAlign w:val="center"/>
          </w:tcPr>
          <w:p w14:paraId="440303DA">
            <w:pPr>
              <w:widowControl/>
              <w:spacing w:line="240" w:lineRule="auto"/>
              <w:jc w:val="left"/>
              <w:rPr>
                <w:rFonts w:hint="eastAsia" w:ascii="宋体" w:hAnsi="宋体" w:cs="宋体"/>
                <w:color w:val="000000"/>
                <w:kern w:val="0"/>
                <w:sz w:val="20"/>
                <w:szCs w:val="20"/>
              </w:rPr>
            </w:pPr>
            <w:r>
              <w:rPr>
                <w:rFonts w:ascii="宋体" w:hAnsi="宋体" w:cs="宋体"/>
                <w:color w:val="000000"/>
                <w:kern w:val="0"/>
                <w:sz w:val="20"/>
                <w:szCs w:val="20"/>
              </w:rPr>
              <w:t>可观测与运维模块是保障政务OS</w:t>
            </w:r>
            <w:del w:id="891" w:author="cc" w:date="2026-05-23T12:56:49Z">
              <w:r>
                <w:rPr>
                  <w:rFonts w:ascii="宋体" w:hAnsi="宋体" w:cs="宋体"/>
                  <w:color w:val="000000"/>
                  <w:kern w:val="0"/>
                  <w:sz w:val="20"/>
                  <w:szCs w:val="20"/>
                </w:rPr>
                <w:delText xml:space="preserve"> </w:delText>
              </w:r>
            </w:del>
            <w:r>
              <w:rPr>
                <w:rFonts w:ascii="宋体" w:hAnsi="宋体" w:cs="宋体"/>
                <w:color w:val="000000"/>
                <w:kern w:val="0"/>
                <w:sz w:val="20"/>
                <w:szCs w:val="20"/>
              </w:rPr>
              <w:t>稳定运行、问题可定位、性能可分析的核心能力中心。通过统一指标监控和链路追踪，平台能够从全局视角掌握实例活跃度、调用量、模型消耗与响应表现，并快速回溯问题链路。其价值在于将平台运行情况从“不可见”转变为“可量化、可追踪、可分析”，为优化资源配置、提升用户体验和支撑运维决策提供依据。</w:t>
            </w:r>
          </w:p>
        </w:tc>
        <w:tc>
          <w:tcPr>
            <w:tcW w:w="1276" w:type="dxa"/>
            <w:tcBorders>
              <w:top w:val="single" w:color="000000" w:sz="4" w:space="0"/>
              <w:left w:val="single" w:color="000000" w:sz="4" w:space="0"/>
              <w:bottom w:val="single" w:color="000000" w:sz="4" w:space="0"/>
              <w:right w:val="single" w:color="000000" w:sz="4" w:space="0"/>
            </w:tcBorders>
            <w:noWrap/>
            <w:vAlign w:val="center"/>
          </w:tcPr>
          <w:p w14:paraId="42B7930B">
            <w:pPr>
              <w:widowControl/>
              <w:spacing w:line="240" w:lineRule="auto"/>
              <w:jc w:val="center"/>
              <w:rPr>
                <w:rFonts w:hint="eastAsia" w:ascii="宋体" w:hAnsi="宋体" w:cs="宋体"/>
                <w:color w:val="000000"/>
                <w:kern w:val="0"/>
                <w:sz w:val="20"/>
                <w:szCs w:val="20"/>
              </w:rPr>
            </w:pPr>
            <w:r>
              <w:rPr>
                <w:rFonts w:ascii="宋体" w:hAnsi="宋体" w:cs="宋体"/>
                <w:color w:val="000000"/>
                <w:kern w:val="0"/>
                <w:sz w:val="20"/>
                <w:szCs w:val="20"/>
              </w:rPr>
              <w:t>125</w:t>
            </w:r>
          </w:p>
        </w:tc>
        <w:tc>
          <w:tcPr>
            <w:tcW w:w="2300" w:type="dxa"/>
            <w:vMerge w:val="continue"/>
            <w:tcBorders>
              <w:top w:val="single" w:color="000000" w:sz="4" w:space="0"/>
              <w:left w:val="single" w:color="000000" w:sz="4" w:space="0"/>
              <w:bottom w:val="single" w:color="000000" w:sz="4" w:space="0"/>
              <w:right w:val="single" w:color="000000" w:sz="4" w:space="0"/>
            </w:tcBorders>
            <w:vAlign w:val="center"/>
          </w:tcPr>
          <w:p w14:paraId="1790E677">
            <w:pPr>
              <w:widowControl/>
              <w:spacing w:line="240" w:lineRule="auto"/>
              <w:jc w:val="left"/>
              <w:rPr>
                <w:rFonts w:hint="eastAsia" w:ascii="宋体" w:hAnsi="宋体" w:cs="宋体"/>
                <w:color w:val="000000"/>
                <w:kern w:val="0"/>
                <w:sz w:val="20"/>
                <w:szCs w:val="20"/>
              </w:rPr>
            </w:pPr>
          </w:p>
        </w:tc>
      </w:tr>
      <w:tr w14:paraId="37551CCB">
        <w:trPr>
          <w:trHeight w:val="40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14FB772">
            <w:pPr>
              <w:widowControl/>
              <w:spacing w:line="240" w:lineRule="auto"/>
              <w:jc w:val="center"/>
              <w:rPr>
                <w:rFonts w:hint="eastAsia" w:ascii="宋体" w:hAnsi="宋体" w:cs="宋体"/>
                <w:color w:val="000000"/>
                <w:kern w:val="0"/>
                <w:sz w:val="20"/>
                <w:szCs w:val="20"/>
              </w:rPr>
            </w:pPr>
            <w:r>
              <w:rPr>
                <w:rFonts w:ascii="宋体" w:hAnsi="宋体" w:cs="宋体"/>
                <w:color w:val="000000"/>
                <w:kern w:val="0"/>
                <w:sz w:val="20"/>
                <w:szCs w:val="20"/>
              </w:rPr>
              <w:t>6</w:t>
            </w: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3A3D5CC4">
            <w:pPr>
              <w:widowControl/>
              <w:spacing w:line="240" w:lineRule="auto"/>
              <w:jc w:val="left"/>
              <w:rPr>
                <w:rFonts w:hint="eastAsia" w:ascii="宋体" w:hAnsi="宋体" w:cs="宋体"/>
                <w:color w:val="000000"/>
                <w:kern w:val="0"/>
                <w:sz w:val="20"/>
                <w:szCs w:val="20"/>
              </w:rPr>
            </w:pPr>
          </w:p>
        </w:tc>
        <w:tc>
          <w:tcPr>
            <w:tcW w:w="0" w:type="auto"/>
            <w:vMerge w:val="restart"/>
            <w:tcBorders>
              <w:top w:val="single" w:color="000000" w:sz="4" w:space="0"/>
              <w:left w:val="single" w:color="000000" w:sz="4" w:space="0"/>
              <w:bottom w:val="single" w:color="000000" w:sz="4" w:space="0"/>
              <w:right w:val="single" w:color="000000" w:sz="4" w:space="0"/>
            </w:tcBorders>
            <w:vAlign w:val="center"/>
          </w:tcPr>
          <w:p w14:paraId="5F1CA890">
            <w:pPr>
              <w:widowControl/>
              <w:spacing w:line="240" w:lineRule="auto"/>
              <w:jc w:val="center"/>
              <w:rPr>
                <w:rFonts w:hint="eastAsia" w:ascii="宋体" w:hAnsi="宋体" w:cs="宋体"/>
                <w:color w:val="000000"/>
                <w:kern w:val="0"/>
                <w:sz w:val="20"/>
                <w:szCs w:val="20"/>
              </w:rPr>
            </w:pPr>
            <w:r>
              <w:rPr>
                <w:rFonts w:hint="eastAsia" w:ascii="宋体" w:hAnsi="宋体" w:cs="宋体"/>
                <w:color w:val="000000"/>
                <w:kern w:val="0"/>
                <w:sz w:val="20"/>
                <w:szCs w:val="20"/>
              </w:rPr>
              <w:t>观测控制平台</w:t>
            </w:r>
          </w:p>
        </w:tc>
        <w:tc>
          <w:tcPr>
            <w:tcW w:w="0" w:type="auto"/>
            <w:tcBorders>
              <w:top w:val="single" w:color="000000" w:sz="4" w:space="0"/>
              <w:left w:val="single" w:color="000000" w:sz="4" w:space="0"/>
              <w:bottom w:val="single" w:color="000000" w:sz="4" w:space="0"/>
              <w:right w:val="single" w:color="000000" w:sz="4" w:space="0"/>
            </w:tcBorders>
            <w:vAlign w:val="center"/>
          </w:tcPr>
          <w:p w14:paraId="697B8296">
            <w:pPr>
              <w:widowControl/>
              <w:spacing w:line="240" w:lineRule="auto"/>
              <w:jc w:val="left"/>
              <w:rPr>
                <w:rFonts w:hint="eastAsia" w:ascii="宋体" w:hAnsi="宋体" w:cs="宋体"/>
                <w:color w:val="000000"/>
                <w:kern w:val="0"/>
                <w:sz w:val="20"/>
                <w:szCs w:val="20"/>
              </w:rPr>
            </w:pPr>
            <w:r>
              <w:rPr>
                <w:rFonts w:ascii="宋体" w:hAnsi="宋体" w:cs="宋体"/>
                <w:color w:val="000000"/>
                <w:kern w:val="0"/>
                <w:sz w:val="20"/>
                <w:szCs w:val="20"/>
              </w:rPr>
              <w:t>安全策略</w:t>
            </w:r>
          </w:p>
        </w:tc>
        <w:tc>
          <w:tcPr>
            <w:tcW w:w="7733" w:type="dxa"/>
            <w:tcBorders>
              <w:top w:val="single" w:color="000000" w:sz="4" w:space="0"/>
              <w:left w:val="single" w:color="000000" w:sz="4" w:space="0"/>
              <w:bottom w:val="single" w:color="000000" w:sz="4" w:space="0"/>
              <w:right w:val="single" w:color="000000" w:sz="4" w:space="0"/>
            </w:tcBorders>
            <w:vAlign w:val="center"/>
          </w:tcPr>
          <w:p w14:paraId="424DB25F">
            <w:pPr>
              <w:widowControl/>
              <w:spacing w:line="240" w:lineRule="auto"/>
              <w:jc w:val="left"/>
              <w:rPr>
                <w:rFonts w:hint="eastAsia" w:ascii="宋体" w:hAnsi="宋体" w:cs="宋体"/>
                <w:color w:val="000000"/>
                <w:kern w:val="0"/>
                <w:sz w:val="20"/>
                <w:szCs w:val="20"/>
              </w:rPr>
            </w:pPr>
            <w:r>
              <w:rPr>
                <w:rFonts w:ascii="宋体" w:hAnsi="宋体" w:cs="宋体"/>
                <w:color w:val="000000"/>
                <w:kern w:val="0"/>
                <w:sz w:val="20"/>
                <w:szCs w:val="20"/>
              </w:rPr>
              <w:t>安全策略模块是政务</w:t>
            </w:r>
            <w:del w:id="892" w:author="cc" w:date="2026-05-23T12:56:49Z">
              <w:r>
                <w:rPr>
                  <w:rFonts w:ascii="宋体" w:hAnsi="宋体" w:cs="宋体"/>
                  <w:color w:val="000000"/>
                  <w:kern w:val="0"/>
                  <w:sz w:val="20"/>
                  <w:szCs w:val="20"/>
                </w:rPr>
                <w:delText xml:space="preserve"> </w:delText>
              </w:r>
            </w:del>
            <w:r>
              <w:rPr>
                <w:rFonts w:ascii="宋体" w:hAnsi="宋体" w:cs="宋体"/>
                <w:color w:val="000000"/>
                <w:kern w:val="0"/>
                <w:sz w:val="20"/>
                <w:szCs w:val="20"/>
              </w:rPr>
              <w:t>AI</w:t>
            </w:r>
            <w:del w:id="893" w:author="cc" w:date="2026-05-23T12:56:49Z">
              <w:r>
                <w:rPr>
                  <w:rFonts w:ascii="宋体" w:hAnsi="宋体" w:cs="宋体"/>
                  <w:color w:val="000000"/>
                  <w:kern w:val="0"/>
                  <w:sz w:val="20"/>
                  <w:szCs w:val="20"/>
                </w:rPr>
                <w:delText xml:space="preserve"> </w:delText>
              </w:r>
            </w:del>
            <w:r>
              <w:rPr>
                <w:rFonts w:ascii="宋体" w:hAnsi="宋体" w:cs="宋体"/>
                <w:color w:val="000000"/>
                <w:kern w:val="0"/>
                <w:sz w:val="20"/>
                <w:szCs w:val="20"/>
              </w:rPr>
              <w:t>OS</w:t>
            </w:r>
            <w:del w:id="894" w:author="cc" w:date="2026-05-23T12:56:49Z">
              <w:r>
                <w:rPr>
                  <w:rFonts w:ascii="宋体" w:hAnsi="宋体" w:cs="宋体"/>
                  <w:color w:val="000000"/>
                  <w:kern w:val="0"/>
                  <w:sz w:val="20"/>
                  <w:szCs w:val="20"/>
                </w:rPr>
                <w:delText xml:space="preserve"> </w:delText>
              </w:r>
            </w:del>
            <w:r>
              <w:rPr>
                <w:rFonts w:ascii="宋体" w:hAnsi="宋体" w:cs="宋体"/>
                <w:color w:val="000000"/>
                <w:kern w:val="0"/>
                <w:sz w:val="20"/>
                <w:szCs w:val="20"/>
              </w:rPr>
              <w:t>面向政务场景合规建设的关键底座，覆盖提示词攻击防护、技能与插件安全、敏感信息防泄露及高危操作拦截等核心能力。其价值在于将安全治理从“事后补救”前置到“运行时防护”，在模型交互、能力调用、数据处理和记忆管理等多个环节建立主动防线，从而满足政务场景对数据安全、操作安全和内容安全的高要求。</w:t>
            </w:r>
          </w:p>
        </w:tc>
        <w:tc>
          <w:tcPr>
            <w:tcW w:w="1276" w:type="dxa"/>
            <w:tcBorders>
              <w:top w:val="single" w:color="000000" w:sz="4" w:space="0"/>
              <w:left w:val="single" w:color="000000" w:sz="4" w:space="0"/>
              <w:bottom w:val="single" w:color="000000" w:sz="4" w:space="0"/>
              <w:right w:val="single" w:color="000000" w:sz="4" w:space="0"/>
            </w:tcBorders>
            <w:noWrap/>
            <w:vAlign w:val="center"/>
          </w:tcPr>
          <w:p w14:paraId="39C0C659">
            <w:pPr>
              <w:widowControl/>
              <w:spacing w:line="240" w:lineRule="auto"/>
              <w:jc w:val="center"/>
              <w:rPr>
                <w:rFonts w:hint="eastAsia" w:ascii="宋体" w:hAnsi="宋体" w:cs="宋体"/>
                <w:color w:val="000000"/>
                <w:kern w:val="0"/>
                <w:sz w:val="20"/>
                <w:szCs w:val="20"/>
              </w:rPr>
            </w:pPr>
            <w:r>
              <w:rPr>
                <w:rFonts w:ascii="宋体" w:hAnsi="宋体" w:cs="宋体"/>
                <w:color w:val="000000"/>
                <w:kern w:val="0"/>
                <w:sz w:val="20"/>
                <w:szCs w:val="20"/>
              </w:rPr>
              <w:t>95</w:t>
            </w:r>
          </w:p>
        </w:tc>
        <w:tc>
          <w:tcPr>
            <w:tcW w:w="2300" w:type="dxa"/>
            <w:vMerge w:val="continue"/>
            <w:tcBorders>
              <w:top w:val="single" w:color="000000" w:sz="4" w:space="0"/>
              <w:left w:val="single" w:color="000000" w:sz="4" w:space="0"/>
              <w:bottom w:val="single" w:color="000000" w:sz="4" w:space="0"/>
              <w:right w:val="single" w:color="000000" w:sz="4" w:space="0"/>
            </w:tcBorders>
            <w:vAlign w:val="center"/>
          </w:tcPr>
          <w:p w14:paraId="33860406">
            <w:pPr>
              <w:widowControl/>
              <w:spacing w:line="240" w:lineRule="auto"/>
              <w:jc w:val="left"/>
              <w:rPr>
                <w:rFonts w:hint="eastAsia" w:ascii="宋体" w:hAnsi="宋体" w:cs="宋体"/>
                <w:color w:val="000000"/>
                <w:kern w:val="0"/>
                <w:sz w:val="20"/>
                <w:szCs w:val="20"/>
              </w:rPr>
            </w:pPr>
          </w:p>
        </w:tc>
      </w:tr>
      <w:tr w14:paraId="4EC36E3E">
        <w:trPr>
          <w:trHeight w:val="40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73E5D94">
            <w:pPr>
              <w:widowControl/>
              <w:spacing w:line="240" w:lineRule="auto"/>
              <w:jc w:val="center"/>
              <w:rPr>
                <w:rFonts w:hint="eastAsia" w:ascii="宋体" w:hAnsi="宋体" w:cs="宋体"/>
                <w:color w:val="000000"/>
                <w:kern w:val="0"/>
                <w:sz w:val="20"/>
                <w:szCs w:val="20"/>
              </w:rPr>
            </w:pPr>
            <w:r>
              <w:rPr>
                <w:rFonts w:ascii="宋体" w:hAnsi="宋体" w:cs="宋体"/>
                <w:color w:val="000000"/>
                <w:kern w:val="0"/>
                <w:sz w:val="20"/>
                <w:szCs w:val="20"/>
              </w:rPr>
              <w:t>7</w:t>
            </w: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0E98DBB3">
            <w:pPr>
              <w:widowControl/>
              <w:spacing w:line="240" w:lineRule="auto"/>
              <w:jc w:val="left"/>
              <w:rPr>
                <w:rFonts w:hint="eastAsia" w:ascii="宋体" w:hAnsi="宋体" w:cs="宋体"/>
                <w:color w:val="000000"/>
                <w:kern w:val="0"/>
                <w:sz w:val="20"/>
                <w:szCs w:val="20"/>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193108D8">
            <w:pPr>
              <w:widowControl/>
              <w:spacing w:line="240" w:lineRule="auto"/>
              <w:jc w:val="left"/>
              <w:rPr>
                <w:rFonts w:hint="eastAsia" w:ascii="宋体" w:hAnsi="宋体" w:cs="宋体"/>
                <w:color w:val="000000"/>
                <w:kern w:val="0"/>
                <w:sz w:val="20"/>
                <w:szCs w:val="20"/>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092CFD65">
            <w:pPr>
              <w:widowControl/>
              <w:spacing w:line="240" w:lineRule="auto"/>
              <w:jc w:val="left"/>
              <w:rPr>
                <w:rFonts w:hint="eastAsia" w:ascii="宋体" w:hAnsi="宋体" w:cs="宋体"/>
                <w:color w:val="000000"/>
                <w:kern w:val="0"/>
                <w:sz w:val="20"/>
                <w:szCs w:val="20"/>
              </w:rPr>
            </w:pPr>
            <w:r>
              <w:rPr>
                <w:rFonts w:ascii="宋体" w:hAnsi="宋体" w:cs="宋体"/>
                <w:color w:val="000000"/>
                <w:kern w:val="0"/>
                <w:sz w:val="20"/>
                <w:szCs w:val="20"/>
              </w:rPr>
              <w:t>审计中心</w:t>
            </w:r>
          </w:p>
        </w:tc>
        <w:tc>
          <w:tcPr>
            <w:tcW w:w="7733" w:type="dxa"/>
            <w:tcBorders>
              <w:top w:val="single" w:color="000000" w:sz="4" w:space="0"/>
              <w:left w:val="single" w:color="000000" w:sz="4" w:space="0"/>
              <w:bottom w:val="single" w:color="000000" w:sz="4" w:space="0"/>
              <w:right w:val="single" w:color="000000" w:sz="4" w:space="0"/>
            </w:tcBorders>
            <w:vAlign w:val="center"/>
          </w:tcPr>
          <w:p w14:paraId="1E01C4A4">
            <w:pPr>
              <w:widowControl/>
              <w:spacing w:line="240" w:lineRule="auto"/>
              <w:jc w:val="left"/>
              <w:rPr>
                <w:rFonts w:hint="eastAsia" w:ascii="宋体" w:hAnsi="宋体" w:cs="宋体"/>
                <w:color w:val="000000"/>
                <w:kern w:val="0"/>
                <w:sz w:val="20"/>
                <w:szCs w:val="20"/>
              </w:rPr>
            </w:pPr>
            <w:r>
              <w:rPr>
                <w:rFonts w:ascii="宋体" w:hAnsi="宋体" w:cs="宋体"/>
                <w:color w:val="000000"/>
                <w:kern w:val="0"/>
                <w:sz w:val="20"/>
                <w:szCs w:val="20"/>
              </w:rPr>
              <w:t>审计中心模块是平台满足监管要求、追溯操作责任和支撑合规检查的重要能力。通过完整记录用户在平台中的关键操作，并支持按多维条件检索与导出，平台能够建立透明、可追溯、可复核的治理机制。其价值不仅在于满足审计留痕要求，也在于帮助管理者快速定位异常操作、还原事件经过、明确责任边界，为政务场景下的规范化管理提供保障。</w:t>
            </w:r>
          </w:p>
        </w:tc>
        <w:tc>
          <w:tcPr>
            <w:tcW w:w="1276" w:type="dxa"/>
            <w:tcBorders>
              <w:top w:val="single" w:color="000000" w:sz="4" w:space="0"/>
              <w:left w:val="single" w:color="000000" w:sz="4" w:space="0"/>
              <w:bottom w:val="single" w:color="000000" w:sz="4" w:space="0"/>
              <w:right w:val="single" w:color="000000" w:sz="4" w:space="0"/>
            </w:tcBorders>
            <w:noWrap/>
            <w:vAlign w:val="center"/>
          </w:tcPr>
          <w:p w14:paraId="44E17CDA">
            <w:pPr>
              <w:widowControl/>
              <w:spacing w:line="240" w:lineRule="auto"/>
              <w:jc w:val="center"/>
              <w:rPr>
                <w:rFonts w:hint="eastAsia" w:ascii="宋体" w:hAnsi="宋体" w:cs="宋体"/>
                <w:color w:val="000000"/>
                <w:kern w:val="0"/>
                <w:sz w:val="20"/>
                <w:szCs w:val="20"/>
              </w:rPr>
            </w:pPr>
            <w:r>
              <w:rPr>
                <w:rFonts w:ascii="宋体" w:hAnsi="宋体" w:cs="宋体"/>
                <w:color w:val="000000"/>
                <w:kern w:val="0"/>
                <w:sz w:val="20"/>
                <w:szCs w:val="20"/>
              </w:rPr>
              <w:t>70</w:t>
            </w:r>
          </w:p>
        </w:tc>
        <w:tc>
          <w:tcPr>
            <w:tcW w:w="2300" w:type="dxa"/>
            <w:vMerge w:val="continue"/>
            <w:tcBorders>
              <w:top w:val="single" w:color="000000" w:sz="4" w:space="0"/>
              <w:left w:val="single" w:color="000000" w:sz="4" w:space="0"/>
              <w:bottom w:val="single" w:color="000000" w:sz="4" w:space="0"/>
              <w:right w:val="single" w:color="000000" w:sz="4" w:space="0"/>
            </w:tcBorders>
            <w:vAlign w:val="center"/>
          </w:tcPr>
          <w:p w14:paraId="197F96A8">
            <w:pPr>
              <w:widowControl/>
              <w:spacing w:line="240" w:lineRule="auto"/>
              <w:jc w:val="left"/>
              <w:rPr>
                <w:rFonts w:hint="eastAsia" w:ascii="宋体" w:hAnsi="宋体" w:cs="宋体"/>
                <w:color w:val="000000"/>
                <w:kern w:val="0"/>
                <w:sz w:val="20"/>
                <w:szCs w:val="20"/>
              </w:rPr>
            </w:pPr>
          </w:p>
        </w:tc>
      </w:tr>
      <w:tr w14:paraId="714F1476">
        <w:trPr>
          <w:trHeight w:val="40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A6917BE">
            <w:pPr>
              <w:widowControl/>
              <w:spacing w:line="240" w:lineRule="auto"/>
              <w:jc w:val="center"/>
              <w:rPr>
                <w:rFonts w:hint="eastAsia" w:ascii="宋体" w:hAnsi="宋体" w:cs="宋体"/>
                <w:color w:val="000000"/>
                <w:kern w:val="0"/>
                <w:sz w:val="20"/>
                <w:szCs w:val="20"/>
              </w:rPr>
            </w:pPr>
            <w:r>
              <w:rPr>
                <w:rFonts w:ascii="宋体" w:hAnsi="宋体" w:cs="宋体"/>
                <w:color w:val="000000"/>
                <w:kern w:val="0"/>
                <w:sz w:val="20"/>
                <w:szCs w:val="20"/>
              </w:rPr>
              <w:t>8</w:t>
            </w: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6CC097FB">
            <w:pPr>
              <w:widowControl/>
              <w:spacing w:line="240" w:lineRule="auto"/>
              <w:jc w:val="left"/>
              <w:rPr>
                <w:rFonts w:hint="eastAsia" w:ascii="宋体" w:hAnsi="宋体" w:cs="宋体"/>
                <w:color w:val="000000"/>
                <w:kern w:val="0"/>
                <w:sz w:val="20"/>
                <w:szCs w:val="20"/>
              </w:rPr>
            </w:pPr>
          </w:p>
        </w:tc>
        <w:tc>
          <w:tcPr>
            <w:tcW w:w="0" w:type="auto"/>
            <w:vMerge w:val="restart"/>
            <w:tcBorders>
              <w:top w:val="single" w:color="000000" w:sz="4" w:space="0"/>
              <w:left w:val="single" w:color="000000" w:sz="4" w:space="0"/>
              <w:bottom w:val="single" w:color="000000" w:sz="4" w:space="0"/>
              <w:right w:val="single" w:color="000000" w:sz="4" w:space="0"/>
            </w:tcBorders>
            <w:vAlign w:val="center"/>
          </w:tcPr>
          <w:p w14:paraId="33936EB9">
            <w:pPr>
              <w:widowControl/>
              <w:spacing w:line="240" w:lineRule="auto"/>
              <w:jc w:val="center"/>
              <w:rPr>
                <w:rFonts w:hint="eastAsia" w:ascii="宋体" w:hAnsi="宋体" w:cs="宋体"/>
                <w:color w:val="000000"/>
                <w:kern w:val="0"/>
                <w:sz w:val="20"/>
                <w:szCs w:val="20"/>
              </w:rPr>
            </w:pPr>
            <w:r>
              <w:rPr>
                <w:rFonts w:hint="eastAsia" w:ascii="宋体" w:hAnsi="宋体" w:cs="宋体"/>
                <w:color w:val="000000"/>
                <w:kern w:val="0"/>
                <w:sz w:val="20"/>
                <w:szCs w:val="20"/>
              </w:rPr>
              <w:t>知识技能能力平台</w:t>
            </w:r>
          </w:p>
        </w:tc>
        <w:tc>
          <w:tcPr>
            <w:tcW w:w="0" w:type="auto"/>
            <w:tcBorders>
              <w:top w:val="single" w:color="000000" w:sz="4" w:space="0"/>
              <w:left w:val="single" w:color="000000" w:sz="4" w:space="0"/>
              <w:bottom w:val="single" w:color="000000" w:sz="4" w:space="0"/>
              <w:right w:val="single" w:color="000000" w:sz="4" w:space="0"/>
            </w:tcBorders>
            <w:vAlign w:val="center"/>
          </w:tcPr>
          <w:p w14:paraId="3A0B7078">
            <w:pPr>
              <w:widowControl/>
              <w:spacing w:line="240" w:lineRule="auto"/>
              <w:jc w:val="left"/>
              <w:rPr>
                <w:rFonts w:hint="eastAsia" w:ascii="宋体" w:hAnsi="宋体" w:cs="宋体"/>
                <w:color w:val="000000"/>
                <w:kern w:val="0"/>
                <w:sz w:val="20"/>
                <w:szCs w:val="20"/>
              </w:rPr>
            </w:pPr>
            <w:r>
              <w:rPr>
                <w:rFonts w:ascii="宋体" w:hAnsi="宋体" w:cs="宋体"/>
                <w:color w:val="000000"/>
                <w:kern w:val="0"/>
                <w:sz w:val="20"/>
                <w:szCs w:val="20"/>
              </w:rPr>
              <w:t>技能中心</w:t>
            </w:r>
          </w:p>
        </w:tc>
        <w:tc>
          <w:tcPr>
            <w:tcW w:w="7733" w:type="dxa"/>
            <w:tcBorders>
              <w:top w:val="single" w:color="000000" w:sz="4" w:space="0"/>
              <w:left w:val="single" w:color="000000" w:sz="4" w:space="0"/>
              <w:bottom w:val="single" w:color="000000" w:sz="4" w:space="0"/>
              <w:right w:val="single" w:color="000000" w:sz="4" w:space="0"/>
            </w:tcBorders>
            <w:vAlign w:val="center"/>
          </w:tcPr>
          <w:p w14:paraId="63E68D73">
            <w:pPr>
              <w:widowControl/>
              <w:spacing w:line="240" w:lineRule="auto"/>
              <w:jc w:val="left"/>
              <w:rPr>
                <w:rFonts w:hint="eastAsia" w:ascii="宋体" w:hAnsi="宋体" w:cs="宋体"/>
                <w:color w:val="000000"/>
                <w:kern w:val="0"/>
                <w:sz w:val="20"/>
                <w:szCs w:val="20"/>
              </w:rPr>
            </w:pPr>
            <w:r>
              <w:rPr>
                <w:rFonts w:ascii="宋体" w:hAnsi="宋体" w:cs="宋体"/>
                <w:color w:val="000000"/>
                <w:kern w:val="0"/>
                <w:sz w:val="20"/>
                <w:szCs w:val="20"/>
              </w:rPr>
              <w:t>技能中心模块面向平台管理员，承担平台级技能资产的统一管理与分发职责。其价值在于将原本分散、难维护的技能能力沉淀为平台级资产，实现标准化上架、集中查看、统一分发和版本化管理。这样既能提升技能复用率，也有助于形成平台能力中台，为不同实例快速装配行业能力，降低重复开发与配置成本。</w:t>
            </w:r>
          </w:p>
        </w:tc>
        <w:tc>
          <w:tcPr>
            <w:tcW w:w="1276" w:type="dxa"/>
            <w:tcBorders>
              <w:top w:val="single" w:color="000000" w:sz="4" w:space="0"/>
              <w:left w:val="single" w:color="000000" w:sz="4" w:space="0"/>
              <w:bottom w:val="single" w:color="000000" w:sz="4" w:space="0"/>
              <w:right w:val="single" w:color="000000" w:sz="4" w:space="0"/>
            </w:tcBorders>
            <w:noWrap/>
            <w:vAlign w:val="center"/>
          </w:tcPr>
          <w:p w14:paraId="1ECD5729">
            <w:pPr>
              <w:widowControl/>
              <w:spacing w:line="240" w:lineRule="auto"/>
              <w:jc w:val="center"/>
              <w:rPr>
                <w:rFonts w:hint="eastAsia" w:ascii="宋体" w:hAnsi="宋体" w:cs="宋体"/>
                <w:color w:val="000000"/>
                <w:kern w:val="0"/>
                <w:sz w:val="20"/>
                <w:szCs w:val="20"/>
              </w:rPr>
            </w:pPr>
            <w:r>
              <w:rPr>
                <w:rFonts w:ascii="宋体" w:hAnsi="宋体" w:cs="宋体"/>
                <w:color w:val="000000"/>
                <w:kern w:val="0"/>
                <w:sz w:val="20"/>
                <w:szCs w:val="20"/>
              </w:rPr>
              <w:t>110</w:t>
            </w:r>
          </w:p>
        </w:tc>
        <w:tc>
          <w:tcPr>
            <w:tcW w:w="2300" w:type="dxa"/>
            <w:vMerge w:val="continue"/>
            <w:tcBorders>
              <w:top w:val="single" w:color="000000" w:sz="4" w:space="0"/>
              <w:left w:val="single" w:color="000000" w:sz="4" w:space="0"/>
              <w:bottom w:val="single" w:color="000000" w:sz="4" w:space="0"/>
              <w:right w:val="single" w:color="000000" w:sz="4" w:space="0"/>
            </w:tcBorders>
            <w:vAlign w:val="center"/>
          </w:tcPr>
          <w:p w14:paraId="46958654">
            <w:pPr>
              <w:widowControl/>
              <w:spacing w:line="240" w:lineRule="auto"/>
              <w:jc w:val="left"/>
              <w:rPr>
                <w:rFonts w:hint="eastAsia" w:ascii="宋体" w:hAnsi="宋体" w:cs="宋体"/>
                <w:color w:val="000000"/>
                <w:kern w:val="0"/>
                <w:sz w:val="20"/>
                <w:szCs w:val="20"/>
              </w:rPr>
            </w:pPr>
          </w:p>
        </w:tc>
      </w:tr>
      <w:tr w14:paraId="5E31ECEE">
        <w:trPr>
          <w:trHeight w:val="40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1D0EBCE">
            <w:pPr>
              <w:widowControl/>
              <w:spacing w:line="240" w:lineRule="auto"/>
              <w:jc w:val="center"/>
              <w:rPr>
                <w:rFonts w:hint="eastAsia" w:ascii="宋体" w:hAnsi="宋体" w:cs="宋体"/>
                <w:color w:val="000000"/>
                <w:kern w:val="0"/>
                <w:sz w:val="20"/>
                <w:szCs w:val="20"/>
              </w:rPr>
            </w:pPr>
            <w:r>
              <w:rPr>
                <w:rFonts w:ascii="宋体" w:hAnsi="宋体" w:cs="宋体"/>
                <w:color w:val="000000"/>
                <w:kern w:val="0"/>
                <w:sz w:val="20"/>
                <w:szCs w:val="20"/>
              </w:rPr>
              <w:t>10</w:t>
            </w: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46F2F7E8">
            <w:pPr>
              <w:widowControl/>
              <w:spacing w:line="240" w:lineRule="auto"/>
              <w:jc w:val="left"/>
              <w:rPr>
                <w:rFonts w:hint="eastAsia" w:ascii="宋体" w:hAnsi="宋体" w:cs="宋体"/>
                <w:color w:val="000000"/>
                <w:kern w:val="0"/>
                <w:sz w:val="20"/>
                <w:szCs w:val="20"/>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721D505A">
            <w:pPr>
              <w:widowControl/>
              <w:spacing w:line="240" w:lineRule="auto"/>
              <w:jc w:val="left"/>
              <w:rPr>
                <w:rFonts w:hint="eastAsia" w:ascii="宋体" w:hAnsi="宋体" w:cs="宋体"/>
                <w:color w:val="000000"/>
                <w:kern w:val="0"/>
                <w:sz w:val="20"/>
                <w:szCs w:val="20"/>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69A09211">
            <w:pPr>
              <w:widowControl/>
              <w:spacing w:line="240" w:lineRule="auto"/>
              <w:jc w:val="left"/>
              <w:rPr>
                <w:rFonts w:hint="eastAsia" w:ascii="宋体" w:hAnsi="宋体" w:cs="宋体"/>
                <w:color w:val="000000"/>
                <w:kern w:val="0"/>
                <w:sz w:val="20"/>
                <w:szCs w:val="20"/>
              </w:rPr>
            </w:pPr>
            <w:r>
              <w:rPr>
                <w:rFonts w:ascii="宋体" w:hAnsi="宋体" w:cs="宋体"/>
                <w:color w:val="000000"/>
                <w:kern w:val="0"/>
                <w:sz w:val="20"/>
                <w:szCs w:val="20"/>
              </w:rPr>
              <w:t>行业模板</w:t>
            </w:r>
          </w:p>
        </w:tc>
        <w:tc>
          <w:tcPr>
            <w:tcW w:w="7733" w:type="dxa"/>
            <w:tcBorders>
              <w:top w:val="single" w:color="000000" w:sz="4" w:space="0"/>
              <w:left w:val="single" w:color="000000" w:sz="4" w:space="0"/>
              <w:bottom w:val="single" w:color="000000" w:sz="4" w:space="0"/>
              <w:right w:val="single" w:color="000000" w:sz="4" w:space="0"/>
            </w:tcBorders>
            <w:vAlign w:val="center"/>
          </w:tcPr>
          <w:p w14:paraId="50107C4D">
            <w:pPr>
              <w:widowControl/>
              <w:spacing w:line="240" w:lineRule="auto"/>
              <w:jc w:val="left"/>
              <w:rPr>
                <w:rFonts w:hint="eastAsia" w:ascii="宋体" w:hAnsi="宋体" w:cs="宋体"/>
                <w:color w:val="000000"/>
                <w:kern w:val="0"/>
                <w:sz w:val="20"/>
                <w:szCs w:val="20"/>
              </w:rPr>
            </w:pPr>
            <w:r>
              <w:rPr>
                <w:rFonts w:ascii="宋体" w:hAnsi="宋体" w:cs="宋体"/>
                <w:color w:val="000000"/>
                <w:kern w:val="0"/>
                <w:sz w:val="20"/>
                <w:szCs w:val="20"/>
              </w:rPr>
              <w:t>行业模板模块用于沉淀和复用面向特定场景的智能体配置方案，是平台实现“快速复制业务能力”的重要抓手。其价值在于将</w:t>
            </w:r>
            <w:del w:id="895" w:author="cc" w:date="2026-05-23T12:56:49Z">
              <w:r>
                <w:rPr>
                  <w:rFonts w:ascii="宋体" w:hAnsi="宋体" w:cs="宋体"/>
                  <w:color w:val="000000"/>
                  <w:kern w:val="0"/>
                  <w:sz w:val="20"/>
                  <w:szCs w:val="20"/>
                </w:rPr>
                <w:delText xml:space="preserve"> </w:delText>
              </w:r>
            </w:del>
            <w:r>
              <w:rPr>
                <w:rFonts w:ascii="宋体" w:hAnsi="宋体" w:cs="宋体"/>
                <w:color w:val="000000"/>
                <w:kern w:val="0"/>
                <w:sz w:val="20"/>
                <w:szCs w:val="20"/>
              </w:rPr>
              <w:t>AI</w:t>
            </w:r>
            <w:del w:id="896" w:author="cc" w:date="2026-05-23T12:56:49Z">
              <w:r>
                <w:rPr>
                  <w:rFonts w:ascii="宋体" w:hAnsi="宋体" w:cs="宋体"/>
                  <w:color w:val="000000"/>
                  <w:kern w:val="0"/>
                  <w:sz w:val="20"/>
                  <w:szCs w:val="20"/>
                </w:rPr>
                <w:delText xml:space="preserve"> </w:delText>
              </w:r>
            </w:del>
            <w:r>
              <w:rPr>
                <w:rFonts w:ascii="宋体" w:hAnsi="宋体" w:cs="宋体"/>
                <w:color w:val="000000"/>
                <w:kern w:val="0"/>
                <w:sz w:val="20"/>
                <w:szCs w:val="20"/>
              </w:rPr>
              <w:t>人格、行为准则、技能组合和插件参数预先打包成模板，使不同用户或部门能够基于现成模板快速创建符合行业需求的智能体，减少从零配置成本，提升部署效率和交付标准化水平。</w:t>
            </w:r>
          </w:p>
        </w:tc>
        <w:tc>
          <w:tcPr>
            <w:tcW w:w="1276" w:type="dxa"/>
            <w:tcBorders>
              <w:top w:val="single" w:color="000000" w:sz="4" w:space="0"/>
              <w:left w:val="single" w:color="000000" w:sz="4" w:space="0"/>
              <w:bottom w:val="single" w:color="000000" w:sz="4" w:space="0"/>
              <w:right w:val="single" w:color="000000" w:sz="4" w:space="0"/>
            </w:tcBorders>
            <w:noWrap/>
            <w:vAlign w:val="center"/>
          </w:tcPr>
          <w:p w14:paraId="237D85EB">
            <w:pPr>
              <w:widowControl/>
              <w:spacing w:line="240" w:lineRule="auto"/>
              <w:jc w:val="center"/>
              <w:rPr>
                <w:rFonts w:hint="eastAsia" w:ascii="宋体" w:hAnsi="宋体" w:cs="宋体"/>
                <w:color w:val="000000"/>
                <w:kern w:val="0"/>
                <w:sz w:val="20"/>
                <w:szCs w:val="20"/>
              </w:rPr>
            </w:pPr>
            <w:r>
              <w:rPr>
                <w:rFonts w:ascii="宋体" w:hAnsi="宋体" w:cs="宋体"/>
                <w:color w:val="000000"/>
                <w:kern w:val="0"/>
                <w:sz w:val="20"/>
                <w:szCs w:val="20"/>
              </w:rPr>
              <w:t>55</w:t>
            </w:r>
          </w:p>
        </w:tc>
        <w:tc>
          <w:tcPr>
            <w:tcW w:w="2300" w:type="dxa"/>
            <w:vMerge w:val="continue"/>
            <w:tcBorders>
              <w:top w:val="single" w:color="000000" w:sz="4" w:space="0"/>
              <w:left w:val="single" w:color="000000" w:sz="4" w:space="0"/>
              <w:bottom w:val="single" w:color="000000" w:sz="4" w:space="0"/>
              <w:right w:val="single" w:color="000000" w:sz="4" w:space="0"/>
            </w:tcBorders>
            <w:vAlign w:val="center"/>
          </w:tcPr>
          <w:p w14:paraId="21874A16">
            <w:pPr>
              <w:widowControl/>
              <w:spacing w:line="240" w:lineRule="auto"/>
              <w:jc w:val="left"/>
              <w:rPr>
                <w:rFonts w:hint="eastAsia" w:ascii="宋体" w:hAnsi="宋体" w:cs="宋体"/>
                <w:color w:val="000000"/>
                <w:kern w:val="0"/>
                <w:sz w:val="20"/>
                <w:szCs w:val="20"/>
              </w:rPr>
            </w:pPr>
          </w:p>
        </w:tc>
      </w:tr>
      <w:tr w14:paraId="3BE427F6">
        <w:trPr>
          <w:trHeight w:val="40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C5B567B">
            <w:pPr>
              <w:widowControl/>
              <w:spacing w:line="240" w:lineRule="auto"/>
              <w:jc w:val="center"/>
              <w:rPr>
                <w:rFonts w:hint="eastAsia" w:ascii="宋体" w:hAnsi="宋体" w:cs="宋体"/>
                <w:color w:val="000000"/>
                <w:kern w:val="0"/>
                <w:sz w:val="20"/>
                <w:szCs w:val="20"/>
              </w:rPr>
            </w:pPr>
            <w:r>
              <w:rPr>
                <w:rFonts w:ascii="宋体" w:hAnsi="宋体" w:cs="宋体"/>
                <w:color w:val="000000"/>
                <w:kern w:val="0"/>
                <w:sz w:val="20"/>
                <w:szCs w:val="20"/>
              </w:rPr>
              <w:t>11</w:t>
            </w: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1711755E">
            <w:pPr>
              <w:widowControl/>
              <w:spacing w:line="240" w:lineRule="auto"/>
              <w:jc w:val="left"/>
              <w:rPr>
                <w:rFonts w:hint="eastAsia" w:ascii="宋体" w:hAnsi="宋体" w:cs="宋体"/>
                <w:color w:val="000000"/>
                <w:kern w:val="0"/>
                <w:sz w:val="20"/>
                <w:szCs w:val="20"/>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13D051F8">
            <w:pPr>
              <w:widowControl/>
              <w:spacing w:line="240" w:lineRule="auto"/>
              <w:jc w:val="left"/>
              <w:rPr>
                <w:rFonts w:hint="eastAsia" w:ascii="宋体" w:hAnsi="宋体" w:cs="宋体"/>
                <w:color w:val="000000"/>
                <w:kern w:val="0"/>
                <w:sz w:val="20"/>
                <w:szCs w:val="20"/>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39E56120">
            <w:pPr>
              <w:widowControl/>
              <w:spacing w:line="240" w:lineRule="auto"/>
              <w:jc w:val="left"/>
              <w:rPr>
                <w:rFonts w:hint="eastAsia" w:ascii="宋体" w:hAnsi="宋体" w:cs="宋体"/>
                <w:color w:val="000000"/>
                <w:kern w:val="0"/>
                <w:sz w:val="20"/>
                <w:szCs w:val="20"/>
              </w:rPr>
            </w:pPr>
            <w:r>
              <w:rPr>
                <w:rFonts w:ascii="宋体" w:hAnsi="宋体" w:cs="宋体"/>
                <w:color w:val="000000"/>
                <w:kern w:val="0"/>
                <w:sz w:val="20"/>
                <w:szCs w:val="20"/>
              </w:rPr>
              <w:t>配置中心</w:t>
            </w:r>
          </w:p>
        </w:tc>
        <w:tc>
          <w:tcPr>
            <w:tcW w:w="7733" w:type="dxa"/>
            <w:tcBorders>
              <w:top w:val="single" w:color="000000" w:sz="4" w:space="0"/>
              <w:left w:val="single" w:color="000000" w:sz="4" w:space="0"/>
              <w:bottom w:val="single" w:color="000000" w:sz="4" w:space="0"/>
              <w:right w:val="single" w:color="000000" w:sz="4" w:space="0"/>
            </w:tcBorders>
            <w:vAlign w:val="center"/>
          </w:tcPr>
          <w:p w14:paraId="2FCBCDC9">
            <w:pPr>
              <w:widowControl/>
              <w:spacing w:line="240" w:lineRule="auto"/>
              <w:jc w:val="left"/>
              <w:rPr>
                <w:rFonts w:hint="eastAsia" w:ascii="宋体" w:hAnsi="宋体" w:cs="宋体"/>
                <w:color w:val="000000"/>
                <w:kern w:val="0"/>
                <w:sz w:val="20"/>
                <w:szCs w:val="20"/>
              </w:rPr>
            </w:pPr>
            <w:r>
              <w:rPr>
                <w:rFonts w:ascii="宋体" w:hAnsi="宋体" w:cs="宋体"/>
                <w:color w:val="000000"/>
                <w:kern w:val="0"/>
                <w:sz w:val="20"/>
                <w:szCs w:val="20"/>
              </w:rPr>
              <w:t>配置中心模块承担模型能力接入和密钥统一托管职责，是平台能力供给与安全配置管理的核心入口。其价值在于将模型供应商接入、运行凭证配置和技能插件密钥管理进行统一收敛，避免分散配置带来的安全风险和运维复杂度，同时让实例能够更便捷地调用多种模型与外部能力，为平台稳定运行和灵活扩展提供底层保障。</w:t>
            </w:r>
          </w:p>
        </w:tc>
        <w:tc>
          <w:tcPr>
            <w:tcW w:w="1276" w:type="dxa"/>
            <w:tcBorders>
              <w:top w:val="single" w:color="000000" w:sz="4" w:space="0"/>
              <w:left w:val="single" w:color="000000" w:sz="4" w:space="0"/>
              <w:bottom w:val="single" w:color="000000" w:sz="4" w:space="0"/>
              <w:right w:val="single" w:color="000000" w:sz="4" w:space="0"/>
            </w:tcBorders>
            <w:noWrap/>
            <w:vAlign w:val="center"/>
          </w:tcPr>
          <w:p w14:paraId="38A26499">
            <w:pPr>
              <w:widowControl/>
              <w:spacing w:line="240" w:lineRule="auto"/>
              <w:jc w:val="center"/>
              <w:rPr>
                <w:rFonts w:hint="eastAsia" w:ascii="宋体" w:hAnsi="宋体" w:cs="宋体"/>
                <w:color w:val="000000"/>
                <w:kern w:val="0"/>
                <w:sz w:val="20"/>
                <w:szCs w:val="20"/>
              </w:rPr>
            </w:pPr>
            <w:r>
              <w:rPr>
                <w:rFonts w:ascii="宋体" w:hAnsi="宋体" w:cs="宋体"/>
                <w:color w:val="000000"/>
                <w:kern w:val="0"/>
                <w:sz w:val="20"/>
                <w:szCs w:val="20"/>
              </w:rPr>
              <w:t>135</w:t>
            </w:r>
          </w:p>
        </w:tc>
        <w:tc>
          <w:tcPr>
            <w:tcW w:w="2300" w:type="dxa"/>
            <w:vMerge w:val="continue"/>
            <w:tcBorders>
              <w:top w:val="single" w:color="000000" w:sz="4" w:space="0"/>
              <w:left w:val="single" w:color="000000" w:sz="4" w:space="0"/>
              <w:bottom w:val="single" w:color="000000" w:sz="4" w:space="0"/>
              <w:right w:val="single" w:color="000000" w:sz="4" w:space="0"/>
            </w:tcBorders>
            <w:vAlign w:val="center"/>
          </w:tcPr>
          <w:p w14:paraId="48FA0D7C">
            <w:pPr>
              <w:widowControl/>
              <w:spacing w:line="240" w:lineRule="auto"/>
              <w:jc w:val="left"/>
              <w:rPr>
                <w:rFonts w:hint="eastAsia" w:ascii="宋体" w:hAnsi="宋体" w:cs="宋体"/>
                <w:color w:val="000000"/>
                <w:kern w:val="0"/>
                <w:sz w:val="20"/>
                <w:szCs w:val="20"/>
              </w:rPr>
            </w:pPr>
          </w:p>
        </w:tc>
      </w:tr>
      <w:tr w14:paraId="0E260B78">
        <w:trPr>
          <w:trHeight w:val="312" w:hRule="atLeast"/>
        </w:trPr>
        <w:tc>
          <w:tcPr>
            <w:tcW w:w="10598" w:type="dxa"/>
            <w:gridSpan w:val="5"/>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ADDE102">
            <w:pPr>
              <w:widowControl/>
              <w:spacing w:line="240" w:lineRule="auto"/>
              <w:jc w:val="center"/>
              <w:rPr>
                <w:rFonts w:hint="eastAsia" w:ascii="宋体" w:hAnsi="宋体" w:cs="宋体"/>
                <w:b/>
                <w:bCs/>
                <w:color w:val="000000"/>
                <w:kern w:val="0"/>
                <w:sz w:val="20"/>
                <w:szCs w:val="20"/>
              </w:rPr>
            </w:pPr>
            <w:r>
              <w:rPr>
                <w:rFonts w:ascii="宋体" w:hAnsi="宋体" w:cs="宋体"/>
                <w:b/>
                <w:bCs/>
                <w:color w:val="000000"/>
                <w:kern w:val="0"/>
                <w:sz w:val="20"/>
                <w:szCs w:val="20"/>
              </w:rPr>
              <w:t>小计</w:t>
            </w:r>
          </w:p>
        </w:tc>
        <w:tc>
          <w:tcPr>
            <w:tcW w:w="1276" w:type="dxa"/>
            <w:tcBorders>
              <w:top w:val="single" w:color="000000" w:sz="4" w:space="0"/>
              <w:left w:val="single" w:color="000000" w:sz="4" w:space="0"/>
              <w:bottom w:val="single" w:color="000000" w:sz="4" w:space="0"/>
              <w:right w:val="single" w:color="000000" w:sz="4" w:space="0"/>
            </w:tcBorders>
            <w:noWrap/>
            <w:vAlign w:val="center"/>
          </w:tcPr>
          <w:p w14:paraId="6D0DDEFE">
            <w:pPr>
              <w:widowControl/>
              <w:spacing w:line="240" w:lineRule="auto"/>
              <w:jc w:val="center"/>
              <w:rPr>
                <w:rFonts w:hint="eastAsia" w:ascii="宋体" w:hAnsi="宋体" w:eastAsia="宋体" w:cs="宋体"/>
                <w:b/>
                <w:bCs/>
                <w:color w:val="000000"/>
                <w:kern w:val="0"/>
                <w:sz w:val="20"/>
                <w:szCs w:val="20"/>
                <w:lang w:eastAsia="zh-CN"/>
              </w:rPr>
            </w:pPr>
            <w:r>
              <w:rPr>
                <w:rFonts w:ascii="宋体" w:hAnsi="宋体" w:cs="宋体"/>
                <w:b/>
                <w:bCs/>
                <w:color w:val="000000"/>
                <w:kern w:val="0"/>
                <w:sz w:val="20"/>
                <w:szCs w:val="20"/>
              </w:rPr>
              <w:t>825.00</w:t>
            </w:r>
            <w:del w:id="897" w:author="cc" w:date="2026-05-23T12:56:49Z">
              <w:r>
                <w:rPr>
                  <w:rFonts w:ascii="宋体" w:hAnsi="宋体" w:cs="宋体"/>
                  <w:b/>
                  <w:bCs/>
                  <w:color w:val="000000"/>
                  <w:kern w:val="0"/>
                  <w:sz w:val="20"/>
                  <w:szCs w:val="20"/>
                </w:rPr>
                <w:delText xml:space="preserve"> </w:delText>
              </w:r>
            </w:del>
          </w:p>
        </w:tc>
        <w:tc>
          <w:tcPr>
            <w:tcW w:w="2300" w:type="dxa"/>
            <w:vMerge w:val="continue"/>
            <w:tcBorders>
              <w:top w:val="single" w:color="000000" w:sz="4" w:space="0"/>
              <w:left w:val="single" w:color="000000" w:sz="4" w:space="0"/>
              <w:bottom w:val="single" w:color="000000" w:sz="4" w:space="0"/>
              <w:right w:val="single" w:color="000000" w:sz="4" w:space="0"/>
            </w:tcBorders>
            <w:vAlign w:val="center"/>
          </w:tcPr>
          <w:p w14:paraId="4830AB3D">
            <w:pPr>
              <w:widowControl/>
              <w:spacing w:line="240" w:lineRule="auto"/>
              <w:jc w:val="left"/>
              <w:rPr>
                <w:rFonts w:hint="eastAsia" w:ascii="宋体" w:hAnsi="宋体" w:cs="宋体"/>
                <w:color w:val="000000"/>
                <w:kern w:val="0"/>
                <w:sz w:val="20"/>
                <w:szCs w:val="20"/>
              </w:rPr>
            </w:pPr>
          </w:p>
        </w:tc>
      </w:tr>
    </w:tbl>
    <w:p w14:paraId="6492B8EF"/>
    <w:p w14:paraId="6BCD8775">
      <w:pPr>
        <w:pStyle w:val="3"/>
        <w:numPr>
          <w:ilvl w:val="1"/>
          <w:numId w:val="0"/>
        </w:numPr>
        <w:ind w:left="578" w:hanging="578"/>
      </w:pPr>
      <w:bookmarkStart w:id="275" w:name="_Toc229492078"/>
      <w:bookmarkStart w:id="276" w:name="_Toc16339"/>
      <w:r>
        <w:rPr>
          <w:rFonts w:hint="eastAsia"/>
        </w:rPr>
        <w:t>12.2AI能力平台</w:t>
      </w:r>
      <w:bookmarkEnd w:id="275"/>
      <w:bookmarkEnd w:id="276"/>
    </w:p>
    <w:tbl>
      <w:tblPr>
        <w:tblStyle w:val="20"/>
        <w:tblW w:w="5000" w:type="pct"/>
        <w:tblInd w:w="0" w:type="dxa"/>
        <w:tblLayout w:type="autofit"/>
        <w:tblCellMar>
          <w:top w:w="0" w:type="dxa"/>
          <w:left w:w="108" w:type="dxa"/>
          <w:bottom w:w="0" w:type="dxa"/>
          <w:right w:w="108" w:type="dxa"/>
        </w:tblCellMar>
      </w:tblPr>
      <w:tblGrid>
        <w:gridCol w:w="1130"/>
        <w:gridCol w:w="953"/>
        <w:gridCol w:w="1710"/>
        <w:gridCol w:w="953"/>
        <w:gridCol w:w="6896"/>
        <w:gridCol w:w="1480"/>
        <w:gridCol w:w="1052"/>
      </w:tblGrid>
      <w:tr w14:paraId="22990ECE">
        <w:trPr>
          <w:trHeight w:val="400" w:hRule="atLeast"/>
        </w:trPr>
        <w:tc>
          <w:tcPr>
            <w:tcW w:w="399" w:type="pct"/>
            <w:tcBorders>
              <w:top w:val="single" w:color="000000" w:sz="4" w:space="0"/>
              <w:left w:val="single" w:color="000000" w:sz="4" w:space="0"/>
              <w:bottom w:val="single" w:color="000000" w:sz="4" w:space="0"/>
              <w:right w:val="single" w:color="000000" w:sz="4" w:space="0"/>
            </w:tcBorders>
            <w:noWrap/>
            <w:vAlign w:val="center"/>
          </w:tcPr>
          <w:p w14:paraId="46D27D27">
            <w:pPr>
              <w:widowControl/>
              <w:spacing w:line="240" w:lineRule="auto"/>
              <w:jc w:val="center"/>
              <w:rPr>
                <w:rFonts w:hint="eastAsia" w:ascii="宋体" w:hAnsi="宋体" w:cs="宋体"/>
                <w:b/>
                <w:bCs/>
                <w:color w:val="000000"/>
                <w:kern w:val="0"/>
                <w:sz w:val="21"/>
                <w:szCs w:val="21"/>
              </w:rPr>
            </w:pPr>
            <w:r>
              <w:rPr>
                <w:rFonts w:ascii="宋体" w:hAnsi="宋体" w:cs="宋体"/>
                <w:b/>
                <w:bCs/>
                <w:color w:val="000000"/>
                <w:kern w:val="0"/>
                <w:sz w:val="21"/>
                <w:szCs w:val="21"/>
              </w:rPr>
              <w:t>序号</w:t>
            </w:r>
          </w:p>
        </w:tc>
        <w:tc>
          <w:tcPr>
            <w:tcW w:w="336" w:type="pct"/>
            <w:tcBorders>
              <w:top w:val="single" w:color="000000" w:sz="4" w:space="0"/>
              <w:left w:val="single" w:color="000000" w:sz="4" w:space="0"/>
              <w:bottom w:val="single" w:color="000000" w:sz="4" w:space="0"/>
              <w:right w:val="single" w:color="000000" w:sz="4" w:space="0"/>
            </w:tcBorders>
            <w:vAlign w:val="center"/>
          </w:tcPr>
          <w:p w14:paraId="14181F81">
            <w:pPr>
              <w:widowControl/>
              <w:spacing w:line="240" w:lineRule="auto"/>
              <w:jc w:val="center"/>
              <w:rPr>
                <w:rFonts w:hint="eastAsia" w:ascii="宋体" w:hAnsi="宋体" w:cs="宋体"/>
                <w:b/>
                <w:bCs/>
                <w:color w:val="000000"/>
                <w:kern w:val="0"/>
                <w:sz w:val="21"/>
                <w:szCs w:val="21"/>
              </w:rPr>
            </w:pPr>
            <w:r>
              <w:rPr>
                <w:rFonts w:ascii="宋体" w:hAnsi="宋体" w:cs="宋体"/>
                <w:b/>
                <w:bCs/>
                <w:color w:val="000000"/>
                <w:kern w:val="0"/>
                <w:sz w:val="21"/>
                <w:szCs w:val="21"/>
              </w:rPr>
              <w:t>类别</w:t>
            </w:r>
          </w:p>
        </w:tc>
        <w:tc>
          <w:tcPr>
            <w:tcW w:w="603" w:type="pct"/>
            <w:tcBorders>
              <w:top w:val="single" w:color="000000" w:sz="4" w:space="0"/>
              <w:left w:val="single" w:color="000000" w:sz="4" w:space="0"/>
              <w:bottom w:val="single" w:color="000000" w:sz="4" w:space="0"/>
              <w:right w:val="single" w:color="000000" w:sz="4" w:space="0"/>
            </w:tcBorders>
            <w:vAlign w:val="center"/>
          </w:tcPr>
          <w:p w14:paraId="7C7D65A3">
            <w:pPr>
              <w:widowControl/>
              <w:spacing w:line="240" w:lineRule="auto"/>
              <w:jc w:val="center"/>
              <w:rPr>
                <w:rFonts w:hint="eastAsia" w:ascii="宋体" w:hAnsi="宋体" w:cs="宋体"/>
                <w:b/>
                <w:bCs/>
                <w:color w:val="000000"/>
                <w:kern w:val="0"/>
                <w:sz w:val="21"/>
                <w:szCs w:val="21"/>
              </w:rPr>
            </w:pPr>
            <w:r>
              <w:rPr>
                <w:rFonts w:ascii="宋体" w:hAnsi="宋体" w:cs="宋体"/>
                <w:b/>
                <w:bCs/>
                <w:color w:val="000000"/>
                <w:kern w:val="0"/>
                <w:sz w:val="21"/>
                <w:szCs w:val="21"/>
              </w:rPr>
              <w:t>产品</w:t>
            </w:r>
          </w:p>
        </w:tc>
        <w:tc>
          <w:tcPr>
            <w:tcW w:w="336" w:type="pct"/>
            <w:tcBorders>
              <w:top w:val="single" w:color="000000" w:sz="4" w:space="0"/>
              <w:left w:val="single" w:color="000000" w:sz="4" w:space="0"/>
              <w:bottom w:val="single" w:color="000000" w:sz="4" w:space="0"/>
              <w:right w:val="single" w:color="000000" w:sz="4" w:space="0"/>
            </w:tcBorders>
            <w:vAlign w:val="center"/>
          </w:tcPr>
          <w:p w14:paraId="71B10CE2">
            <w:pPr>
              <w:widowControl/>
              <w:spacing w:line="240" w:lineRule="auto"/>
              <w:jc w:val="center"/>
              <w:rPr>
                <w:rFonts w:hint="eastAsia" w:ascii="宋体" w:hAnsi="宋体" w:cs="宋体"/>
                <w:b/>
                <w:bCs/>
                <w:color w:val="000000"/>
                <w:kern w:val="0"/>
                <w:sz w:val="21"/>
                <w:szCs w:val="21"/>
              </w:rPr>
            </w:pPr>
            <w:r>
              <w:rPr>
                <w:rFonts w:ascii="宋体" w:hAnsi="宋体" w:cs="宋体"/>
                <w:b/>
                <w:bCs/>
                <w:color w:val="000000"/>
                <w:kern w:val="0"/>
                <w:sz w:val="21"/>
                <w:szCs w:val="21"/>
              </w:rPr>
              <w:t>产品功能</w:t>
            </w:r>
          </w:p>
        </w:tc>
        <w:tc>
          <w:tcPr>
            <w:tcW w:w="2432" w:type="pct"/>
            <w:tcBorders>
              <w:top w:val="single" w:color="000000" w:sz="4" w:space="0"/>
              <w:left w:val="single" w:color="000000" w:sz="4" w:space="0"/>
              <w:bottom w:val="single" w:color="000000" w:sz="4" w:space="0"/>
              <w:right w:val="single" w:color="000000" w:sz="4" w:space="0"/>
            </w:tcBorders>
            <w:vAlign w:val="center"/>
          </w:tcPr>
          <w:p w14:paraId="30481EE2">
            <w:pPr>
              <w:widowControl/>
              <w:spacing w:line="240" w:lineRule="auto"/>
              <w:jc w:val="center"/>
              <w:rPr>
                <w:rFonts w:hint="eastAsia" w:ascii="宋体" w:hAnsi="宋体" w:cs="宋体"/>
                <w:b/>
                <w:bCs/>
                <w:color w:val="000000"/>
                <w:kern w:val="0"/>
                <w:sz w:val="21"/>
                <w:szCs w:val="21"/>
              </w:rPr>
            </w:pPr>
            <w:r>
              <w:rPr>
                <w:rFonts w:ascii="宋体" w:hAnsi="宋体" w:cs="宋体"/>
                <w:b/>
                <w:bCs/>
                <w:color w:val="000000"/>
                <w:kern w:val="0"/>
                <w:sz w:val="21"/>
                <w:szCs w:val="21"/>
              </w:rPr>
              <w:t>产品功能模块</w:t>
            </w:r>
          </w:p>
        </w:tc>
        <w:tc>
          <w:tcPr>
            <w:tcW w:w="522" w:type="pct"/>
            <w:tcBorders>
              <w:top w:val="single" w:color="000000" w:sz="4" w:space="0"/>
              <w:left w:val="single" w:color="000000" w:sz="4" w:space="0"/>
              <w:bottom w:val="single" w:color="000000" w:sz="4" w:space="0"/>
              <w:right w:val="single" w:color="000000" w:sz="4" w:space="0"/>
            </w:tcBorders>
            <w:noWrap/>
            <w:vAlign w:val="center"/>
          </w:tcPr>
          <w:p w14:paraId="59D5836A">
            <w:pPr>
              <w:widowControl/>
              <w:spacing w:line="240" w:lineRule="auto"/>
              <w:jc w:val="center"/>
              <w:rPr>
                <w:rFonts w:hint="eastAsia" w:ascii="宋体" w:hAnsi="宋体" w:cs="宋体"/>
                <w:b/>
                <w:bCs/>
                <w:color w:val="000000"/>
                <w:kern w:val="0"/>
                <w:sz w:val="21"/>
                <w:szCs w:val="21"/>
              </w:rPr>
            </w:pPr>
            <w:r>
              <w:rPr>
                <w:rFonts w:ascii="宋体" w:hAnsi="宋体" w:cs="宋体"/>
                <w:b/>
                <w:bCs/>
                <w:color w:val="000000"/>
                <w:kern w:val="0"/>
                <w:sz w:val="21"/>
                <w:szCs w:val="21"/>
              </w:rPr>
              <w:t>单价（万元）</w:t>
            </w:r>
          </w:p>
        </w:tc>
        <w:tc>
          <w:tcPr>
            <w:tcW w:w="371" w:type="pct"/>
            <w:tcBorders>
              <w:top w:val="single" w:color="000000" w:sz="4" w:space="0"/>
              <w:left w:val="single" w:color="000000" w:sz="4" w:space="0"/>
              <w:bottom w:val="single" w:color="000000" w:sz="4" w:space="0"/>
              <w:right w:val="single" w:color="000000" w:sz="4" w:space="0"/>
            </w:tcBorders>
            <w:vAlign w:val="center"/>
          </w:tcPr>
          <w:p w14:paraId="6F1F6600">
            <w:pPr>
              <w:widowControl/>
              <w:spacing w:line="240" w:lineRule="auto"/>
              <w:jc w:val="center"/>
              <w:rPr>
                <w:rFonts w:hint="eastAsia" w:ascii="宋体" w:hAnsi="宋体" w:cs="宋体"/>
                <w:b/>
                <w:bCs/>
                <w:color w:val="000000"/>
                <w:kern w:val="0"/>
                <w:sz w:val="21"/>
                <w:szCs w:val="21"/>
              </w:rPr>
            </w:pPr>
            <w:r>
              <w:rPr>
                <w:rFonts w:ascii="宋体" w:hAnsi="宋体" w:cs="宋体"/>
                <w:b/>
                <w:bCs/>
                <w:color w:val="000000"/>
                <w:kern w:val="0"/>
                <w:sz w:val="21"/>
                <w:szCs w:val="21"/>
              </w:rPr>
              <w:t>备注</w:t>
            </w:r>
          </w:p>
        </w:tc>
      </w:tr>
      <w:tr w14:paraId="0C9CB833">
        <w:trPr>
          <w:trHeight w:val="400" w:hRule="atLeast"/>
        </w:trPr>
        <w:tc>
          <w:tcPr>
            <w:tcW w:w="399" w:type="pct"/>
            <w:tcBorders>
              <w:top w:val="single" w:color="000000" w:sz="4" w:space="0"/>
              <w:left w:val="single" w:color="000000" w:sz="4" w:space="0"/>
              <w:bottom w:val="single" w:color="000000" w:sz="4" w:space="0"/>
              <w:right w:val="single" w:color="000000" w:sz="4" w:space="0"/>
            </w:tcBorders>
            <w:noWrap/>
            <w:vAlign w:val="center"/>
          </w:tcPr>
          <w:p w14:paraId="64D9B19A">
            <w:pPr>
              <w:widowControl/>
              <w:spacing w:line="240" w:lineRule="auto"/>
              <w:jc w:val="center"/>
              <w:rPr>
                <w:rFonts w:hint="eastAsia" w:ascii="宋体" w:hAnsi="宋体" w:cs="宋体"/>
                <w:color w:val="000000"/>
                <w:kern w:val="0"/>
                <w:sz w:val="21"/>
                <w:szCs w:val="21"/>
              </w:rPr>
            </w:pPr>
            <w:r>
              <w:rPr>
                <w:rFonts w:ascii="宋体" w:hAnsi="宋体" w:cs="宋体"/>
                <w:color w:val="000000"/>
                <w:kern w:val="0"/>
                <w:sz w:val="21"/>
                <w:szCs w:val="21"/>
              </w:rPr>
              <w:t>1</w:t>
            </w:r>
          </w:p>
        </w:tc>
        <w:tc>
          <w:tcPr>
            <w:tcW w:w="336" w:type="pct"/>
            <w:vMerge w:val="restart"/>
            <w:tcBorders>
              <w:top w:val="single" w:color="000000" w:sz="4" w:space="0"/>
              <w:left w:val="single" w:color="000000" w:sz="4" w:space="0"/>
              <w:bottom w:val="single" w:color="000000" w:sz="4" w:space="0"/>
              <w:right w:val="single" w:color="000000" w:sz="4" w:space="0"/>
            </w:tcBorders>
            <w:vAlign w:val="center"/>
          </w:tcPr>
          <w:p w14:paraId="0E7F46B4">
            <w:pPr>
              <w:widowControl/>
              <w:spacing w:line="240" w:lineRule="auto"/>
              <w:jc w:val="center"/>
              <w:rPr>
                <w:rFonts w:hint="eastAsia" w:ascii="宋体" w:hAnsi="宋体" w:cs="宋体"/>
                <w:color w:val="000000"/>
                <w:kern w:val="0"/>
                <w:sz w:val="21"/>
                <w:szCs w:val="21"/>
              </w:rPr>
            </w:pPr>
            <w:r>
              <w:rPr>
                <w:rFonts w:ascii="宋体" w:hAnsi="宋体" w:cs="宋体"/>
                <w:color w:val="000000"/>
                <w:kern w:val="0"/>
                <w:sz w:val="21"/>
                <w:szCs w:val="21"/>
              </w:rPr>
              <w:t>AI能力平台</w:t>
            </w:r>
          </w:p>
        </w:tc>
        <w:tc>
          <w:tcPr>
            <w:tcW w:w="603" w:type="pct"/>
            <w:vMerge w:val="restart"/>
            <w:tcBorders>
              <w:top w:val="single" w:color="000000" w:sz="4" w:space="0"/>
              <w:left w:val="single" w:color="000000" w:sz="4" w:space="0"/>
              <w:bottom w:val="single" w:color="000000" w:sz="4" w:space="0"/>
              <w:right w:val="single" w:color="000000" w:sz="4" w:space="0"/>
            </w:tcBorders>
            <w:vAlign w:val="center"/>
          </w:tcPr>
          <w:p w14:paraId="43C80E21">
            <w:pPr>
              <w:widowControl/>
              <w:spacing w:line="240" w:lineRule="auto"/>
              <w:jc w:val="center"/>
              <w:rPr>
                <w:rFonts w:hint="eastAsia" w:ascii="宋体" w:hAnsi="宋体" w:cs="宋体"/>
                <w:color w:val="000000"/>
                <w:kern w:val="0"/>
                <w:sz w:val="21"/>
                <w:szCs w:val="21"/>
              </w:rPr>
            </w:pPr>
            <w:r>
              <w:rPr>
                <w:rFonts w:ascii="宋体" w:hAnsi="宋体" w:cs="宋体"/>
                <w:color w:val="000000"/>
                <w:kern w:val="0"/>
                <w:sz w:val="21"/>
                <w:szCs w:val="21"/>
              </w:rPr>
              <w:t>智能体开发与编排平台</w:t>
            </w:r>
          </w:p>
        </w:tc>
        <w:tc>
          <w:tcPr>
            <w:tcW w:w="336" w:type="pct"/>
            <w:tcBorders>
              <w:top w:val="single" w:color="000000" w:sz="4" w:space="0"/>
              <w:left w:val="single" w:color="000000" w:sz="4" w:space="0"/>
              <w:bottom w:val="single" w:color="000000" w:sz="4" w:space="0"/>
              <w:right w:val="single" w:color="000000" w:sz="4" w:space="0"/>
            </w:tcBorders>
            <w:vAlign w:val="center"/>
          </w:tcPr>
          <w:p w14:paraId="6CD2DE4E">
            <w:pPr>
              <w:widowControl/>
              <w:spacing w:line="240" w:lineRule="auto"/>
              <w:jc w:val="center"/>
              <w:rPr>
                <w:rFonts w:hint="eastAsia" w:ascii="宋体" w:hAnsi="宋体" w:cs="宋体"/>
                <w:color w:val="000000"/>
                <w:kern w:val="0"/>
                <w:sz w:val="21"/>
                <w:szCs w:val="21"/>
              </w:rPr>
            </w:pPr>
            <w:r>
              <w:rPr>
                <w:rFonts w:ascii="宋体" w:hAnsi="宋体" w:cs="宋体"/>
                <w:color w:val="000000"/>
                <w:kern w:val="0"/>
                <w:sz w:val="21"/>
                <w:szCs w:val="21"/>
              </w:rPr>
              <w:t>智能体</w:t>
            </w:r>
          </w:p>
        </w:tc>
        <w:tc>
          <w:tcPr>
            <w:tcW w:w="2432" w:type="pct"/>
            <w:tcBorders>
              <w:top w:val="single" w:color="000000" w:sz="4" w:space="0"/>
              <w:left w:val="single" w:color="000000" w:sz="4" w:space="0"/>
              <w:bottom w:val="single" w:color="000000" w:sz="4" w:space="0"/>
              <w:right w:val="single" w:color="000000" w:sz="4" w:space="0"/>
            </w:tcBorders>
            <w:vAlign w:val="center"/>
          </w:tcPr>
          <w:p w14:paraId="70A739C3">
            <w:pPr>
              <w:widowControl/>
              <w:spacing w:line="240" w:lineRule="auto"/>
              <w:rPr>
                <w:rFonts w:hint="eastAsia" w:ascii="宋体" w:hAnsi="宋体" w:cs="宋体"/>
                <w:color w:val="000000"/>
                <w:kern w:val="0"/>
                <w:sz w:val="21"/>
                <w:szCs w:val="21"/>
              </w:rPr>
            </w:pPr>
            <w:r>
              <w:rPr>
                <w:rFonts w:ascii="宋体" w:hAnsi="宋体" w:cs="宋体"/>
                <w:color w:val="000000"/>
                <w:kern w:val="0"/>
                <w:sz w:val="21"/>
                <w:szCs w:val="21"/>
              </w:rPr>
              <w:t>支持自然语言交互与低代码编辑界面创建智能体，可配置应用分类及服务对象范围，实现对话生成智能体并编辑。具备模型选择和参数配置功能，支持手工切换与自定义参数。提供提示词在线编辑，有指导说明、模板库及</w:t>
            </w:r>
            <w:del w:id="898" w:author="cc" w:date="2026-05-23T12:56:49Z">
              <w:r>
                <w:rPr>
                  <w:rFonts w:ascii="宋体" w:hAnsi="宋体" w:cs="宋体"/>
                  <w:color w:val="000000"/>
                  <w:kern w:val="0"/>
                  <w:sz w:val="21"/>
                  <w:szCs w:val="21"/>
                </w:rPr>
                <w:delText xml:space="preserve"> </w:delText>
              </w:r>
            </w:del>
            <w:r>
              <w:rPr>
                <w:rFonts w:ascii="宋体" w:hAnsi="宋体" w:cs="宋体"/>
                <w:color w:val="000000"/>
                <w:kern w:val="0"/>
                <w:sz w:val="21"/>
                <w:szCs w:val="21"/>
              </w:rPr>
              <w:t>AI</w:t>
            </w:r>
            <w:del w:id="899" w:author="cc" w:date="2026-05-23T12:56:49Z">
              <w:r>
                <w:rPr>
                  <w:rFonts w:ascii="宋体" w:hAnsi="宋体" w:cs="宋体"/>
                  <w:color w:val="000000"/>
                  <w:kern w:val="0"/>
                  <w:sz w:val="21"/>
                  <w:szCs w:val="21"/>
                </w:rPr>
                <w:delText xml:space="preserve"> </w:delText>
              </w:r>
            </w:del>
            <w:r>
              <w:rPr>
                <w:rFonts w:ascii="宋体" w:hAnsi="宋体" w:cs="宋体"/>
                <w:color w:val="000000"/>
                <w:kern w:val="0"/>
                <w:sz w:val="21"/>
                <w:szCs w:val="21"/>
              </w:rPr>
              <w:t>完善功能。能进行应用配置，如添加删除插件、绑定知识库等。拥有调试预览功能保障输出。支持多形式发布与多版本管理，实现发布前审批，为智能体应用全流程提供支持。</w:t>
            </w:r>
          </w:p>
        </w:tc>
        <w:tc>
          <w:tcPr>
            <w:tcW w:w="522" w:type="pct"/>
            <w:tcBorders>
              <w:top w:val="single" w:color="000000" w:sz="4" w:space="0"/>
              <w:left w:val="single" w:color="000000" w:sz="4" w:space="0"/>
              <w:bottom w:val="single" w:color="000000" w:sz="4" w:space="0"/>
              <w:right w:val="single" w:color="000000" w:sz="4" w:space="0"/>
            </w:tcBorders>
            <w:noWrap/>
            <w:vAlign w:val="center"/>
          </w:tcPr>
          <w:p w14:paraId="5A5FEF8A">
            <w:pPr>
              <w:widowControl/>
              <w:spacing w:line="240" w:lineRule="auto"/>
              <w:jc w:val="center"/>
              <w:rPr>
                <w:rFonts w:hint="eastAsia" w:ascii="宋体" w:hAnsi="宋体" w:cs="宋体"/>
                <w:color w:val="000000"/>
                <w:kern w:val="0"/>
                <w:sz w:val="21"/>
                <w:szCs w:val="21"/>
              </w:rPr>
            </w:pPr>
            <w:r>
              <w:rPr>
                <w:rFonts w:ascii="宋体" w:hAnsi="宋体" w:cs="宋体"/>
                <w:color w:val="000000"/>
                <w:kern w:val="0"/>
                <w:sz w:val="21"/>
                <w:szCs w:val="21"/>
              </w:rPr>
              <w:t>35</w:t>
            </w:r>
          </w:p>
        </w:tc>
        <w:tc>
          <w:tcPr>
            <w:tcW w:w="371" w:type="pct"/>
            <w:vMerge w:val="restart"/>
            <w:tcBorders>
              <w:top w:val="single" w:color="000000" w:sz="4" w:space="0"/>
              <w:left w:val="single" w:color="000000" w:sz="4" w:space="0"/>
              <w:bottom w:val="single" w:color="000000" w:sz="4" w:space="0"/>
              <w:right w:val="single" w:color="000000" w:sz="4" w:space="0"/>
            </w:tcBorders>
            <w:vAlign w:val="center"/>
          </w:tcPr>
          <w:p w14:paraId="2D756B28">
            <w:pPr>
              <w:widowControl/>
              <w:spacing w:line="240" w:lineRule="auto"/>
              <w:jc w:val="center"/>
              <w:rPr>
                <w:rFonts w:hint="eastAsia" w:ascii="宋体" w:hAnsi="宋体" w:cs="宋体"/>
                <w:color w:val="000000"/>
                <w:kern w:val="0"/>
                <w:sz w:val="21"/>
                <w:szCs w:val="21"/>
              </w:rPr>
            </w:pPr>
            <w:r>
              <w:rPr>
                <w:rFonts w:ascii="宋体" w:hAnsi="宋体" w:cs="宋体"/>
                <w:color w:val="000000"/>
                <w:kern w:val="0"/>
                <w:sz w:val="21"/>
                <w:szCs w:val="21"/>
              </w:rPr>
              <w:t>本地部署</w:t>
            </w:r>
          </w:p>
        </w:tc>
      </w:tr>
      <w:tr w14:paraId="64571F05">
        <w:trPr>
          <w:trHeight w:val="400" w:hRule="atLeast"/>
        </w:trPr>
        <w:tc>
          <w:tcPr>
            <w:tcW w:w="399" w:type="pct"/>
            <w:tcBorders>
              <w:top w:val="single" w:color="000000" w:sz="4" w:space="0"/>
              <w:left w:val="single" w:color="000000" w:sz="4" w:space="0"/>
              <w:bottom w:val="single" w:color="000000" w:sz="4" w:space="0"/>
              <w:right w:val="single" w:color="000000" w:sz="4" w:space="0"/>
            </w:tcBorders>
            <w:noWrap/>
            <w:vAlign w:val="center"/>
          </w:tcPr>
          <w:p w14:paraId="735327C2">
            <w:pPr>
              <w:widowControl/>
              <w:spacing w:line="240" w:lineRule="auto"/>
              <w:jc w:val="center"/>
              <w:rPr>
                <w:rFonts w:hint="eastAsia" w:ascii="宋体" w:hAnsi="宋体" w:cs="宋体"/>
                <w:color w:val="000000"/>
                <w:kern w:val="0"/>
                <w:sz w:val="21"/>
                <w:szCs w:val="21"/>
              </w:rPr>
            </w:pPr>
            <w:r>
              <w:rPr>
                <w:rFonts w:ascii="宋体" w:hAnsi="宋体" w:cs="宋体"/>
                <w:color w:val="000000"/>
                <w:kern w:val="0"/>
                <w:sz w:val="21"/>
                <w:szCs w:val="21"/>
              </w:rPr>
              <w:t>2</w:t>
            </w:r>
          </w:p>
        </w:tc>
        <w:tc>
          <w:tcPr>
            <w:tcW w:w="336" w:type="pct"/>
            <w:vMerge w:val="continue"/>
            <w:tcBorders>
              <w:top w:val="single" w:color="000000" w:sz="4" w:space="0"/>
              <w:left w:val="single" w:color="000000" w:sz="4" w:space="0"/>
              <w:bottom w:val="single" w:color="000000" w:sz="4" w:space="0"/>
              <w:right w:val="single" w:color="000000" w:sz="4" w:space="0"/>
            </w:tcBorders>
            <w:vAlign w:val="center"/>
          </w:tcPr>
          <w:p w14:paraId="58293643">
            <w:pPr>
              <w:widowControl/>
              <w:spacing w:line="240" w:lineRule="auto"/>
              <w:jc w:val="left"/>
              <w:rPr>
                <w:rFonts w:hint="eastAsia" w:ascii="宋体" w:hAnsi="宋体" w:cs="宋体"/>
                <w:color w:val="000000"/>
                <w:kern w:val="0"/>
                <w:sz w:val="21"/>
                <w:szCs w:val="21"/>
              </w:rPr>
            </w:pPr>
          </w:p>
        </w:tc>
        <w:tc>
          <w:tcPr>
            <w:tcW w:w="603" w:type="pct"/>
            <w:vMerge w:val="continue"/>
            <w:tcBorders>
              <w:top w:val="single" w:color="000000" w:sz="4" w:space="0"/>
              <w:left w:val="single" w:color="000000" w:sz="4" w:space="0"/>
              <w:bottom w:val="single" w:color="000000" w:sz="4" w:space="0"/>
              <w:right w:val="single" w:color="000000" w:sz="4" w:space="0"/>
            </w:tcBorders>
            <w:vAlign w:val="center"/>
          </w:tcPr>
          <w:p w14:paraId="40137AB0">
            <w:pPr>
              <w:widowControl/>
              <w:spacing w:line="240" w:lineRule="auto"/>
              <w:jc w:val="left"/>
              <w:rPr>
                <w:rFonts w:hint="eastAsia" w:ascii="宋体" w:hAnsi="宋体" w:cs="宋体"/>
                <w:color w:val="000000"/>
                <w:kern w:val="0"/>
                <w:sz w:val="21"/>
                <w:szCs w:val="21"/>
              </w:rPr>
            </w:pPr>
          </w:p>
        </w:tc>
        <w:tc>
          <w:tcPr>
            <w:tcW w:w="336" w:type="pct"/>
            <w:tcBorders>
              <w:top w:val="single" w:color="000000" w:sz="4" w:space="0"/>
              <w:left w:val="single" w:color="000000" w:sz="4" w:space="0"/>
              <w:bottom w:val="single" w:color="000000" w:sz="4" w:space="0"/>
              <w:right w:val="single" w:color="000000" w:sz="4" w:space="0"/>
            </w:tcBorders>
            <w:vAlign w:val="center"/>
          </w:tcPr>
          <w:p w14:paraId="46567D51">
            <w:pPr>
              <w:widowControl/>
              <w:spacing w:line="240" w:lineRule="auto"/>
              <w:jc w:val="center"/>
              <w:rPr>
                <w:rFonts w:hint="eastAsia" w:ascii="宋体" w:hAnsi="宋体" w:cs="宋体"/>
                <w:color w:val="000000"/>
                <w:kern w:val="0"/>
                <w:sz w:val="21"/>
                <w:szCs w:val="21"/>
              </w:rPr>
            </w:pPr>
            <w:r>
              <w:rPr>
                <w:rFonts w:ascii="宋体" w:hAnsi="宋体" w:cs="宋体"/>
                <w:color w:val="000000"/>
                <w:kern w:val="0"/>
                <w:sz w:val="21"/>
                <w:szCs w:val="21"/>
              </w:rPr>
              <w:t>插件</w:t>
            </w:r>
          </w:p>
        </w:tc>
        <w:tc>
          <w:tcPr>
            <w:tcW w:w="2432" w:type="pct"/>
            <w:tcBorders>
              <w:top w:val="single" w:color="000000" w:sz="4" w:space="0"/>
              <w:left w:val="single" w:color="000000" w:sz="4" w:space="0"/>
              <w:bottom w:val="single" w:color="000000" w:sz="4" w:space="0"/>
              <w:right w:val="single" w:color="000000" w:sz="4" w:space="0"/>
            </w:tcBorders>
            <w:vAlign w:val="center"/>
          </w:tcPr>
          <w:p w14:paraId="7F125BEC">
            <w:pPr>
              <w:widowControl/>
              <w:spacing w:line="240" w:lineRule="auto"/>
              <w:rPr>
                <w:rFonts w:hint="eastAsia" w:ascii="宋体" w:hAnsi="宋体" w:cs="宋体"/>
                <w:color w:val="000000"/>
                <w:kern w:val="0"/>
                <w:sz w:val="21"/>
                <w:szCs w:val="21"/>
              </w:rPr>
            </w:pPr>
            <w:r>
              <w:rPr>
                <w:rFonts w:ascii="宋体" w:hAnsi="宋体" w:cs="宋体"/>
                <w:color w:val="000000"/>
                <w:kern w:val="0"/>
                <w:sz w:val="21"/>
                <w:szCs w:val="21"/>
              </w:rPr>
              <w:t>支持多格式插件导入，方便用户上传各种格式插件，拓展智能体能力。允许用户基于已有服务自定义创建插件，完成相关配置与调试。提供导入</w:t>
            </w:r>
            <w:del w:id="900" w:author="cc" w:date="2026-05-23T12:56:49Z">
              <w:r>
                <w:rPr>
                  <w:rFonts w:ascii="宋体" w:hAnsi="宋体" w:cs="宋体"/>
                  <w:color w:val="000000"/>
                  <w:kern w:val="0"/>
                  <w:sz w:val="21"/>
                  <w:szCs w:val="21"/>
                </w:rPr>
                <w:delText xml:space="preserve"> </w:delText>
              </w:r>
            </w:del>
            <w:r>
              <w:rPr>
                <w:rFonts w:ascii="宋体" w:hAnsi="宋体" w:cs="宋体"/>
                <w:color w:val="000000"/>
                <w:kern w:val="0"/>
                <w:sz w:val="21"/>
                <w:szCs w:val="21"/>
              </w:rPr>
              <w:t>API</w:t>
            </w:r>
            <w:del w:id="901" w:author="cc" w:date="2026-05-23T12:56:49Z">
              <w:r>
                <w:rPr>
                  <w:rFonts w:ascii="宋体" w:hAnsi="宋体" w:cs="宋体"/>
                  <w:color w:val="000000"/>
                  <w:kern w:val="0"/>
                  <w:sz w:val="21"/>
                  <w:szCs w:val="21"/>
                </w:rPr>
                <w:delText xml:space="preserve"> </w:delText>
              </w:r>
            </w:del>
            <w:r>
              <w:rPr>
                <w:rFonts w:ascii="宋体" w:hAnsi="宋体" w:cs="宋体"/>
                <w:color w:val="000000"/>
                <w:kern w:val="0"/>
                <w:sz w:val="21"/>
                <w:szCs w:val="21"/>
              </w:rPr>
              <w:t>参数配置流程，导入后可调试发布。发布插件才能被智能体调用，且可选择发布至插件中心共享。支持插件导入和导出，以</w:t>
            </w:r>
            <w:del w:id="902" w:author="cc" w:date="2026-05-23T12:56:49Z">
              <w:r>
                <w:rPr>
                  <w:rFonts w:ascii="宋体" w:hAnsi="宋体" w:cs="宋体"/>
                  <w:color w:val="000000"/>
                  <w:kern w:val="0"/>
                  <w:sz w:val="21"/>
                  <w:szCs w:val="21"/>
                </w:rPr>
                <w:delText xml:space="preserve"> </w:delText>
              </w:r>
            </w:del>
            <w:r>
              <w:rPr>
                <w:rFonts w:ascii="宋体" w:hAnsi="宋体" w:cs="宋体"/>
                <w:color w:val="000000"/>
                <w:kern w:val="0"/>
                <w:sz w:val="21"/>
                <w:szCs w:val="21"/>
              </w:rPr>
              <w:t>标准格式助力跨平台迁移。平台还内置共享插件，通过自定义上架与合作构建插件池，供用户按需授权调用。</w:t>
            </w:r>
          </w:p>
        </w:tc>
        <w:tc>
          <w:tcPr>
            <w:tcW w:w="522" w:type="pct"/>
            <w:tcBorders>
              <w:top w:val="single" w:color="000000" w:sz="4" w:space="0"/>
              <w:left w:val="single" w:color="000000" w:sz="4" w:space="0"/>
              <w:bottom w:val="single" w:color="000000" w:sz="4" w:space="0"/>
              <w:right w:val="single" w:color="000000" w:sz="4" w:space="0"/>
            </w:tcBorders>
            <w:noWrap/>
            <w:vAlign w:val="center"/>
          </w:tcPr>
          <w:p w14:paraId="7E5D6238">
            <w:pPr>
              <w:widowControl/>
              <w:spacing w:line="240" w:lineRule="auto"/>
              <w:jc w:val="center"/>
              <w:rPr>
                <w:rFonts w:hint="eastAsia" w:ascii="宋体" w:hAnsi="宋体" w:cs="宋体"/>
                <w:color w:val="000000"/>
                <w:kern w:val="0"/>
                <w:sz w:val="21"/>
                <w:szCs w:val="21"/>
              </w:rPr>
            </w:pPr>
            <w:r>
              <w:rPr>
                <w:rFonts w:ascii="宋体" w:hAnsi="宋体" w:cs="宋体"/>
                <w:color w:val="000000"/>
                <w:kern w:val="0"/>
                <w:sz w:val="21"/>
                <w:szCs w:val="21"/>
              </w:rPr>
              <w:t>20</w:t>
            </w:r>
          </w:p>
        </w:tc>
        <w:tc>
          <w:tcPr>
            <w:tcW w:w="371" w:type="pct"/>
            <w:vMerge w:val="continue"/>
            <w:tcBorders>
              <w:top w:val="single" w:color="000000" w:sz="4" w:space="0"/>
              <w:left w:val="single" w:color="000000" w:sz="4" w:space="0"/>
              <w:bottom w:val="single" w:color="000000" w:sz="4" w:space="0"/>
              <w:right w:val="single" w:color="000000" w:sz="4" w:space="0"/>
            </w:tcBorders>
            <w:vAlign w:val="center"/>
          </w:tcPr>
          <w:p w14:paraId="5F8DF75A">
            <w:pPr>
              <w:widowControl/>
              <w:spacing w:line="240" w:lineRule="auto"/>
              <w:jc w:val="left"/>
              <w:rPr>
                <w:rFonts w:hint="eastAsia" w:ascii="宋体" w:hAnsi="宋体" w:cs="宋体"/>
                <w:color w:val="000000"/>
                <w:kern w:val="0"/>
                <w:sz w:val="21"/>
                <w:szCs w:val="21"/>
              </w:rPr>
            </w:pPr>
          </w:p>
        </w:tc>
      </w:tr>
      <w:tr w14:paraId="49985558">
        <w:trPr>
          <w:trHeight w:val="400" w:hRule="atLeast"/>
        </w:trPr>
        <w:tc>
          <w:tcPr>
            <w:tcW w:w="399" w:type="pct"/>
            <w:tcBorders>
              <w:top w:val="single" w:color="000000" w:sz="4" w:space="0"/>
              <w:left w:val="single" w:color="000000" w:sz="4" w:space="0"/>
              <w:bottom w:val="single" w:color="000000" w:sz="4" w:space="0"/>
              <w:right w:val="single" w:color="000000" w:sz="4" w:space="0"/>
            </w:tcBorders>
            <w:noWrap/>
            <w:vAlign w:val="center"/>
          </w:tcPr>
          <w:p w14:paraId="7D4DEF29">
            <w:pPr>
              <w:widowControl/>
              <w:spacing w:line="240" w:lineRule="auto"/>
              <w:jc w:val="center"/>
              <w:rPr>
                <w:rFonts w:hint="eastAsia" w:ascii="宋体" w:hAnsi="宋体" w:cs="宋体"/>
                <w:color w:val="000000"/>
                <w:kern w:val="0"/>
                <w:sz w:val="21"/>
                <w:szCs w:val="21"/>
              </w:rPr>
            </w:pPr>
            <w:r>
              <w:rPr>
                <w:rFonts w:ascii="宋体" w:hAnsi="宋体" w:cs="宋体"/>
                <w:color w:val="000000"/>
                <w:kern w:val="0"/>
                <w:sz w:val="21"/>
                <w:szCs w:val="21"/>
              </w:rPr>
              <w:t>3</w:t>
            </w:r>
          </w:p>
        </w:tc>
        <w:tc>
          <w:tcPr>
            <w:tcW w:w="336" w:type="pct"/>
            <w:vMerge w:val="continue"/>
            <w:tcBorders>
              <w:top w:val="single" w:color="000000" w:sz="4" w:space="0"/>
              <w:left w:val="single" w:color="000000" w:sz="4" w:space="0"/>
              <w:bottom w:val="single" w:color="000000" w:sz="4" w:space="0"/>
              <w:right w:val="single" w:color="000000" w:sz="4" w:space="0"/>
            </w:tcBorders>
            <w:vAlign w:val="center"/>
          </w:tcPr>
          <w:p w14:paraId="31DCEAC3">
            <w:pPr>
              <w:widowControl/>
              <w:spacing w:line="240" w:lineRule="auto"/>
              <w:jc w:val="left"/>
              <w:rPr>
                <w:rFonts w:hint="eastAsia" w:ascii="宋体" w:hAnsi="宋体" w:cs="宋体"/>
                <w:color w:val="000000"/>
                <w:kern w:val="0"/>
                <w:sz w:val="21"/>
                <w:szCs w:val="21"/>
              </w:rPr>
            </w:pPr>
          </w:p>
        </w:tc>
        <w:tc>
          <w:tcPr>
            <w:tcW w:w="603" w:type="pct"/>
            <w:vMerge w:val="continue"/>
            <w:tcBorders>
              <w:top w:val="single" w:color="000000" w:sz="4" w:space="0"/>
              <w:left w:val="single" w:color="000000" w:sz="4" w:space="0"/>
              <w:bottom w:val="single" w:color="000000" w:sz="4" w:space="0"/>
              <w:right w:val="single" w:color="000000" w:sz="4" w:space="0"/>
            </w:tcBorders>
            <w:vAlign w:val="center"/>
          </w:tcPr>
          <w:p w14:paraId="0326FFDA">
            <w:pPr>
              <w:widowControl/>
              <w:spacing w:line="240" w:lineRule="auto"/>
              <w:jc w:val="left"/>
              <w:rPr>
                <w:rFonts w:hint="eastAsia" w:ascii="宋体" w:hAnsi="宋体" w:cs="宋体"/>
                <w:color w:val="000000"/>
                <w:kern w:val="0"/>
                <w:sz w:val="21"/>
                <w:szCs w:val="21"/>
              </w:rPr>
            </w:pPr>
          </w:p>
        </w:tc>
        <w:tc>
          <w:tcPr>
            <w:tcW w:w="336" w:type="pct"/>
            <w:tcBorders>
              <w:top w:val="single" w:color="000000" w:sz="4" w:space="0"/>
              <w:left w:val="single" w:color="000000" w:sz="4" w:space="0"/>
              <w:bottom w:val="single" w:color="000000" w:sz="4" w:space="0"/>
              <w:right w:val="single" w:color="000000" w:sz="4" w:space="0"/>
            </w:tcBorders>
            <w:vAlign w:val="center"/>
          </w:tcPr>
          <w:p w14:paraId="0A320CD7">
            <w:pPr>
              <w:widowControl/>
              <w:spacing w:line="240" w:lineRule="auto"/>
              <w:jc w:val="center"/>
              <w:rPr>
                <w:rFonts w:hint="eastAsia" w:ascii="宋体" w:hAnsi="宋体" w:cs="宋体"/>
                <w:color w:val="000000"/>
                <w:kern w:val="0"/>
                <w:sz w:val="21"/>
                <w:szCs w:val="21"/>
              </w:rPr>
            </w:pPr>
            <w:r>
              <w:rPr>
                <w:rFonts w:ascii="宋体" w:hAnsi="宋体" w:cs="宋体"/>
                <w:color w:val="000000"/>
                <w:kern w:val="0"/>
                <w:sz w:val="21"/>
                <w:szCs w:val="21"/>
              </w:rPr>
              <w:t>工作流</w:t>
            </w:r>
          </w:p>
        </w:tc>
        <w:tc>
          <w:tcPr>
            <w:tcW w:w="2432" w:type="pct"/>
            <w:tcBorders>
              <w:top w:val="single" w:color="000000" w:sz="4" w:space="0"/>
              <w:left w:val="single" w:color="000000" w:sz="4" w:space="0"/>
              <w:bottom w:val="single" w:color="000000" w:sz="4" w:space="0"/>
              <w:right w:val="single" w:color="000000" w:sz="4" w:space="0"/>
            </w:tcBorders>
            <w:vAlign w:val="center"/>
          </w:tcPr>
          <w:p w14:paraId="3D2341E4">
            <w:pPr>
              <w:widowControl/>
              <w:spacing w:line="240" w:lineRule="auto"/>
              <w:rPr>
                <w:rFonts w:hint="eastAsia" w:ascii="宋体" w:hAnsi="宋体" w:cs="宋体"/>
                <w:color w:val="000000"/>
                <w:kern w:val="0"/>
                <w:sz w:val="21"/>
                <w:szCs w:val="21"/>
              </w:rPr>
            </w:pPr>
            <w:r>
              <w:rPr>
                <w:rFonts w:ascii="宋体" w:hAnsi="宋体" w:cs="宋体"/>
                <w:color w:val="000000"/>
                <w:kern w:val="0"/>
                <w:sz w:val="21"/>
                <w:szCs w:val="21"/>
              </w:rPr>
              <w:t>将不同功能节点有序组合成复杂任务处理流程，增强智能体对复杂任务的理解与执行能力。支持添加、复制、删除工作流，满足业务变化需求。利用低代码构建工作流，简化开发流程。提供灵活节点连接，实现复杂业务逻辑。具备丰富的工作流节点配置，涵盖多种类型节点。同时支持工作流调试、发布及导入导出，全方位提升工作流构建、优化及应用的效率与质量。</w:t>
            </w:r>
          </w:p>
        </w:tc>
        <w:tc>
          <w:tcPr>
            <w:tcW w:w="522" w:type="pct"/>
            <w:tcBorders>
              <w:top w:val="single" w:color="000000" w:sz="4" w:space="0"/>
              <w:left w:val="single" w:color="000000" w:sz="4" w:space="0"/>
              <w:bottom w:val="single" w:color="000000" w:sz="4" w:space="0"/>
              <w:right w:val="single" w:color="000000" w:sz="4" w:space="0"/>
            </w:tcBorders>
            <w:noWrap/>
            <w:vAlign w:val="center"/>
          </w:tcPr>
          <w:p w14:paraId="0CA391A0">
            <w:pPr>
              <w:widowControl/>
              <w:spacing w:line="240" w:lineRule="auto"/>
              <w:jc w:val="center"/>
              <w:rPr>
                <w:rFonts w:hint="eastAsia" w:ascii="宋体" w:hAnsi="宋体" w:cs="宋体"/>
                <w:color w:val="000000"/>
                <w:kern w:val="0"/>
                <w:sz w:val="21"/>
                <w:szCs w:val="21"/>
              </w:rPr>
            </w:pPr>
            <w:r>
              <w:rPr>
                <w:rFonts w:ascii="宋体" w:hAnsi="宋体" w:cs="宋体"/>
                <w:color w:val="000000"/>
                <w:kern w:val="0"/>
                <w:sz w:val="21"/>
                <w:szCs w:val="21"/>
              </w:rPr>
              <w:t>25</w:t>
            </w:r>
          </w:p>
        </w:tc>
        <w:tc>
          <w:tcPr>
            <w:tcW w:w="371" w:type="pct"/>
            <w:vMerge w:val="continue"/>
            <w:tcBorders>
              <w:top w:val="single" w:color="000000" w:sz="4" w:space="0"/>
              <w:left w:val="single" w:color="000000" w:sz="4" w:space="0"/>
              <w:bottom w:val="single" w:color="000000" w:sz="4" w:space="0"/>
              <w:right w:val="single" w:color="000000" w:sz="4" w:space="0"/>
            </w:tcBorders>
            <w:vAlign w:val="center"/>
          </w:tcPr>
          <w:p w14:paraId="7A166E74">
            <w:pPr>
              <w:widowControl/>
              <w:spacing w:line="240" w:lineRule="auto"/>
              <w:jc w:val="left"/>
              <w:rPr>
                <w:rFonts w:hint="eastAsia" w:ascii="宋体" w:hAnsi="宋体" w:cs="宋体"/>
                <w:color w:val="000000"/>
                <w:kern w:val="0"/>
                <w:sz w:val="21"/>
                <w:szCs w:val="21"/>
              </w:rPr>
            </w:pPr>
          </w:p>
        </w:tc>
      </w:tr>
      <w:tr w14:paraId="108289BF">
        <w:trPr>
          <w:trHeight w:val="400" w:hRule="atLeast"/>
        </w:trPr>
        <w:tc>
          <w:tcPr>
            <w:tcW w:w="399" w:type="pct"/>
            <w:tcBorders>
              <w:top w:val="single" w:color="000000" w:sz="4" w:space="0"/>
              <w:left w:val="single" w:color="000000" w:sz="4" w:space="0"/>
              <w:bottom w:val="single" w:color="000000" w:sz="4" w:space="0"/>
              <w:right w:val="single" w:color="000000" w:sz="4" w:space="0"/>
            </w:tcBorders>
            <w:noWrap/>
            <w:vAlign w:val="center"/>
          </w:tcPr>
          <w:p w14:paraId="740EFEE3">
            <w:pPr>
              <w:widowControl/>
              <w:spacing w:line="240" w:lineRule="auto"/>
              <w:jc w:val="center"/>
              <w:rPr>
                <w:rFonts w:hint="eastAsia" w:ascii="宋体" w:hAnsi="宋体" w:cs="宋体"/>
                <w:color w:val="000000"/>
                <w:kern w:val="0"/>
                <w:sz w:val="21"/>
                <w:szCs w:val="21"/>
              </w:rPr>
            </w:pPr>
            <w:r>
              <w:rPr>
                <w:rFonts w:ascii="宋体" w:hAnsi="宋体" w:cs="宋体"/>
                <w:color w:val="000000"/>
                <w:kern w:val="0"/>
                <w:sz w:val="21"/>
                <w:szCs w:val="21"/>
              </w:rPr>
              <w:t>4</w:t>
            </w:r>
          </w:p>
        </w:tc>
        <w:tc>
          <w:tcPr>
            <w:tcW w:w="336" w:type="pct"/>
            <w:vMerge w:val="continue"/>
            <w:tcBorders>
              <w:top w:val="single" w:color="000000" w:sz="4" w:space="0"/>
              <w:left w:val="single" w:color="000000" w:sz="4" w:space="0"/>
              <w:bottom w:val="single" w:color="000000" w:sz="4" w:space="0"/>
              <w:right w:val="single" w:color="000000" w:sz="4" w:space="0"/>
            </w:tcBorders>
            <w:vAlign w:val="center"/>
          </w:tcPr>
          <w:p w14:paraId="7E553635">
            <w:pPr>
              <w:widowControl/>
              <w:spacing w:line="240" w:lineRule="auto"/>
              <w:jc w:val="left"/>
              <w:rPr>
                <w:rFonts w:hint="eastAsia" w:ascii="宋体" w:hAnsi="宋体" w:cs="宋体"/>
                <w:color w:val="000000"/>
                <w:kern w:val="0"/>
                <w:sz w:val="21"/>
                <w:szCs w:val="21"/>
              </w:rPr>
            </w:pPr>
          </w:p>
        </w:tc>
        <w:tc>
          <w:tcPr>
            <w:tcW w:w="603" w:type="pct"/>
            <w:vMerge w:val="continue"/>
            <w:tcBorders>
              <w:top w:val="single" w:color="000000" w:sz="4" w:space="0"/>
              <w:left w:val="single" w:color="000000" w:sz="4" w:space="0"/>
              <w:bottom w:val="single" w:color="000000" w:sz="4" w:space="0"/>
              <w:right w:val="single" w:color="000000" w:sz="4" w:space="0"/>
            </w:tcBorders>
            <w:vAlign w:val="center"/>
          </w:tcPr>
          <w:p w14:paraId="260D9740">
            <w:pPr>
              <w:widowControl/>
              <w:spacing w:line="240" w:lineRule="auto"/>
              <w:jc w:val="left"/>
              <w:rPr>
                <w:rFonts w:hint="eastAsia" w:ascii="宋体" w:hAnsi="宋体" w:cs="宋体"/>
                <w:color w:val="000000"/>
                <w:kern w:val="0"/>
                <w:sz w:val="21"/>
                <w:szCs w:val="21"/>
              </w:rPr>
            </w:pPr>
          </w:p>
        </w:tc>
        <w:tc>
          <w:tcPr>
            <w:tcW w:w="336" w:type="pct"/>
            <w:tcBorders>
              <w:top w:val="single" w:color="000000" w:sz="4" w:space="0"/>
              <w:left w:val="single" w:color="000000" w:sz="4" w:space="0"/>
              <w:bottom w:val="single" w:color="000000" w:sz="4" w:space="0"/>
              <w:right w:val="single" w:color="000000" w:sz="4" w:space="0"/>
            </w:tcBorders>
            <w:vAlign w:val="center"/>
          </w:tcPr>
          <w:p w14:paraId="72703FCC">
            <w:pPr>
              <w:widowControl/>
              <w:spacing w:line="240" w:lineRule="auto"/>
              <w:jc w:val="center"/>
              <w:rPr>
                <w:rFonts w:hint="eastAsia" w:ascii="宋体" w:hAnsi="宋体" w:cs="宋体"/>
                <w:color w:val="000000"/>
                <w:kern w:val="0"/>
                <w:sz w:val="21"/>
                <w:szCs w:val="21"/>
              </w:rPr>
            </w:pPr>
            <w:r>
              <w:rPr>
                <w:rFonts w:ascii="宋体" w:hAnsi="宋体" w:cs="宋体"/>
                <w:color w:val="000000"/>
                <w:kern w:val="0"/>
                <w:sz w:val="21"/>
                <w:szCs w:val="21"/>
              </w:rPr>
              <w:t>知识库</w:t>
            </w:r>
          </w:p>
        </w:tc>
        <w:tc>
          <w:tcPr>
            <w:tcW w:w="2432" w:type="pct"/>
            <w:tcBorders>
              <w:top w:val="single" w:color="000000" w:sz="4" w:space="0"/>
              <w:left w:val="single" w:color="000000" w:sz="4" w:space="0"/>
              <w:bottom w:val="single" w:color="000000" w:sz="4" w:space="0"/>
              <w:right w:val="single" w:color="000000" w:sz="4" w:space="0"/>
            </w:tcBorders>
            <w:vAlign w:val="center"/>
          </w:tcPr>
          <w:p w14:paraId="574C753C">
            <w:pPr>
              <w:widowControl/>
              <w:spacing w:line="240" w:lineRule="auto"/>
              <w:rPr>
                <w:rFonts w:hint="eastAsia" w:ascii="宋体" w:hAnsi="宋体" w:cs="宋体"/>
                <w:color w:val="000000"/>
                <w:kern w:val="0"/>
                <w:sz w:val="21"/>
                <w:szCs w:val="21"/>
              </w:rPr>
            </w:pPr>
            <w:r>
              <w:rPr>
                <w:rFonts w:ascii="宋体" w:hAnsi="宋体" w:cs="宋体"/>
                <w:color w:val="000000"/>
                <w:kern w:val="0"/>
                <w:sz w:val="21"/>
                <w:szCs w:val="21"/>
              </w:rPr>
              <w:t>基于</w:t>
            </w:r>
            <w:del w:id="903" w:author="cc" w:date="2026-05-23T12:56:49Z">
              <w:r>
                <w:rPr>
                  <w:rFonts w:ascii="宋体" w:hAnsi="宋体" w:cs="宋体"/>
                  <w:color w:val="000000"/>
                  <w:kern w:val="0"/>
                  <w:sz w:val="21"/>
                  <w:szCs w:val="21"/>
                </w:rPr>
                <w:delText xml:space="preserve"> </w:delText>
              </w:r>
            </w:del>
            <w:r>
              <w:rPr>
                <w:rFonts w:ascii="宋体" w:hAnsi="宋体" w:cs="宋体"/>
                <w:color w:val="000000"/>
                <w:kern w:val="0"/>
                <w:sz w:val="21"/>
                <w:szCs w:val="21"/>
              </w:rPr>
              <w:t>RAG</w:t>
            </w:r>
            <w:del w:id="904" w:author="cc" w:date="2026-05-23T12:56:49Z">
              <w:r>
                <w:rPr>
                  <w:rFonts w:ascii="宋体" w:hAnsi="宋体" w:cs="宋体"/>
                  <w:color w:val="000000"/>
                  <w:kern w:val="0"/>
                  <w:sz w:val="21"/>
                  <w:szCs w:val="21"/>
                </w:rPr>
                <w:delText xml:space="preserve"> </w:delText>
              </w:r>
            </w:del>
            <w:r>
              <w:rPr>
                <w:rFonts w:ascii="宋体" w:hAnsi="宋体" w:cs="宋体"/>
                <w:color w:val="000000"/>
                <w:kern w:val="0"/>
                <w:sz w:val="21"/>
                <w:szCs w:val="21"/>
              </w:rPr>
              <w:t>增强检索优化构建，提升大模型问答质量。支持多样数据上传，涵盖本地与在线资源，能处理各类文件格式并进行向量化。可对接外部数据源拓展知识储备，构建标签体系助力高效管理。具备批处理、迁移、分割功能，提供多种召回方式满足不同检索需求，还支持命中测试与文件管理，全方位提升知识库的构建、维护与应用效率。</w:t>
            </w:r>
          </w:p>
        </w:tc>
        <w:tc>
          <w:tcPr>
            <w:tcW w:w="522" w:type="pct"/>
            <w:tcBorders>
              <w:top w:val="single" w:color="000000" w:sz="4" w:space="0"/>
              <w:left w:val="single" w:color="000000" w:sz="4" w:space="0"/>
              <w:bottom w:val="single" w:color="000000" w:sz="4" w:space="0"/>
              <w:right w:val="single" w:color="000000" w:sz="4" w:space="0"/>
            </w:tcBorders>
            <w:noWrap/>
            <w:vAlign w:val="center"/>
          </w:tcPr>
          <w:p w14:paraId="2B3A7004">
            <w:pPr>
              <w:widowControl/>
              <w:spacing w:line="240" w:lineRule="auto"/>
              <w:jc w:val="center"/>
              <w:rPr>
                <w:rFonts w:hint="eastAsia" w:ascii="宋体" w:hAnsi="宋体" w:cs="宋体"/>
                <w:color w:val="000000"/>
                <w:kern w:val="0"/>
                <w:sz w:val="21"/>
                <w:szCs w:val="21"/>
              </w:rPr>
            </w:pPr>
            <w:r>
              <w:rPr>
                <w:rFonts w:ascii="宋体" w:hAnsi="宋体" w:cs="宋体"/>
                <w:color w:val="000000"/>
                <w:kern w:val="0"/>
                <w:sz w:val="21"/>
                <w:szCs w:val="21"/>
              </w:rPr>
              <w:t>30</w:t>
            </w:r>
          </w:p>
        </w:tc>
        <w:tc>
          <w:tcPr>
            <w:tcW w:w="371" w:type="pct"/>
            <w:vMerge w:val="continue"/>
            <w:tcBorders>
              <w:top w:val="single" w:color="000000" w:sz="4" w:space="0"/>
              <w:left w:val="single" w:color="000000" w:sz="4" w:space="0"/>
              <w:bottom w:val="single" w:color="000000" w:sz="4" w:space="0"/>
              <w:right w:val="single" w:color="000000" w:sz="4" w:space="0"/>
            </w:tcBorders>
            <w:vAlign w:val="center"/>
          </w:tcPr>
          <w:p w14:paraId="7BE80E89">
            <w:pPr>
              <w:widowControl/>
              <w:spacing w:line="240" w:lineRule="auto"/>
              <w:jc w:val="left"/>
              <w:rPr>
                <w:rFonts w:hint="eastAsia" w:ascii="宋体" w:hAnsi="宋体" w:cs="宋体"/>
                <w:color w:val="000000"/>
                <w:kern w:val="0"/>
                <w:sz w:val="21"/>
                <w:szCs w:val="21"/>
              </w:rPr>
            </w:pPr>
          </w:p>
        </w:tc>
      </w:tr>
      <w:tr w14:paraId="31208588">
        <w:trPr>
          <w:trHeight w:val="400" w:hRule="atLeast"/>
        </w:trPr>
        <w:tc>
          <w:tcPr>
            <w:tcW w:w="399" w:type="pct"/>
            <w:tcBorders>
              <w:top w:val="single" w:color="000000" w:sz="4" w:space="0"/>
              <w:left w:val="single" w:color="000000" w:sz="4" w:space="0"/>
              <w:bottom w:val="single" w:color="000000" w:sz="4" w:space="0"/>
              <w:right w:val="single" w:color="000000" w:sz="4" w:space="0"/>
            </w:tcBorders>
            <w:noWrap/>
            <w:vAlign w:val="center"/>
          </w:tcPr>
          <w:p w14:paraId="7AEB0E1E">
            <w:pPr>
              <w:widowControl/>
              <w:spacing w:line="240" w:lineRule="auto"/>
              <w:jc w:val="center"/>
              <w:rPr>
                <w:rFonts w:hint="eastAsia" w:ascii="宋体" w:hAnsi="宋体" w:cs="宋体"/>
                <w:color w:val="000000"/>
                <w:kern w:val="0"/>
                <w:sz w:val="21"/>
                <w:szCs w:val="21"/>
              </w:rPr>
            </w:pPr>
            <w:r>
              <w:rPr>
                <w:rFonts w:ascii="宋体" w:hAnsi="宋体" w:cs="宋体"/>
                <w:color w:val="000000"/>
                <w:kern w:val="0"/>
                <w:sz w:val="21"/>
                <w:szCs w:val="21"/>
              </w:rPr>
              <w:t>5</w:t>
            </w:r>
          </w:p>
        </w:tc>
        <w:tc>
          <w:tcPr>
            <w:tcW w:w="336" w:type="pct"/>
            <w:vMerge w:val="continue"/>
            <w:tcBorders>
              <w:top w:val="single" w:color="000000" w:sz="4" w:space="0"/>
              <w:left w:val="single" w:color="000000" w:sz="4" w:space="0"/>
              <w:bottom w:val="single" w:color="000000" w:sz="4" w:space="0"/>
              <w:right w:val="single" w:color="000000" w:sz="4" w:space="0"/>
            </w:tcBorders>
            <w:vAlign w:val="center"/>
          </w:tcPr>
          <w:p w14:paraId="26899BC5">
            <w:pPr>
              <w:widowControl/>
              <w:spacing w:line="240" w:lineRule="auto"/>
              <w:jc w:val="left"/>
              <w:rPr>
                <w:rFonts w:hint="eastAsia" w:ascii="宋体" w:hAnsi="宋体" w:cs="宋体"/>
                <w:color w:val="000000"/>
                <w:kern w:val="0"/>
                <w:sz w:val="21"/>
                <w:szCs w:val="21"/>
              </w:rPr>
            </w:pPr>
          </w:p>
        </w:tc>
        <w:tc>
          <w:tcPr>
            <w:tcW w:w="603" w:type="pct"/>
            <w:vMerge w:val="continue"/>
            <w:tcBorders>
              <w:top w:val="single" w:color="000000" w:sz="4" w:space="0"/>
              <w:left w:val="single" w:color="000000" w:sz="4" w:space="0"/>
              <w:bottom w:val="single" w:color="000000" w:sz="4" w:space="0"/>
              <w:right w:val="single" w:color="000000" w:sz="4" w:space="0"/>
            </w:tcBorders>
            <w:vAlign w:val="center"/>
          </w:tcPr>
          <w:p w14:paraId="0829AC9C">
            <w:pPr>
              <w:widowControl/>
              <w:spacing w:line="240" w:lineRule="auto"/>
              <w:jc w:val="left"/>
              <w:rPr>
                <w:rFonts w:hint="eastAsia" w:ascii="宋体" w:hAnsi="宋体" w:cs="宋体"/>
                <w:color w:val="000000"/>
                <w:kern w:val="0"/>
                <w:sz w:val="21"/>
                <w:szCs w:val="21"/>
              </w:rPr>
            </w:pPr>
          </w:p>
        </w:tc>
        <w:tc>
          <w:tcPr>
            <w:tcW w:w="336" w:type="pct"/>
            <w:tcBorders>
              <w:top w:val="single" w:color="000000" w:sz="4" w:space="0"/>
              <w:left w:val="single" w:color="000000" w:sz="4" w:space="0"/>
              <w:bottom w:val="single" w:color="000000" w:sz="4" w:space="0"/>
              <w:right w:val="single" w:color="000000" w:sz="4" w:space="0"/>
            </w:tcBorders>
            <w:vAlign w:val="center"/>
          </w:tcPr>
          <w:p w14:paraId="41CFA08F">
            <w:pPr>
              <w:widowControl/>
              <w:spacing w:line="240" w:lineRule="auto"/>
              <w:jc w:val="center"/>
              <w:rPr>
                <w:rFonts w:hint="eastAsia" w:ascii="宋体" w:hAnsi="宋体" w:cs="宋体"/>
                <w:color w:val="000000"/>
                <w:kern w:val="0"/>
                <w:sz w:val="21"/>
                <w:szCs w:val="21"/>
              </w:rPr>
            </w:pPr>
            <w:r>
              <w:rPr>
                <w:rFonts w:ascii="宋体" w:hAnsi="宋体" w:cs="宋体"/>
                <w:color w:val="000000"/>
                <w:kern w:val="0"/>
                <w:sz w:val="21"/>
                <w:szCs w:val="21"/>
              </w:rPr>
              <w:t>数据库</w:t>
            </w:r>
          </w:p>
        </w:tc>
        <w:tc>
          <w:tcPr>
            <w:tcW w:w="2432" w:type="pct"/>
            <w:tcBorders>
              <w:top w:val="single" w:color="000000" w:sz="4" w:space="0"/>
              <w:left w:val="single" w:color="000000" w:sz="4" w:space="0"/>
              <w:bottom w:val="single" w:color="000000" w:sz="4" w:space="0"/>
              <w:right w:val="single" w:color="000000" w:sz="4" w:space="0"/>
            </w:tcBorders>
            <w:vAlign w:val="center"/>
          </w:tcPr>
          <w:p w14:paraId="554F5727">
            <w:pPr>
              <w:widowControl/>
              <w:spacing w:line="240" w:lineRule="auto"/>
              <w:rPr>
                <w:rFonts w:hint="eastAsia" w:ascii="宋体" w:hAnsi="宋体" w:cs="宋体"/>
                <w:color w:val="000000"/>
                <w:kern w:val="0"/>
                <w:sz w:val="21"/>
                <w:szCs w:val="21"/>
              </w:rPr>
            </w:pPr>
            <w:r>
              <w:rPr>
                <w:rFonts w:ascii="宋体" w:hAnsi="宋体" w:cs="宋体"/>
                <w:color w:val="000000"/>
                <w:kern w:val="0"/>
                <w:sz w:val="21"/>
                <w:szCs w:val="21"/>
              </w:rPr>
              <w:t>为结构化数据提供了完整的生命周期管理方案，支持两种数据接入模式。在数据表管理上，用户可以便捷地导入、编辑、删除数据表，并能为列添加详细描述以提升智能体的</w:t>
            </w:r>
            <w:del w:id="905" w:author="cc" w:date="2026-05-23T12:56:49Z">
              <w:r>
                <w:rPr>
                  <w:rFonts w:ascii="宋体" w:hAnsi="宋体" w:cs="宋体"/>
                  <w:color w:val="000000"/>
                  <w:kern w:val="0"/>
                  <w:sz w:val="21"/>
                  <w:szCs w:val="21"/>
                </w:rPr>
                <w:delText xml:space="preserve"> </w:delText>
              </w:r>
            </w:del>
            <w:r>
              <w:rPr>
                <w:rFonts w:ascii="宋体" w:hAnsi="宋体" w:cs="宋体"/>
                <w:color w:val="000000"/>
                <w:kern w:val="0"/>
                <w:sz w:val="21"/>
                <w:szCs w:val="21"/>
              </w:rPr>
              <w:t>SQL</w:t>
            </w:r>
            <w:del w:id="906" w:author="cc" w:date="2026-05-23T12:56:49Z">
              <w:r>
                <w:rPr>
                  <w:rFonts w:ascii="宋体" w:hAnsi="宋体" w:cs="宋体"/>
                  <w:color w:val="000000"/>
                  <w:kern w:val="0"/>
                  <w:sz w:val="21"/>
                  <w:szCs w:val="21"/>
                </w:rPr>
                <w:delText xml:space="preserve"> </w:delText>
              </w:r>
            </w:del>
            <w:r>
              <w:rPr>
                <w:rFonts w:ascii="宋体" w:hAnsi="宋体" w:cs="宋体"/>
                <w:color w:val="000000"/>
                <w:kern w:val="0"/>
                <w:sz w:val="21"/>
                <w:szCs w:val="21"/>
              </w:rPr>
              <w:t>生成准确性。系统提供了精细化的权限管控，可针对特定用户、组织或用户组设置数据表的访问权限，保障数据安全。此外，还支持数据库的导入导出功能，便于数据在不同环境或租户间的迁移。</w:t>
            </w:r>
          </w:p>
        </w:tc>
        <w:tc>
          <w:tcPr>
            <w:tcW w:w="522" w:type="pct"/>
            <w:tcBorders>
              <w:top w:val="single" w:color="000000" w:sz="4" w:space="0"/>
              <w:left w:val="single" w:color="000000" w:sz="4" w:space="0"/>
              <w:bottom w:val="single" w:color="000000" w:sz="4" w:space="0"/>
              <w:right w:val="single" w:color="000000" w:sz="4" w:space="0"/>
            </w:tcBorders>
            <w:noWrap/>
            <w:vAlign w:val="center"/>
          </w:tcPr>
          <w:p w14:paraId="5FCF5EC3">
            <w:pPr>
              <w:widowControl/>
              <w:spacing w:line="240" w:lineRule="auto"/>
              <w:jc w:val="center"/>
              <w:rPr>
                <w:rFonts w:hint="eastAsia" w:ascii="宋体" w:hAnsi="宋体" w:cs="宋体"/>
                <w:color w:val="000000"/>
                <w:kern w:val="0"/>
                <w:sz w:val="21"/>
                <w:szCs w:val="21"/>
              </w:rPr>
            </w:pPr>
            <w:r>
              <w:rPr>
                <w:rFonts w:ascii="宋体" w:hAnsi="宋体" w:cs="宋体"/>
                <w:color w:val="000000"/>
                <w:kern w:val="0"/>
                <w:sz w:val="21"/>
                <w:szCs w:val="21"/>
              </w:rPr>
              <w:t>20</w:t>
            </w:r>
          </w:p>
        </w:tc>
        <w:tc>
          <w:tcPr>
            <w:tcW w:w="371" w:type="pct"/>
            <w:vMerge w:val="continue"/>
            <w:tcBorders>
              <w:top w:val="single" w:color="000000" w:sz="4" w:space="0"/>
              <w:left w:val="single" w:color="000000" w:sz="4" w:space="0"/>
              <w:bottom w:val="single" w:color="000000" w:sz="4" w:space="0"/>
              <w:right w:val="single" w:color="000000" w:sz="4" w:space="0"/>
            </w:tcBorders>
            <w:vAlign w:val="center"/>
          </w:tcPr>
          <w:p w14:paraId="317358C0">
            <w:pPr>
              <w:widowControl/>
              <w:spacing w:line="240" w:lineRule="auto"/>
              <w:jc w:val="left"/>
              <w:rPr>
                <w:rFonts w:hint="eastAsia" w:ascii="宋体" w:hAnsi="宋体" w:cs="宋体"/>
                <w:color w:val="000000"/>
                <w:kern w:val="0"/>
                <w:sz w:val="21"/>
                <w:szCs w:val="21"/>
              </w:rPr>
            </w:pPr>
          </w:p>
        </w:tc>
      </w:tr>
      <w:tr w14:paraId="63F18547">
        <w:trPr>
          <w:trHeight w:val="400" w:hRule="atLeast"/>
        </w:trPr>
        <w:tc>
          <w:tcPr>
            <w:tcW w:w="399" w:type="pct"/>
            <w:tcBorders>
              <w:top w:val="single" w:color="000000" w:sz="4" w:space="0"/>
              <w:left w:val="single" w:color="000000" w:sz="4" w:space="0"/>
              <w:bottom w:val="single" w:color="000000" w:sz="4" w:space="0"/>
              <w:right w:val="single" w:color="000000" w:sz="4" w:space="0"/>
            </w:tcBorders>
            <w:noWrap/>
            <w:vAlign w:val="center"/>
          </w:tcPr>
          <w:p w14:paraId="47AF8CB2">
            <w:pPr>
              <w:widowControl/>
              <w:spacing w:line="240" w:lineRule="auto"/>
              <w:jc w:val="center"/>
              <w:rPr>
                <w:rFonts w:hint="eastAsia" w:ascii="宋体" w:hAnsi="宋体" w:cs="宋体"/>
                <w:color w:val="000000"/>
                <w:kern w:val="0"/>
                <w:sz w:val="21"/>
                <w:szCs w:val="21"/>
              </w:rPr>
            </w:pPr>
            <w:r>
              <w:rPr>
                <w:rFonts w:ascii="宋体" w:hAnsi="宋体" w:cs="宋体"/>
                <w:color w:val="000000"/>
                <w:kern w:val="0"/>
                <w:sz w:val="21"/>
                <w:szCs w:val="21"/>
              </w:rPr>
              <w:t>6</w:t>
            </w:r>
          </w:p>
        </w:tc>
        <w:tc>
          <w:tcPr>
            <w:tcW w:w="336" w:type="pct"/>
            <w:vMerge w:val="continue"/>
            <w:tcBorders>
              <w:top w:val="single" w:color="000000" w:sz="4" w:space="0"/>
              <w:left w:val="single" w:color="000000" w:sz="4" w:space="0"/>
              <w:bottom w:val="single" w:color="000000" w:sz="4" w:space="0"/>
              <w:right w:val="single" w:color="000000" w:sz="4" w:space="0"/>
            </w:tcBorders>
            <w:vAlign w:val="center"/>
          </w:tcPr>
          <w:p w14:paraId="34B55DC9">
            <w:pPr>
              <w:widowControl/>
              <w:spacing w:line="240" w:lineRule="auto"/>
              <w:jc w:val="left"/>
              <w:rPr>
                <w:rFonts w:hint="eastAsia" w:ascii="宋体" w:hAnsi="宋体" w:cs="宋体"/>
                <w:color w:val="000000"/>
                <w:kern w:val="0"/>
                <w:sz w:val="21"/>
                <w:szCs w:val="21"/>
              </w:rPr>
            </w:pPr>
          </w:p>
        </w:tc>
        <w:tc>
          <w:tcPr>
            <w:tcW w:w="603" w:type="pct"/>
            <w:vMerge w:val="continue"/>
            <w:tcBorders>
              <w:top w:val="single" w:color="000000" w:sz="4" w:space="0"/>
              <w:left w:val="single" w:color="000000" w:sz="4" w:space="0"/>
              <w:bottom w:val="single" w:color="000000" w:sz="4" w:space="0"/>
              <w:right w:val="single" w:color="000000" w:sz="4" w:space="0"/>
            </w:tcBorders>
            <w:vAlign w:val="center"/>
          </w:tcPr>
          <w:p w14:paraId="2CDBA8AF">
            <w:pPr>
              <w:widowControl/>
              <w:spacing w:line="240" w:lineRule="auto"/>
              <w:jc w:val="left"/>
              <w:rPr>
                <w:rFonts w:hint="eastAsia" w:ascii="宋体" w:hAnsi="宋体" w:cs="宋体"/>
                <w:color w:val="000000"/>
                <w:kern w:val="0"/>
                <w:sz w:val="21"/>
                <w:szCs w:val="21"/>
              </w:rPr>
            </w:pPr>
          </w:p>
        </w:tc>
        <w:tc>
          <w:tcPr>
            <w:tcW w:w="336" w:type="pct"/>
            <w:tcBorders>
              <w:top w:val="single" w:color="000000" w:sz="4" w:space="0"/>
              <w:left w:val="single" w:color="000000" w:sz="4" w:space="0"/>
              <w:bottom w:val="single" w:color="000000" w:sz="4" w:space="0"/>
              <w:right w:val="single" w:color="000000" w:sz="4" w:space="0"/>
            </w:tcBorders>
            <w:vAlign w:val="center"/>
          </w:tcPr>
          <w:p w14:paraId="01E3120D">
            <w:pPr>
              <w:widowControl/>
              <w:spacing w:line="240" w:lineRule="auto"/>
              <w:jc w:val="center"/>
              <w:rPr>
                <w:rFonts w:hint="eastAsia" w:ascii="宋体" w:hAnsi="宋体" w:cs="宋体"/>
                <w:color w:val="000000"/>
                <w:kern w:val="0"/>
                <w:sz w:val="21"/>
                <w:szCs w:val="21"/>
              </w:rPr>
            </w:pPr>
            <w:r>
              <w:rPr>
                <w:rFonts w:ascii="宋体" w:hAnsi="宋体" w:cs="宋体"/>
                <w:color w:val="000000"/>
                <w:kern w:val="0"/>
                <w:sz w:val="21"/>
                <w:szCs w:val="21"/>
              </w:rPr>
              <w:t>提示词</w:t>
            </w:r>
          </w:p>
        </w:tc>
        <w:tc>
          <w:tcPr>
            <w:tcW w:w="2432" w:type="pct"/>
            <w:tcBorders>
              <w:top w:val="single" w:color="000000" w:sz="4" w:space="0"/>
              <w:left w:val="single" w:color="000000" w:sz="4" w:space="0"/>
              <w:bottom w:val="single" w:color="000000" w:sz="4" w:space="0"/>
              <w:right w:val="single" w:color="000000" w:sz="4" w:space="0"/>
            </w:tcBorders>
            <w:vAlign w:val="center"/>
          </w:tcPr>
          <w:p w14:paraId="7F383358">
            <w:pPr>
              <w:widowControl/>
              <w:spacing w:line="240" w:lineRule="auto"/>
              <w:rPr>
                <w:rFonts w:hint="eastAsia" w:ascii="宋体" w:hAnsi="宋体" w:cs="宋体"/>
                <w:color w:val="000000"/>
                <w:kern w:val="0"/>
                <w:sz w:val="21"/>
                <w:szCs w:val="21"/>
              </w:rPr>
            </w:pPr>
            <w:r>
              <w:rPr>
                <w:rFonts w:ascii="宋体" w:hAnsi="宋体" w:cs="宋体"/>
                <w:color w:val="000000"/>
                <w:kern w:val="0"/>
                <w:sz w:val="21"/>
                <w:szCs w:val="21"/>
              </w:rPr>
              <w:t>预置了在平台应用中表现优异的提示词，以公用模板库形式面向全平台用户开放调用。该库极大提升了用户创建智能体的效率，无论新手还是资深开发者，都能从中快速获取适配模板，推动智能体开发进程，同时支持多种模板管理操作，支持新建、编辑、发布、审核发布、下架和删除提示词模板</w:t>
            </w:r>
          </w:p>
        </w:tc>
        <w:tc>
          <w:tcPr>
            <w:tcW w:w="522" w:type="pct"/>
            <w:tcBorders>
              <w:top w:val="single" w:color="000000" w:sz="4" w:space="0"/>
              <w:left w:val="single" w:color="000000" w:sz="4" w:space="0"/>
              <w:bottom w:val="single" w:color="000000" w:sz="4" w:space="0"/>
              <w:right w:val="single" w:color="000000" w:sz="4" w:space="0"/>
            </w:tcBorders>
            <w:noWrap/>
            <w:vAlign w:val="center"/>
          </w:tcPr>
          <w:p w14:paraId="2A16A0C6">
            <w:pPr>
              <w:widowControl/>
              <w:spacing w:line="240" w:lineRule="auto"/>
              <w:jc w:val="center"/>
              <w:rPr>
                <w:rFonts w:hint="eastAsia" w:ascii="宋体" w:hAnsi="宋体" w:cs="宋体"/>
                <w:color w:val="000000"/>
                <w:kern w:val="0"/>
                <w:sz w:val="21"/>
                <w:szCs w:val="21"/>
              </w:rPr>
            </w:pPr>
            <w:r>
              <w:rPr>
                <w:rFonts w:ascii="宋体" w:hAnsi="宋体" w:cs="宋体"/>
                <w:color w:val="000000"/>
                <w:kern w:val="0"/>
                <w:sz w:val="21"/>
                <w:szCs w:val="21"/>
              </w:rPr>
              <w:t>20</w:t>
            </w:r>
          </w:p>
        </w:tc>
        <w:tc>
          <w:tcPr>
            <w:tcW w:w="371" w:type="pct"/>
            <w:vMerge w:val="continue"/>
            <w:tcBorders>
              <w:top w:val="single" w:color="000000" w:sz="4" w:space="0"/>
              <w:left w:val="single" w:color="000000" w:sz="4" w:space="0"/>
              <w:bottom w:val="single" w:color="000000" w:sz="4" w:space="0"/>
              <w:right w:val="single" w:color="000000" w:sz="4" w:space="0"/>
            </w:tcBorders>
            <w:vAlign w:val="center"/>
          </w:tcPr>
          <w:p w14:paraId="41228267">
            <w:pPr>
              <w:widowControl/>
              <w:spacing w:line="240" w:lineRule="auto"/>
              <w:jc w:val="left"/>
              <w:rPr>
                <w:rFonts w:hint="eastAsia" w:ascii="宋体" w:hAnsi="宋体" w:cs="宋体"/>
                <w:color w:val="000000"/>
                <w:kern w:val="0"/>
                <w:sz w:val="21"/>
                <w:szCs w:val="21"/>
              </w:rPr>
            </w:pPr>
          </w:p>
        </w:tc>
      </w:tr>
      <w:tr w14:paraId="480D14D8">
        <w:trPr>
          <w:trHeight w:val="400" w:hRule="atLeast"/>
        </w:trPr>
        <w:tc>
          <w:tcPr>
            <w:tcW w:w="399" w:type="pct"/>
            <w:tcBorders>
              <w:top w:val="single" w:color="000000" w:sz="4" w:space="0"/>
              <w:left w:val="single" w:color="000000" w:sz="4" w:space="0"/>
              <w:bottom w:val="single" w:color="000000" w:sz="4" w:space="0"/>
              <w:right w:val="single" w:color="000000" w:sz="4" w:space="0"/>
            </w:tcBorders>
            <w:noWrap/>
            <w:vAlign w:val="center"/>
          </w:tcPr>
          <w:p w14:paraId="4392E928">
            <w:pPr>
              <w:widowControl/>
              <w:spacing w:line="240" w:lineRule="auto"/>
              <w:jc w:val="center"/>
              <w:rPr>
                <w:rFonts w:hint="eastAsia" w:ascii="宋体" w:hAnsi="宋体" w:cs="宋体"/>
                <w:color w:val="000000"/>
                <w:kern w:val="0"/>
                <w:sz w:val="21"/>
                <w:szCs w:val="21"/>
              </w:rPr>
            </w:pPr>
            <w:r>
              <w:rPr>
                <w:rFonts w:ascii="宋体" w:hAnsi="宋体" w:cs="宋体"/>
                <w:color w:val="000000"/>
                <w:kern w:val="0"/>
                <w:sz w:val="21"/>
                <w:szCs w:val="21"/>
              </w:rPr>
              <w:t>7</w:t>
            </w:r>
          </w:p>
        </w:tc>
        <w:tc>
          <w:tcPr>
            <w:tcW w:w="336" w:type="pct"/>
            <w:vMerge w:val="continue"/>
            <w:tcBorders>
              <w:top w:val="single" w:color="000000" w:sz="4" w:space="0"/>
              <w:left w:val="single" w:color="000000" w:sz="4" w:space="0"/>
              <w:bottom w:val="single" w:color="000000" w:sz="4" w:space="0"/>
              <w:right w:val="single" w:color="000000" w:sz="4" w:space="0"/>
            </w:tcBorders>
            <w:vAlign w:val="center"/>
          </w:tcPr>
          <w:p w14:paraId="760780BD">
            <w:pPr>
              <w:widowControl/>
              <w:spacing w:line="240" w:lineRule="auto"/>
              <w:jc w:val="left"/>
              <w:rPr>
                <w:rFonts w:hint="eastAsia" w:ascii="宋体" w:hAnsi="宋体" w:cs="宋体"/>
                <w:color w:val="000000"/>
                <w:kern w:val="0"/>
                <w:sz w:val="21"/>
                <w:szCs w:val="21"/>
              </w:rPr>
            </w:pPr>
          </w:p>
        </w:tc>
        <w:tc>
          <w:tcPr>
            <w:tcW w:w="603" w:type="pct"/>
            <w:vMerge w:val="continue"/>
            <w:tcBorders>
              <w:top w:val="single" w:color="000000" w:sz="4" w:space="0"/>
              <w:left w:val="single" w:color="000000" w:sz="4" w:space="0"/>
              <w:bottom w:val="single" w:color="000000" w:sz="4" w:space="0"/>
              <w:right w:val="single" w:color="000000" w:sz="4" w:space="0"/>
            </w:tcBorders>
            <w:vAlign w:val="center"/>
          </w:tcPr>
          <w:p w14:paraId="18E2D15E">
            <w:pPr>
              <w:widowControl/>
              <w:spacing w:line="240" w:lineRule="auto"/>
              <w:jc w:val="left"/>
              <w:rPr>
                <w:rFonts w:hint="eastAsia" w:ascii="宋体" w:hAnsi="宋体" w:cs="宋体"/>
                <w:color w:val="000000"/>
                <w:kern w:val="0"/>
                <w:sz w:val="21"/>
                <w:szCs w:val="21"/>
              </w:rPr>
            </w:pPr>
          </w:p>
        </w:tc>
        <w:tc>
          <w:tcPr>
            <w:tcW w:w="336" w:type="pct"/>
            <w:tcBorders>
              <w:top w:val="single" w:color="000000" w:sz="4" w:space="0"/>
              <w:left w:val="single" w:color="000000" w:sz="4" w:space="0"/>
              <w:bottom w:val="single" w:color="000000" w:sz="4" w:space="0"/>
              <w:right w:val="single" w:color="000000" w:sz="4" w:space="0"/>
            </w:tcBorders>
            <w:vAlign w:val="center"/>
          </w:tcPr>
          <w:p w14:paraId="5086BC9E">
            <w:pPr>
              <w:widowControl/>
              <w:spacing w:line="240" w:lineRule="auto"/>
              <w:jc w:val="center"/>
              <w:rPr>
                <w:rFonts w:hint="eastAsia" w:ascii="宋体" w:hAnsi="宋体" w:cs="宋体"/>
                <w:color w:val="000000"/>
                <w:kern w:val="0"/>
                <w:sz w:val="21"/>
                <w:szCs w:val="21"/>
              </w:rPr>
            </w:pPr>
            <w:r>
              <w:rPr>
                <w:rFonts w:ascii="宋体" w:hAnsi="宋体" w:cs="宋体"/>
                <w:color w:val="000000"/>
                <w:kern w:val="0"/>
                <w:sz w:val="21"/>
                <w:szCs w:val="21"/>
              </w:rPr>
              <w:t>团队空间</w:t>
            </w:r>
          </w:p>
        </w:tc>
        <w:tc>
          <w:tcPr>
            <w:tcW w:w="2432" w:type="pct"/>
            <w:tcBorders>
              <w:top w:val="single" w:color="000000" w:sz="4" w:space="0"/>
              <w:left w:val="single" w:color="000000" w:sz="4" w:space="0"/>
              <w:bottom w:val="single" w:color="000000" w:sz="4" w:space="0"/>
              <w:right w:val="single" w:color="000000" w:sz="4" w:space="0"/>
            </w:tcBorders>
            <w:vAlign w:val="center"/>
          </w:tcPr>
          <w:p w14:paraId="5BFEDF73">
            <w:pPr>
              <w:widowControl/>
              <w:spacing w:line="240" w:lineRule="auto"/>
              <w:rPr>
                <w:rFonts w:hint="eastAsia" w:ascii="宋体" w:hAnsi="宋体" w:cs="宋体"/>
                <w:color w:val="000000"/>
                <w:kern w:val="0"/>
                <w:sz w:val="21"/>
                <w:szCs w:val="21"/>
              </w:rPr>
            </w:pPr>
            <w:r>
              <w:rPr>
                <w:rFonts w:ascii="宋体" w:hAnsi="宋体" w:cs="宋体"/>
                <w:color w:val="000000"/>
                <w:kern w:val="0"/>
                <w:sz w:val="21"/>
                <w:szCs w:val="21"/>
              </w:rPr>
              <w:t>团队空间是一个协作平台，团队成员可在其中共享智能体、插件、工作流、知识库、提示词模板、评测与对比等资源，并进行实时沟通协作、跟踪项目进度与任务分配。平台提供安全的访问控制和权限管理，支持创建、编辑、删除团队空间及添加成员，并可查看空间维度的</w:t>
            </w:r>
            <w:del w:id="907" w:author="cc" w:date="2026-05-23T12:56:49Z">
              <w:r>
                <w:rPr>
                  <w:rFonts w:ascii="宋体" w:hAnsi="宋体" w:cs="宋体"/>
                  <w:color w:val="000000"/>
                  <w:kern w:val="0"/>
                  <w:sz w:val="21"/>
                  <w:szCs w:val="21"/>
                </w:rPr>
                <w:delText xml:space="preserve"> </w:delText>
              </w:r>
            </w:del>
            <w:r>
              <w:rPr>
                <w:rFonts w:ascii="宋体" w:hAnsi="宋体" w:cs="宋体"/>
                <w:color w:val="000000"/>
                <w:kern w:val="0"/>
                <w:sz w:val="21"/>
                <w:szCs w:val="21"/>
              </w:rPr>
              <w:t>LLM</w:t>
            </w:r>
            <w:del w:id="908" w:author="cc" w:date="2026-05-23T12:56:49Z">
              <w:r>
                <w:rPr>
                  <w:rFonts w:ascii="宋体" w:hAnsi="宋体" w:cs="宋体"/>
                  <w:color w:val="000000"/>
                  <w:kern w:val="0"/>
                  <w:sz w:val="21"/>
                  <w:szCs w:val="21"/>
                </w:rPr>
                <w:delText xml:space="preserve"> </w:delText>
              </w:r>
            </w:del>
            <w:r>
              <w:rPr>
                <w:rFonts w:ascii="宋体" w:hAnsi="宋体" w:cs="宋体"/>
                <w:color w:val="000000"/>
                <w:kern w:val="0"/>
                <w:sz w:val="21"/>
                <w:szCs w:val="21"/>
              </w:rPr>
              <w:t>用量统计。该功能便于团队共同搭建智能体，实现高效协同开发与资源沉淀。</w:t>
            </w:r>
          </w:p>
        </w:tc>
        <w:tc>
          <w:tcPr>
            <w:tcW w:w="522" w:type="pct"/>
            <w:tcBorders>
              <w:top w:val="single" w:color="000000" w:sz="4" w:space="0"/>
              <w:left w:val="single" w:color="000000" w:sz="4" w:space="0"/>
              <w:bottom w:val="single" w:color="000000" w:sz="4" w:space="0"/>
              <w:right w:val="single" w:color="000000" w:sz="4" w:space="0"/>
            </w:tcBorders>
            <w:noWrap/>
            <w:vAlign w:val="center"/>
          </w:tcPr>
          <w:p w14:paraId="5BCF27C0">
            <w:pPr>
              <w:widowControl/>
              <w:spacing w:line="240" w:lineRule="auto"/>
              <w:jc w:val="center"/>
              <w:rPr>
                <w:rFonts w:hint="eastAsia" w:ascii="宋体" w:hAnsi="宋体" w:cs="宋体"/>
                <w:color w:val="000000"/>
                <w:kern w:val="0"/>
                <w:sz w:val="21"/>
                <w:szCs w:val="21"/>
              </w:rPr>
            </w:pPr>
            <w:r>
              <w:rPr>
                <w:rFonts w:ascii="宋体" w:hAnsi="宋体" w:cs="宋体"/>
                <w:color w:val="000000"/>
                <w:kern w:val="0"/>
                <w:sz w:val="21"/>
                <w:szCs w:val="21"/>
              </w:rPr>
              <w:t>10</w:t>
            </w:r>
          </w:p>
        </w:tc>
        <w:tc>
          <w:tcPr>
            <w:tcW w:w="371" w:type="pct"/>
            <w:vMerge w:val="continue"/>
            <w:tcBorders>
              <w:top w:val="single" w:color="000000" w:sz="4" w:space="0"/>
              <w:left w:val="single" w:color="000000" w:sz="4" w:space="0"/>
              <w:bottom w:val="single" w:color="000000" w:sz="4" w:space="0"/>
              <w:right w:val="single" w:color="000000" w:sz="4" w:space="0"/>
            </w:tcBorders>
            <w:vAlign w:val="center"/>
          </w:tcPr>
          <w:p w14:paraId="3534DCF3">
            <w:pPr>
              <w:widowControl/>
              <w:spacing w:line="240" w:lineRule="auto"/>
              <w:jc w:val="left"/>
              <w:rPr>
                <w:rFonts w:hint="eastAsia" w:ascii="宋体" w:hAnsi="宋体" w:cs="宋体"/>
                <w:color w:val="000000"/>
                <w:kern w:val="0"/>
                <w:sz w:val="21"/>
                <w:szCs w:val="21"/>
              </w:rPr>
            </w:pPr>
          </w:p>
        </w:tc>
      </w:tr>
      <w:tr w14:paraId="1A92E916">
        <w:trPr>
          <w:trHeight w:val="400" w:hRule="atLeast"/>
        </w:trPr>
        <w:tc>
          <w:tcPr>
            <w:tcW w:w="399" w:type="pct"/>
            <w:tcBorders>
              <w:top w:val="single" w:color="000000" w:sz="4" w:space="0"/>
              <w:left w:val="single" w:color="000000" w:sz="4" w:space="0"/>
              <w:bottom w:val="single" w:color="000000" w:sz="4" w:space="0"/>
              <w:right w:val="single" w:color="000000" w:sz="4" w:space="0"/>
            </w:tcBorders>
            <w:noWrap/>
            <w:vAlign w:val="center"/>
          </w:tcPr>
          <w:p w14:paraId="38E56FA5">
            <w:pPr>
              <w:widowControl/>
              <w:spacing w:line="240" w:lineRule="auto"/>
              <w:jc w:val="center"/>
              <w:rPr>
                <w:rFonts w:hint="eastAsia" w:ascii="宋体" w:hAnsi="宋体" w:cs="宋体"/>
                <w:color w:val="000000"/>
                <w:kern w:val="0"/>
                <w:sz w:val="21"/>
                <w:szCs w:val="21"/>
              </w:rPr>
            </w:pPr>
            <w:r>
              <w:rPr>
                <w:rFonts w:ascii="宋体" w:hAnsi="宋体" w:cs="宋体"/>
                <w:color w:val="000000"/>
                <w:kern w:val="0"/>
                <w:sz w:val="21"/>
                <w:szCs w:val="21"/>
              </w:rPr>
              <w:t>8</w:t>
            </w:r>
          </w:p>
        </w:tc>
        <w:tc>
          <w:tcPr>
            <w:tcW w:w="336" w:type="pct"/>
            <w:vMerge w:val="continue"/>
            <w:tcBorders>
              <w:top w:val="single" w:color="000000" w:sz="4" w:space="0"/>
              <w:left w:val="single" w:color="000000" w:sz="4" w:space="0"/>
              <w:bottom w:val="single" w:color="000000" w:sz="4" w:space="0"/>
              <w:right w:val="single" w:color="000000" w:sz="4" w:space="0"/>
            </w:tcBorders>
            <w:vAlign w:val="center"/>
          </w:tcPr>
          <w:p w14:paraId="54F8EA3A">
            <w:pPr>
              <w:widowControl/>
              <w:spacing w:line="240" w:lineRule="auto"/>
              <w:jc w:val="left"/>
              <w:rPr>
                <w:rFonts w:hint="eastAsia" w:ascii="宋体" w:hAnsi="宋体" w:cs="宋体"/>
                <w:color w:val="000000"/>
                <w:kern w:val="0"/>
                <w:sz w:val="21"/>
                <w:szCs w:val="21"/>
              </w:rPr>
            </w:pPr>
          </w:p>
        </w:tc>
        <w:tc>
          <w:tcPr>
            <w:tcW w:w="603" w:type="pct"/>
            <w:vMerge w:val="continue"/>
            <w:tcBorders>
              <w:top w:val="single" w:color="000000" w:sz="4" w:space="0"/>
              <w:left w:val="single" w:color="000000" w:sz="4" w:space="0"/>
              <w:bottom w:val="single" w:color="000000" w:sz="4" w:space="0"/>
              <w:right w:val="single" w:color="000000" w:sz="4" w:space="0"/>
            </w:tcBorders>
            <w:vAlign w:val="center"/>
          </w:tcPr>
          <w:p w14:paraId="6C3E9260">
            <w:pPr>
              <w:widowControl/>
              <w:spacing w:line="240" w:lineRule="auto"/>
              <w:jc w:val="left"/>
              <w:rPr>
                <w:rFonts w:hint="eastAsia" w:ascii="宋体" w:hAnsi="宋体" w:cs="宋体"/>
                <w:color w:val="000000"/>
                <w:kern w:val="0"/>
                <w:sz w:val="21"/>
                <w:szCs w:val="21"/>
              </w:rPr>
            </w:pPr>
          </w:p>
        </w:tc>
        <w:tc>
          <w:tcPr>
            <w:tcW w:w="336" w:type="pct"/>
            <w:tcBorders>
              <w:top w:val="single" w:color="000000" w:sz="4" w:space="0"/>
              <w:left w:val="single" w:color="000000" w:sz="4" w:space="0"/>
              <w:bottom w:val="single" w:color="000000" w:sz="4" w:space="0"/>
              <w:right w:val="single" w:color="000000" w:sz="4" w:space="0"/>
            </w:tcBorders>
            <w:vAlign w:val="center"/>
          </w:tcPr>
          <w:p w14:paraId="37826EE0">
            <w:pPr>
              <w:widowControl/>
              <w:spacing w:line="240" w:lineRule="auto"/>
              <w:jc w:val="center"/>
              <w:rPr>
                <w:rFonts w:hint="eastAsia" w:ascii="宋体" w:hAnsi="宋体" w:cs="宋体"/>
                <w:color w:val="000000"/>
                <w:kern w:val="0"/>
                <w:sz w:val="21"/>
                <w:szCs w:val="21"/>
              </w:rPr>
            </w:pPr>
            <w:r>
              <w:rPr>
                <w:rFonts w:ascii="宋体" w:hAnsi="宋体" w:cs="宋体"/>
                <w:color w:val="000000"/>
                <w:kern w:val="0"/>
                <w:sz w:val="21"/>
                <w:szCs w:val="21"/>
              </w:rPr>
              <w:t>探索</w:t>
            </w:r>
          </w:p>
        </w:tc>
        <w:tc>
          <w:tcPr>
            <w:tcW w:w="2432" w:type="pct"/>
            <w:tcBorders>
              <w:top w:val="single" w:color="000000" w:sz="4" w:space="0"/>
              <w:left w:val="single" w:color="000000" w:sz="4" w:space="0"/>
              <w:bottom w:val="single" w:color="000000" w:sz="4" w:space="0"/>
              <w:right w:val="single" w:color="000000" w:sz="4" w:space="0"/>
            </w:tcBorders>
            <w:vAlign w:val="center"/>
          </w:tcPr>
          <w:p w14:paraId="21E466E9">
            <w:pPr>
              <w:widowControl/>
              <w:spacing w:line="240" w:lineRule="auto"/>
              <w:rPr>
                <w:rFonts w:hint="eastAsia" w:ascii="宋体" w:hAnsi="宋体" w:cs="宋体"/>
                <w:color w:val="000000"/>
                <w:kern w:val="0"/>
                <w:sz w:val="21"/>
                <w:szCs w:val="21"/>
              </w:rPr>
            </w:pPr>
            <w:r>
              <w:rPr>
                <w:rFonts w:ascii="宋体" w:hAnsi="宋体" w:cs="宋体"/>
                <w:color w:val="000000"/>
                <w:kern w:val="0"/>
                <w:sz w:val="21"/>
                <w:szCs w:val="21"/>
              </w:rPr>
              <w:t>为用户提供一站式</w:t>
            </w:r>
            <w:del w:id="909" w:author="cc" w:date="2026-05-23T12:56:49Z">
              <w:r>
                <w:rPr>
                  <w:rFonts w:ascii="宋体" w:hAnsi="宋体" w:cs="宋体"/>
                  <w:color w:val="000000"/>
                  <w:kern w:val="0"/>
                  <w:sz w:val="21"/>
                  <w:szCs w:val="21"/>
                </w:rPr>
                <w:delText xml:space="preserve"> </w:delText>
              </w:r>
            </w:del>
            <w:r>
              <w:rPr>
                <w:rFonts w:ascii="宋体" w:hAnsi="宋体" w:cs="宋体"/>
                <w:color w:val="000000"/>
                <w:kern w:val="0"/>
                <w:sz w:val="21"/>
                <w:szCs w:val="21"/>
              </w:rPr>
              <w:t>AI</w:t>
            </w:r>
            <w:del w:id="910" w:author="cc" w:date="2026-05-23T12:56:49Z">
              <w:r>
                <w:rPr>
                  <w:rFonts w:ascii="宋体" w:hAnsi="宋体" w:cs="宋体"/>
                  <w:color w:val="000000"/>
                  <w:kern w:val="0"/>
                  <w:sz w:val="21"/>
                  <w:szCs w:val="21"/>
                </w:rPr>
                <w:delText xml:space="preserve"> </w:delText>
              </w:r>
            </w:del>
            <w:r>
              <w:rPr>
                <w:rFonts w:ascii="宋体" w:hAnsi="宋体" w:cs="宋体"/>
                <w:color w:val="000000"/>
                <w:kern w:val="0"/>
                <w:sz w:val="21"/>
                <w:szCs w:val="21"/>
              </w:rPr>
              <w:t>能力发现与体验服务。它主要包含四个核心模块：快速对话，支持用户通过一句自然语言描述即可创建专属的</w:t>
            </w:r>
            <w:del w:id="911" w:author="cc" w:date="2026-05-23T12:56:49Z">
              <w:r>
                <w:rPr>
                  <w:rFonts w:ascii="宋体" w:hAnsi="宋体" w:cs="宋体"/>
                  <w:color w:val="000000"/>
                  <w:kern w:val="0"/>
                  <w:sz w:val="21"/>
                  <w:szCs w:val="21"/>
                </w:rPr>
                <w:delText xml:space="preserve"> </w:delText>
              </w:r>
            </w:del>
            <w:r>
              <w:rPr>
                <w:rFonts w:ascii="宋体" w:hAnsi="宋体" w:cs="宋体"/>
                <w:color w:val="000000"/>
                <w:kern w:val="0"/>
                <w:sz w:val="21"/>
                <w:szCs w:val="21"/>
              </w:rPr>
              <w:t>AI</w:t>
            </w:r>
            <w:del w:id="912" w:author="cc" w:date="2026-05-23T12:56:49Z">
              <w:r>
                <w:rPr>
                  <w:rFonts w:ascii="宋体" w:hAnsi="宋体" w:cs="宋体"/>
                  <w:color w:val="000000"/>
                  <w:kern w:val="0"/>
                  <w:sz w:val="21"/>
                  <w:szCs w:val="21"/>
                </w:rPr>
                <w:delText xml:space="preserve"> </w:delText>
              </w:r>
            </w:del>
            <w:r>
              <w:rPr>
                <w:rFonts w:ascii="宋体" w:hAnsi="宋体" w:cs="宋体"/>
                <w:color w:val="000000"/>
                <w:kern w:val="0"/>
                <w:sz w:val="21"/>
                <w:szCs w:val="21"/>
              </w:rPr>
              <w:t>Agent；智能体中心，用户可浏览、体验官方及其他开发者发布的各类智能体，并支持收藏、复制与分享；插件中心</w:t>
            </w:r>
            <w:del w:id="913" w:author="cc" w:date="2026-05-23T12:56:49Z">
              <w:r>
                <w:rPr>
                  <w:rFonts w:ascii="宋体" w:hAnsi="宋体" w:cs="宋体"/>
                  <w:color w:val="000000"/>
                  <w:kern w:val="0"/>
                  <w:sz w:val="21"/>
                  <w:szCs w:val="21"/>
                </w:rPr>
                <w:delText xml:space="preserve"> </w:delText>
              </w:r>
            </w:del>
            <w:r>
              <w:rPr>
                <w:rFonts w:ascii="宋体" w:hAnsi="宋体" w:cs="宋体"/>
                <w:color w:val="000000"/>
                <w:kern w:val="0"/>
                <w:sz w:val="21"/>
                <w:szCs w:val="21"/>
              </w:rPr>
              <w:t>，提供丰富的插件资源，帮助拓展智能体的功能边界；模型广场，汇聚各类大模型服务，支持API在线调用与实时体验。该功能旨在降低</w:t>
            </w:r>
            <w:del w:id="914" w:author="cc" w:date="2026-05-23T12:56:49Z">
              <w:r>
                <w:rPr>
                  <w:rFonts w:ascii="宋体" w:hAnsi="宋体" w:cs="宋体"/>
                  <w:color w:val="000000"/>
                  <w:kern w:val="0"/>
                  <w:sz w:val="21"/>
                  <w:szCs w:val="21"/>
                </w:rPr>
                <w:delText xml:space="preserve"> </w:delText>
              </w:r>
            </w:del>
            <w:r>
              <w:rPr>
                <w:rFonts w:ascii="宋体" w:hAnsi="宋体" w:cs="宋体"/>
                <w:color w:val="000000"/>
                <w:kern w:val="0"/>
                <w:sz w:val="21"/>
                <w:szCs w:val="21"/>
              </w:rPr>
              <w:t>AI</w:t>
            </w:r>
            <w:del w:id="915" w:author="cc" w:date="2026-05-23T12:56:49Z">
              <w:r>
                <w:rPr>
                  <w:rFonts w:ascii="宋体" w:hAnsi="宋体" w:cs="宋体"/>
                  <w:color w:val="000000"/>
                  <w:kern w:val="0"/>
                  <w:sz w:val="21"/>
                  <w:szCs w:val="21"/>
                </w:rPr>
                <w:delText xml:space="preserve"> </w:delText>
              </w:r>
            </w:del>
            <w:r>
              <w:rPr>
                <w:rFonts w:ascii="宋体" w:hAnsi="宋体" w:cs="宋体"/>
                <w:color w:val="000000"/>
                <w:kern w:val="0"/>
                <w:sz w:val="21"/>
                <w:szCs w:val="21"/>
              </w:rPr>
              <w:t>应用门槛，让用户能快速探索、试用并整合各类AI</w:t>
            </w:r>
            <w:del w:id="916" w:author="cc" w:date="2026-05-23T12:56:49Z">
              <w:r>
                <w:rPr>
                  <w:rFonts w:ascii="宋体" w:hAnsi="宋体" w:cs="宋体"/>
                  <w:color w:val="000000"/>
                  <w:kern w:val="0"/>
                  <w:sz w:val="21"/>
                  <w:szCs w:val="21"/>
                </w:rPr>
                <w:delText xml:space="preserve"> </w:delText>
              </w:r>
            </w:del>
            <w:r>
              <w:rPr>
                <w:rFonts w:ascii="宋体" w:hAnsi="宋体" w:cs="宋体"/>
                <w:color w:val="000000"/>
                <w:kern w:val="0"/>
                <w:sz w:val="21"/>
                <w:szCs w:val="21"/>
              </w:rPr>
              <w:t>能力</w:t>
            </w:r>
          </w:p>
        </w:tc>
        <w:tc>
          <w:tcPr>
            <w:tcW w:w="522" w:type="pct"/>
            <w:tcBorders>
              <w:top w:val="single" w:color="000000" w:sz="4" w:space="0"/>
              <w:left w:val="single" w:color="000000" w:sz="4" w:space="0"/>
              <w:bottom w:val="single" w:color="000000" w:sz="4" w:space="0"/>
              <w:right w:val="single" w:color="000000" w:sz="4" w:space="0"/>
            </w:tcBorders>
            <w:noWrap/>
            <w:vAlign w:val="center"/>
          </w:tcPr>
          <w:p w14:paraId="524CC2D3">
            <w:pPr>
              <w:widowControl/>
              <w:spacing w:line="240" w:lineRule="auto"/>
              <w:jc w:val="center"/>
              <w:rPr>
                <w:rFonts w:hint="eastAsia" w:ascii="宋体" w:hAnsi="宋体" w:cs="宋体"/>
                <w:color w:val="000000"/>
                <w:kern w:val="0"/>
                <w:sz w:val="21"/>
                <w:szCs w:val="21"/>
              </w:rPr>
            </w:pPr>
            <w:r>
              <w:rPr>
                <w:rFonts w:ascii="宋体" w:hAnsi="宋体" w:cs="宋体"/>
                <w:color w:val="000000"/>
                <w:kern w:val="0"/>
                <w:sz w:val="21"/>
                <w:szCs w:val="21"/>
              </w:rPr>
              <w:t>20</w:t>
            </w:r>
          </w:p>
        </w:tc>
        <w:tc>
          <w:tcPr>
            <w:tcW w:w="371" w:type="pct"/>
            <w:vMerge w:val="continue"/>
            <w:tcBorders>
              <w:top w:val="single" w:color="000000" w:sz="4" w:space="0"/>
              <w:left w:val="single" w:color="000000" w:sz="4" w:space="0"/>
              <w:bottom w:val="single" w:color="000000" w:sz="4" w:space="0"/>
              <w:right w:val="single" w:color="000000" w:sz="4" w:space="0"/>
            </w:tcBorders>
            <w:vAlign w:val="center"/>
          </w:tcPr>
          <w:p w14:paraId="65DAEBBF">
            <w:pPr>
              <w:widowControl/>
              <w:spacing w:line="240" w:lineRule="auto"/>
              <w:jc w:val="left"/>
              <w:rPr>
                <w:rFonts w:hint="eastAsia" w:ascii="宋体" w:hAnsi="宋体" w:cs="宋体"/>
                <w:color w:val="000000"/>
                <w:kern w:val="0"/>
                <w:sz w:val="21"/>
                <w:szCs w:val="21"/>
              </w:rPr>
            </w:pPr>
          </w:p>
        </w:tc>
      </w:tr>
      <w:tr w14:paraId="2D4680C8">
        <w:trPr>
          <w:trHeight w:val="400" w:hRule="atLeast"/>
        </w:trPr>
        <w:tc>
          <w:tcPr>
            <w:tcW w:w="399" w:type="pct"/>
            <w:tcBorders>
              <w:top w:val="single" w:color="000000" w:sz="4" w:space="0"/>
              <w:left w:val="single" w:color="000000" w:sz="4" w:space="0"/>
              <w:bottom w:val="single" w:color="000000" w:sz="4" w:space="0"/>
              <w:right w:val="single" w:color="000000" w:sz="4" w:space="0"/>
            </w:tcBorders>
            <w:noWrap/>
            <w:vAlign w:val="center"/>
          </w:tcPr>
          <w:p w14:paraId="1104BDA6">
            <w:pPr>
              <w:widowControl/>
              <w:spacing w:line="240" w:lineRule="auto"/>
              <w:jc w:val="center"/>
              <w:rPr>
                <w:rFonts w:hint="eastAsia" w:ascii="宋体" w:hAnsi="宋体" w:cs="宋体"/>
                <w:color w:val="000000"/>
                <w:kern w:val="0"/>
                <w:sz w:val="21"/>
                <w:szCs w:val="21"/>
              </w:rPr>
            </w:pPr>
            <w:r>
              <w:rPr>
                <w:rFonts w:ascii="宋体" w:hAnsi="宋体" w:cs="宋体"/>
                <w:color w:val="000000"/>
                <w:kern w:val="0"/>
                <w:sz w:val="21"/>
                <w:szCs w:val="21"/>
              </w:rPr>
              <w:t>9</w:t>
            </w:r>
          </w:p>
        </w:tc>
        <w:tc>
          <w:tcPr>
            <w:tcW w:w="336" w:type="pct"/>
            <w:vMerge w:val="continue"/>
            <w:tcBorders>
              <w:top w:val="single" w:color="000000" w:sz="4" w:space="0"/>
              <w:left w:val="single" w:color="000000" w:sz="4" w:space="0"/>
              <w:bottom w:val="single" w:color="000000" w:sz="4" w:space="0"/>
              <w:right w:val="single" w:color="000000" w:sz="4" w:space="0"/>
            </w:tcBorders>
            <w:vAlign w:val="center"/>
          </w:tcPr>
          <w:p w14:paraId="7DEC35CF">
            <w:pPr>
              <w:widowControl/>
              <w:spacing w:line="240" w:lineRule="auto"/>
              <w:jc w:val="left"/>
              <w:rPr>
                <w:rFonts w:hint="eastAsia" w:ascii="宋体" w:hAnsi="宋体" w:cs="宋体"/>
                <w:color w:val="000000"/>
                <w:kern w:val="0"/>
                <w:sz w:val="21"/>
                <w:szCs w:val="21"/>
              </w:rPr>
            </w:pPr>
          </w:p>
        </w:tc>
        <w:tc>
          <w:tcPr>
            <w:tcW w:w="603" w:type="pct"/>
            <w:vMerge w:val="continue"/>
            <w:tcBorders>
              <w:top w:val="single" w:color="000000" w:sz="4" w:space="0"/>
              <w:left w:val="single" w:color="000000" w:sz="4" w:space="0"/>
              <w:bottom w:val="single" w:color="000000" w:sz="4" w:space="0"/>
              <w:right w:val="single" w:color="000000" w:sz="4" w:space="0"/>
            </w:tcBorders>
            <w:vAlign w:val="center"/>
          </w:tcPr>
          <w:p w14:paraId="69D9425A">
            <w:pPr>
              <w:widowControl/>
              <w:spacing w:line="240" w:lineRule="auto"/>
              <w:jc w:val="left"/>
              <w:rPr>
                <w:rFonts w:hint="eastAsia" w:ascii="宋体" w:hAnsi="宋体" w:cs="宋体"/>
                <w:color w:val="000000"/>
                <w:kern w:val="0"/>
                <w:sz w:val="21"/>
                <w:szCs w:val="21"/>
              </w:rPr>
            </w:pPr>
          </w:p>
        </w:tc>
        <w:tc>
          <w:tcPr>
            <w:tcW w:w="336" w:type="pct"/>
            <w:tcBorders>
              <w:top w:val="single" w:color="000000" w:sz="4" w:space="0"/>
              <w:left w:val="single" w:color="000000" w:sz="4" w:space="0"/>
              <w:bottom w:val="single" w:color="000000" w:sz="4" w:space="0"/>
              <w:right w:val="single" w:color="000000" w:sz="4" w:space="0"/>
            </w:tcBorders>
            <w:vAlign w:val="center"/>
          </w:tcPr>
          <w:p w14:paraId="4ED37626">
            <w:pPr>
              <w:widowControl/>
              <w:spacing w:line="240" w:lineRule="auto"/>
              <w:jc w:val="center"/>
              <w:rPr>
                <w:rFonts w:hint="eastAsia" w:ascii="宋体" w:hAnsi="宋体" w:cs="宋体"/>
                <w:color w:val="000000"/>
                <w:kern w:val="0"/>
                <w:sz w:val="21"/>
                <w:szCs w:val="21"/>
              </w:rPr>
            </w:pPr>
            <w:r>
              <w:rPr>
                <w:rFonts w:ascii="宋体" w:hAnsi="宋体" w:cs="宋体"/>
                <w:color w:val="000000"/>
                <w:kern w:val="0"/>
                <w:sz w:val="21"/>
                <w:szCs w:val="21"/>
              </w:rPr>
              <w:t>后台管理</w:t>
            </w:r>
          </w:p>
        </w:tc>
        <w:tc>
          <w:tcPr>
            <w:tcW w:w="2432" w:type="pct"/>
            <w:tcBorders>
              <w:top w:val="single" w:color="000000" w:sz="4" w:space="0"/>
              <w:left w:val="single" w:color="000000" w:sz="4" w:space="0"/>
              <w:bottom w:val="single" w:color="000000" w:sz="4" w:space="0"/>
              <w:right w:val="single" w:color="000000" w:sz="4" w:space="0"/>
            </w:tcBorders>
            <w:vAlign w:val="center"/>
          </w:tcPr>
          <w:p w14:paraId="21686886">
            <w:pPr>
              <w:widowControl/>
              <w:spacing w:line="240" w:lineRule="auto"/>
              <w:rPr>
                <w:rFonts w:hint="eastAsia" w:ascii="宋体" w:hAnsi="宋体" w:cs="宋体"/>
                <w:color w:val="000000"/>
                <w:kern w:val="0"/>
                <w:sz w:val="21"/>
                <w:szCs w:val="21"/>
              </w:rPr>
            </w:pPr>
            <w:r>
              <w:rPr>
                <w:rFonts w:ascii="宋体" w:hAnsi="宋体" w:cs="宋体"/>
                <w:color w:val="000000"/>
                <w:kern w:val="0"/>
                <w:sz w:val="21"/>
                <w:szCs w:val="21"/>
              </w:rPr>
              <w:t>面向租户管理员的核心运营与管控平台，主要包含：内置插件管理，负责插件标签设置、上架下架及租户级别授权；系统配置，包括知识库应用配置、资源大小限制、Code</w:t>
            </w:r>
            <w:del w:id="917" w:author="cc" w:date="2026-05-23T12:56:49Z">
              <w:r>
                <w:rPr>
                  <w:rFonts w:ascii="宋体" w:hAnsi="宋体" w:cs="宋体"/>
                  <w:color w:val="000000"/>
                  <w:kern w:val="0"/>
                  <w:sz w:val="21"/>
                  <w:szCs w:val="21"/>
                </w:rPr>
                <w:delText xml:space="preserve"> </w:delText>
              </w:r>
            </w:del>
            <w:r>
              <w:rPr>
                <w:rFonts w:ascii="宋体" w:hAnsi="宋体" w:cs="宋体"/>
                <w:color w:val="000000"/>
                <w:kern w:val="0"/>
                <w:sz w:val="21"/>
                <w:szCs w:val="21"/>
              </w:rPr>
              <w:t>依赖包及语音服务管理；干预规则管理，支持租户维度规则的创建、编辑、禁用及批量导入；发布管理，管理内置及自定义渠道的接入、配置与禁用；智能体用量分析，提供租户维度的空间、开发者数量及各类资源的用量统计与趋势分析。</w:t>
            </w:r>
          </w:p>
        </w:tc>
        <w:tc>
          <w:tcPr>
            <w:tcW w:w="522" w:type="pct"/>
            <w:tcBorders>
              <w:top w:val="single" w:color="000000" w:sz="4" w:space="0"/>
              <w:left w:val="single" w:color="000000" w:sz="4" w:space="0"/>
              <w:bottom w:val="single" w:color="000000" w:sz="4" w:space="0"/>
              <w:right w:val="single" w:color="000000" w:sz="4" w:space="0"/>
            </w:tcBorders>
            <w:noWrap/>
            <w:vAlign w:val="center"/>
          </w:tcPr>
          <w:p w14:paraId="3D7E928E">
            <w:pPr>
              <w:widowControl/>
              <w:spacing w:line="240" w:lineRule="auto"/>
              <w:jc w:val="center"/>
              <w:rPr>
                <w:rFonts w:hint="eastAsia" w:ascii="宋体" w:hAnsi="宋体" w:cs="宋体"/>
                <w:color w:val="000000"/>
                <w:kern w:val="0"/>
                <w:sz w:val="21"/>
                <w:szCs w:val="21"/>
              </w:rPr>
            </w:pPr>
            <w:r>
              <w:rPr>
                <w:rFonts w:ascii="宋体" w:hAnsi="宋体" w:cs="宋体"/>
                <w:color w:val="000000"/>
                <w:kern w:val="0"/>
                <w:sz w:val="21"/>
                <w:szCs w:val="21"/>
              </w:rPr>
              <w:t>20</w:t>
            </w:r>
          </w:p>
        </w:tc>
        <w:tc>
          <w:tcPr>
            <w:tcW w:w="371" w:type="pct"/>
            <w:vMerge w:val="continue"/>
            <w:tcBorders>
              <w:top w:val="single" w:color="000000" w:sz="4" w:space="0"/>
              <w:left w:val="single" w:color="000000" w:sz="4" w:space="0"/>
              <w:bottom w:val="single" w:color="000000" w:sz="4" w:space="0"/>
              <w:right w:val="single" w:color="000000" w:sz="4" w:space="0"/>
            </w:tcBorders>
            <w:vAlign w:val="center"/>
          </w:tcPr>
          <w:p w14:paraId="3BC91C11">
            <w:pPr>
              <w:widowControl/>
              <w:spacing w:line="240" w:lineRule="auto"/>
              <w:jc w:val="left"/>
              <w:rPr>
                <w:rFonts w:hint="eastAsia" w:ascii="宋体" w:hAnsi="宋体" w:cs="宋体"/>
                <w:color w:val="000000"/>
                <w:kern w:val="0"/>
                <w:sz w:val="21"/>
                <w:szCs w:val="21"/>
              </w:rPr>
            </w:pPr>
          </w:p>
        </w:tc>
      </w:tr>
      <w:tr w14:paraId="29AFA13F">
        <w:trPr>
          <w:trHeight w:val="327" w:hRule="atLeast"/>
        </w:trPr>
        <w:tc>
          <w:tcPr>
            <w:tcW w:w="4106" w:type="pct"/>
            <w:gridSpan w:val="5"/>
            <w:tcBorders>
              <w:top w:val="single" w:color="000000" w:sz="4" w:space="0"/>
              <w:left w:val="single" w:color="000000" w:sz="4" w:space="0"/>
              <w:bottom w:val="single" w:color="000000" w:sz="4" w:space="0"/>
              <w:right w:val="single" w:color="000000" w:sz="4" w:space="0"/>
            </w:tcBorders>
            <w:noWrap/>
            <w:vAlign w:val="center"/>
          </w:tcPr>
          <w:p w14:paraId="04C752E0">
            <w:pPr>
              <w:widowControl/>
              <w:spacing w:line="240" w:lineRule="auto"/>
              <w:jc w:val="center"/>
              <w:rPr>
                <w:rFonts w:hint="eastAsia" w:ascii="宋体" w:hAnsi="宋体" w:cs="宋体"/>
                <w:b/>
                <w:bCs/>
                <w:color w:val="000000"/>
                <w:kern w:val="0"/>
                <w:sz w:val="21"/>
                <w:szCs w:val="21"/>
              </w:rPr>
            </w:pPr>
            <w:r>
              <w:rPr>
                <w:rFonts w:ascii="宋体" w:hAnsi="宋体" w:cs="宋体"/>
                <w:b/>
                <w:bCs/>
                <w:color w:val="000000"/>
                <w:kern w:val="0"/>
                <w:sz w:val="21"/>
                <w:szCs w:val="21"/>
              </w:rPr>
              <w:t>小计</w:t>
            </w:r>
          </w:p>
        </w:tc>
        <w:tc>
          <w:tcPr>
            <w:tcW w:w="522" w:type="pct"/>
            <w:tcBorders>
              <w:top w:val="single" w:color="000000" w:sz="4" w:space="0"/>
              <w:left w:val="single" w:color="000000" w:sz="4" w:space="0"/>
              <w:bottom w:val="single" w:color="000000" w:sz="4" w:space="0"/>
              <w:right w:val="single" w:color="000000" w:sz="4" w:space="0"/>
            </w:tcBorders>
            <w:noWrap/>
            <w:vAlign w:val="center"/>
          </w:tcPr>
          <w:p w14:paraId="6DC30329">
            <w:pPr>
              <w:widowControl/>
              <w:spacing w:line="240" w:lineRule="auto"/>
              <w:jc w:val="center"/>
              <w:rPr>
                <w:rFonts w:hint="eastAsia" w:ascii="宋体" w:hAnsi="宋体" w:cs="宋体"/>
                <w:b/>
                <w:bCs/>
                <w:color w:val="000000"/>
                <w:kern w:val="0"/>
                <w:sz w:val="21"/>
                <w:szCs w:val="21"/>
              </w:rPr>
            </w:pPr>
            <w:r>
              <w:rPr>
                <w:rFonts w:ascii="宋体" w:hAnsi="宋体" w:cs="宋体"/>
                <w:b/>
                <w:bCs/>
                <w:color w:val="000000"/>
                <w:kern w:val="0"/>
                <w:sz w:val="21"/>
                <w:szCs w:val="21"/>
              </w:rPr>
              <w:t>200</w:t>
            </w:r>
          </w:p>
        </w:tc>
        <w:tc>
          <w:tcPr>
            <w:tcW w:w="371" w:type="pct"/>
            <w:tcBorders>
              <w:top w:val="single" w:color="000000" w:sz="4" w:space="0"/>
              <w:left w:val="single" w:color="000000" w:sz="4" w:space="0"/>
              <w:bottom w:val="single" w:color="000000" w:sz="4" w:space="0"/>
              <w:right w:val="single" w:color="000000" w:sz="4" w:space="0"/>
            </w:tcBorders>
            <w:vAlign w:val="center"/>
          </w:tcPr>
          <w:p w14:paraId="6D5D270A">
            <w:pPr>
              <w:widowControl/>
              <w:spacing w:line="240" w:lineRule="auto"/>
              <w:jc w:val="center"/>
              <w:rPr>
                <w:rFonts w:hint="eastAsia" w:ascii="宋体" w:hAnsi="宋体" w:cs="宋体"/>
                <w:b/>
                <w:bCs/>
                <w:color w:val="000000"/>
                <w:kern w:val="0"/>
                <w:sz w:val="21"/>
                <w:szCs w:val="21"/>
              </w:rPr>
            </w:pPr>
          </w:p>
        </w:tc>
      </w:tr>
    </w:tbl>
    <w:p w14:paraId="51C9B60B"/>
    <w:p w14:paraId="42599AC3"/>
    <w:p w14:paraId="029311B8">
      <w:pPr>
        <w:pStyle w:val="3"/>
        <w:numPr>
          <w:ilvl w:val="1"/>
          <w:numId w:val="0"/>
        </w:numPr>
        <w:ind w:left="578" w:hanging="578"/>
      </w:pPr>
      <w:bookmarkStart w:id="277" w:name="_Toc29511"/>
      <w:bookmarkStart w:id="278" w:name="_Toc229492079"/>
      <w:r>
        <w:rPr>
          <w:rFonts w:hint="eastAsia"/>
        </w:rPr>
        <w:t>12.3AI智能体应用</w:t>
      </w:r>
      <w:bookmarkEnd w:id="277"/>
      <w:bookmarkEnd w:id="278"/>
    </w:p>
    <w:tbl>
      <w:tblPr>
        <w:tblStyle w:val="20"/>
        <w:tblW w:w="5000" w:type="pct"/>
        <w:tblInd w:w="0" w:type="dxa"/>
        <w:tblLayout w:type="autofit"/>
        <w:tblCellMar>
          <w:top w:w="0" w:type="dxa"/>
          <w:left w:w="108" w:type="dxa"/>
          <w:bottom w:w="0" w:type="dxa"/>
          <w:right w:w="108" w:type="dxa"/>
        </w:tblCellMar>
      </w:tblPr>
      <w:tblGrid>
        <w:gridCol w:w="637"/>
        <w:gridCol w:w="1339"/>
        <w:gridCol w:w="1931"/>
        <w:gridCol w:w="1945"/>
        <w:gridCol w:w="5983"/>
        <w:gridCol w:w="1479"/>
        <w:gridCol w:w="860"/>
      </w:tblGrid>
      <w:tr w14:paraId="2CB7F2F4">
        <w:trPr>
          <w:trHeight w:val="312" w:hRule="atLeast"/>
        </w:trPr>
        <w:tc>
          <w:tcPr>
            <w:tcW w:w="180" w:type="pct"/>
            <w:tcBorders>
              <w:top w:val="single" w:color="000000" w:sz="4" w:space="0"/>
              <w:left w:val="single" w:color="000000" w:sz="4" w:space="0"/>
              <w:bottom w:val="single" w:color="000000" w:sz="4" w:space="0"/>
              <w:right w:val="single" w:color="000000" w:sz="4" w:space="0"/>
            </w:tcBorders>
            <w:noWrap/>
            <w:vAlign w:val="center"/>
          </w:tcPr>
          <w:p w14:paraId="5F1B8261">
            <w:pPr>
              <w:widowControl/>
              <w:spacing w:line="240" w:lineRule="auto"/>
              <w:jc w:val="center"/>
              <w:rPr>
                <w:rFonts w:hint="eastAsia" w:ascii="宋体" w:hAnsi="宋体" w:cs="宋体"/>
                <w:b/>
                <w:bCs/>
                <w:color w:val="000000"/>
                <w:kern w:val="0"/>
                <w:sz w:val="21"/>
                <w:szCs w:val="21"/>
              </w:rPr>
            </w:pPr>
            <w:r>
              <w:rPr>
                <w:rFonts w:ascii="宋体" w:hAnsi="宋体" w:cs="宋体"/>
                <w:b/>
                <w:bCs/>
                <w:color w:val="000000"/>
                <w:kern w:val="0"/>
                <w:sz w:val="21"/>
                <w:szCs w:val="21"/>
              </w:rPr>
              <w:t>序号</w:t>
            </w:r>
          </w:p>
        </w:tc>
        <w:tc>
          <w:tcPr>
            <w:tcW w:w="499" w:type="pct"/>
            <w:tcBorders>
              <w:top w:val="single" w:color="000000" w:sz="4" w:space="0"/>
              <w:left w:val="single" w:color="000000" w:sz="4" w:space="0"/>
              <w:bottom w:val="single" w:color="000000" w:sz="4" w:space="0"/>
              <w:right w:val="single" w:color="000000" w:sz="4" w:space="0"/>
            </w:tcBorders>
            <w:vAlign w:val="center"/>
          </w:tcPr>
          <w:p w14:paraId="3D65A878">
            <w:pPr>
              <w:widowControl/>
              <w:spacing w:line="240" w:lineRule="auto"/>
              <w:jc w:val="center"/>
              <w:rPr>
                <w:rFonts w:hint="eastAsia" w:ascii="宋体" w:hAnsi="宋体" w:cs="宋体"/>
                <w:b/>
                <w:bCs/>
                <w:color w:val="000000"/>
                <w:kern w:val="0"/>
                <w:sz w:val="21"/>
                <w:szCs w:val="21"/>
              </w:rPr>
            </w:pPr>
            <w:r>
              <w:rPr>
                <w:rFonts w:ascii="宋体" w:hAnsi="宋体" w:cs="宋体"/>
                <w:b/>
                <w:bCs/>
                <w:color w:val="000000"/>
                <w:kern w:val="0"/>
                <w:sz w:val="21"/>
                <w:szCs w:val="21"/>
              </w:rPr>
              <w:t>类别</w:t>
            </w:r>
          </w:p>
        </w:tc>
        <w:tc>
          <w:tcPr>
            <w:tcW w:w="708" w:type="pct"/>
            <w:tcBorders>
              <w:top w:val="single" w:color="000000" w:sz="4" w:space="0"/>
              <w:left w:val="single" w:color="000000" w:sz="4" w:space="0"/>
              <w:bottom w:val="single" w:color="000000" w:sz="4" w:space="0"/>
              <w:right w:val="single" w:color="000000" w:sz="4" w:space="0"/>
            </w:tcBorders>
            <w:vAlign w:val="center"/>
          </w:tcPr>
          <w:p w14:paraId="7FFCDD48">
            <w:pPr>
              <w:widowControl/>
              <w:spacing w:line="240" w:lineRule="auto"/>
              <w:jc w:val="center"/>
              <w:rPr>
                <w:rFonts w:hint="eastAsia" w:ascii="宋体" w:hAnsi="宋体" w:cs="宋体"/>
                <w:b/>
                <w:bCs/>
                <w:color w:val="000000"/>
                <w:kern w:val="0"/>
                <w:sz w:val="21"/>
                <w:szCs w:val="21"/>
              </w:rPr>
            </w:pPr>
            <w:r>
              <w:rPr>
                <w:rFonts w:ascii="宋体" w:hAnsi="宋体" w:cs="宋体"/>
                <w:b/>
                <w:bCs/>
                <w:color w:val="000000"/>
                <w:kern w:val="0"/>
                <w:sz w:val="21"/>
                <w:szCs w:val="21"/>
              </w:rPr>
              <w:t>产品</w:t>
            </w:r>
          </w:p>
        </w:tc>
        <w:tc>
          <w:tcPr>
            <w:tcW w:w="713" w:type="pct"/>
            <w:tcBorders>
              <w:top w:val="single" w:color="000000" w:sz="4" w:space="0"/>
              <w:left w:val="single" w:color="000000" w:sz="4" w:space="0"/>
              <w:bottom w:val="single" w:color="000000" w:sz="4" w:space="0"/>
              <w:right w:val="single" w:color="000000" w:sz="4" w:space="0"/>
            </w:tcBorders>
            <w:vAlign w:val="center"/>
          </w:tcPr>
          <w:p w14:paraId="22C1FD42">
            <w:pPr>
              <w:widowControl/>
              <w:spacing w:line="240" w:lineRule="auto"/>
              <w:jc w:val="center"/>
              <w:rPr>
                <w:rFonts w:hint="eastAsia" w:ascii="宋体" w:hAnsi="宋体" w:cs="宋体"/>
                <w:b/>
                <w:bCs/>
                <w:color w:val="000000"/>
                <w:kern w:val="0"/>
                <w:sz w:val="21"/>
                <w:szCs w:val="21"/>
              </w:rPr>
            </w:pPr>
            <w:r>
              <w:rPr>
                <w:rFonts w:ascii="宋体" w:hAnsi="宋体" w:cs="宋体"/>
                <w:b/>
                <w:bCs/>
                <w:color w:val="000000"/>
                <w:kern w:val="0"/>
                <w:sz w:val="21"/>
                <w:szCs w:val="21"/>
              </w:rPr>
              <w:t>产品功能</w:t>
            </w:r>
          </w:p>
        </w:tc>
        <w:tc>
          <w:tcPr>
            <w:tcW w:w="2137" w:type="pct"/>
            <w:tcBorders>
              <w:top w:val="single" w:color="000000" w:sz="4" w:space="0"/>
              <w:left w:val="single" w:color="000000" w:sz="4" w:space="0"/>
              <w:bottom w:val="single" w:color="000000" w:sz="4" w:space="0"/>
              <w:right w:val="single" w:color="000000" w:sz="4" w:space="0"/>
            </w:tcBorders>
            <w:vAlign w:val="center"/>
          </w:tcPr>
          <w:p w14:paraId="071D8840">
            <w:pPr>
              <w:widowControl/>
              <w:spacing w:line="240" w:lineRule="auto"/>
              <w:jc w:val="center"/>
              <w:rPr>
                <w:rFonts w:hint="eastAsia" w:ascii="宋体" w:hAnsi="宋体" w:cs="宋体"/>
                <w:b/>
                <w:bCs/>
                <w:color w:val="000000"/>
                <w:kern w:val="0"/>
                <w:sz w:val="21"/>
                <w:szCs w:val="21"/>
              </w:rPr>
            </w:pPr>
            <w:r>
              <w:rPr>
                <w:rFonts w:ascii="宋体" w:hAnsi="宋体" w:cs="宋体"/>
                <w:b/>
                <w:bCs/>
                <w:color w:val="000000"/>
                <w:kern w:val="0"/>
                <w:sz w:val="21"/>
                <w:szCs w:val="21"/>
              </w:rPr>
              <w:t>产品功能模块</w:t>
            </w:r>
          </w:p>
        </w:tc>
        <w:tc>
          <w:tcPr>
            <w:tcW w:w="433" w:type="pct"/>
            <w:tcBorders>
              <w:top w:val="single" w:color="000000" w:sz="4" w:space="0"/>
              <w:left w:val="single" w:color="000000" w:sz="4" w:space="0"/>
              <w:bottom w:val="single" w:color="000000" w:sz="4" w:space="0"/>
              <w:right w:val="single" w:color="000000" w:sz="4" w:space="0"/>
            </w:tcBorders>
            <w:noWrap/>
            <w:vAlign w:val="center"/>
          </w:tcPr>
          <w:p w14:paraId="1300A65E">
            <w:pPr>
              <w:widowControl/>
              <w:spacing w:line="240" w:lineRule="auto"/>
              <w:jc w:val="center"/>
              <w:rPr>
                <w:rFonts w:hint="eastAsia" w:ascii="宋体" w:hAnsi="宋体" w:cs="宋体"/>
                <w:b/>
                <w:bCs/>
                <w:color w:val="000000"/>
                <w:kern w:val="0"/>
                <w:sz w:val="21"/>
                <w:szCs w:val="21"/>
              </w:rPr>
            </w:pPr>
            <w:r>
              <w:rPr>
                <w:rFonts w:ascii="宋体" w:hAnsi="宋体" w:cs="宋体"/>
                <w:b/>
                <w:bCs/>
                <w:color w:val="000000"/>
                <w:kern w:val="0"/>
                <w:sz w:val="21"/>
                <w:szCs w:val="21"/>
              </w:rPr>
              <w:t>单价（万元）</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1AFB1095">
            <w:pPr>
              <w:widowControl/>
              <w:spacing w:line="240" w:lineRule="auto"/>
              <w:jc w:val="center"/>
              <w:rPr>
                <w:rFonts w:hint="eastAsia" w:ascii="宋体" w:hAnsi="宋体" w:cs="宋体"/>
                <w:b/>
                <w:bCs/>
                <w:color w:val="000000"/>
                <w:kern w:val="0"/>
                <w:sz w:val="21"/>
                <w:szCs w:val="21"/>
              </w:rPr>
            </w:pPr>
            <w:r>
              <w:rPr>
                <w:rFonts w:ascii="宋体" w:hAnsi="宋体" w:cs="宋体"/>
                <w:b/>
                <w:bCs/>
                <w:color w:val="000000"/>
                <w:kern w:val="0"/>
                <w:sz w:val="21"/>
                <w:szCs w:val="21"/>
              </w:rPr>
              <w:t>备注</w:t>
            </w:r>
          </w:p>
        </w:tc>
      </w:tr>
      <w:tr w14:paraId="605BC58B">
        <w:trPr>
          <w:trHeight w:val="400" w:hRule="atLeast"/>
        </w:trPr>
        <w:tc>
          <w:tcPr>
            <w:tcW w:w="18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7F057C7">
            <w:pPr>
              <w:widowControl/>
              <w:spacing w:line="240" w:lineRule="auto"/>
              <w:jc w:val="center"/>
              <w:rPr>
                <w:rFonts w:hint="eastAsia" w:ascii="宋体" w:hAnsi="宋体" w:cs="宋体"/>
                <w:color w:val="000000"/>
                <w:kern w:val="0"/>
                <w:sz w:val="21"/>
                <w:szCs w:val="21"/>
              </w:rPr>
            </w:pPr>
            <w:r>
              <w:rPr>
                <w:rFonts w:ascii="宋体" w:hAnsi="宋体" w:cs="宋体"/>
                <w:color w:val="000000"/>
                <w:kern w:val="0"/>
                <w:sz w:val="21"/>
                <w:szCs w:val="21"/>
              </w:rPr>
              <w:t>1</w:t>
            </w:r>
          </w:p>
        </w:tc>
        <w:tc>
          <w:tcPr>
            <w:tcW w:w="499" w:type="pct"/>
            <w:vMerge w:val="restart"/>
            <w:tcBorders>
              <w:top w:val="single" w:color="000000" w:sz="4" w:space="0"/>
              <w:left w:val="single" w:color="000000" w:sz="4" w:space="0"/>
              <w:bottom w:val="single" w:color="000000" w:sz="4" w:space="0"/>
              <w:right w:val="single" w:color="000000" w:sz="4" w:space="0"/>
            </w:tcBorders>
            <w:vAlign w:val="center"/>
          </w:tcPr>
          <w:p w14:paraId="4A643EAA">
            <w:pPr>
              <w:widowControl/>
              <w:spacing w:line="240" w:lineRule="auto"/>
              <w:jc w:val="center"/>
              <w:rPr>
                <w:rFonts w:hint="eastAsia" w:ascii="宋体" w:hAnsi="宋体" w:cs="宋体"/>
                <w:color w:val="000000"/>
                <w:kern w:val="0"/>
                <w:sz w:val="21"/>
                <w:szCs w:val="21"/>
              </w:rPr>
            </w:pPr>
            <w:r>
              <w:rPr>
                <w:rFonts w:ascii="宋体" w:hAnsi="宋体" w:cs="宋体"/>
                <w:color w:val="000000"/>
                <w:kern w:val="0"/>
                <w:sz w:val="21"/>
                <w:szCs w:val="21"/>
              </w:rPr>
              <w:t>智能体应用</w:t>
            </w:r>
          </w:p>
        </w:tc>
        <w:tc>
          <w:tcPr>
            <w:tcW w:w="708" w:type="pct"/>
            <w:tcBorders>
              <w:top w:val="single" w:color="000000" w:sz="4" w:space="0"/>
              <w:left w:val="single" w:color="000000" w:sz="4" w:space="0"/>
              <w:bottom w:val="single" w:color="000000" w:sz="4" w:space="0"/>
              <w:right w:val="single" w:color="000000" w:sz="4" w:space="0"/>
            </w:tcBorders>
            <w:vAlign w:val="center"/>
          </w:tcPr>
          <w:p w14:paraId="02C4E3A4">
            <w:pPr>
              <w:widowControl/>
              <w:spacing w:line="240" w:lineRule="auto"/>
              <w:jc w:val="left"/>
              <w:rPr>
                <w:rFonts w:hint="eastAsia" w:ascii="宋体" w:hAnsi="宋体" w:cs="宋体"/>
                <w:color w:val="000000"/>
                <w:kern w:val="0"/>
                <w:sz w:val="21"/>
                <w:szCs w:val="21"/>
              </w:rPr>
            </w:pPr>
            <w:r>
              <w:rPr>
                <w:rFonts w:ascii="宋体" w:hAnsi="宋体" w:cs="宋体"/>
                <w:color w:val="000000"/>
                <w:kern w:val="0"/>
                <w:sz w:val="21"/>
                <w:szCs w:val="21"/>
              </w:rPr>
              <w:t>公文写作智能体</w:t>
            </w:r>
          </w:p>
        </w:tc>
        <w:tc>
          <w:tcPr>
            <w:tcW w:w="713" w:type="pct"/>
            <w:tcBorders>
              <w:top w:val="single" w:color="000000" w:sz="4" w:space="0"/>
              <w:left w:val="single" w:color="000000" w:sz="4" w:space="0"/>
              <w:bottom w:val="single" w:color="000000" w:sz="4" w:space="0"/>
              <w:right w:val="single" w:color="000000" w:sz="4" w:space="0"/>
            </w:tcBorders>
            <w:vAlign w:val="center"/>
          </w:tcPr>
          <w:p w14:paraId="565DC2EC">
            <w:pPr>
              <w:widowControl/>
              <w:spacing w:line="240" w:lineRule="auto"/>
              <w:jc w:val="left"/>
              <w:rPr>
                <w:rFonts w:hint="eastAsia" w:ascii="宋体" w:hAnsi="宋体" w:cs="宋体"/>
                <w:color w:val="000000"/>
                <w:kern w:val="0"/>
                <w:sz w:val="21"/>
                <w:szCs w:val="21"/>
              </w:rPr>
            </w:pPr>
            <w:r>
              <w:rPr>
                <w:rFonts w:ascii="宋体" w:hAnsi="宋体" w:cs="宋体"/>
                <w:color w:val="000000"/>
                <w:kern w:val="0"/>
                <w:sz w:val="21"/>
                <w:szCs w:val="21"/>
              </w:rPr>
              <w:t>解决公文写作"规范严、素材散、核稿难、风格不统一"痛点，实现从"人找资料"到"资料找人"，从"人工检核"到"智能校验"的转变，大幅提升写作效率，保证公文合规性。</w:t>
            </w:r>
          </w:p>
        </w:tc>
        <w:tc>
          <w:tcPr>
            <w:tcW w:w="2137" w:type="pct"/>
            <w:tcBorders>
              <w:top w:val="single" w:color="000000" w:sz="4" w:space="0"/>
              <w:left w:val="single" w:color="000000" w:sz="4" w:space="0"/>
              <w:bottom w:val="single" w:color="000000" w:sz="4" w:space="0"/>
              <w:right w:val="single" w:color="000000" w:sz="4" w:space="0"/>
            </w:tcBorders>
            <w:vAlign w:val="center"/>
          </w:tcPr>
          <w:p w14:paraId="660BC85A">
            <w:pPr>
              <w:widowControl/>
              <w:spacing w:line="240" w:lineRule="auto"/>
              <w:jc w:val="left"/>
              <w:rPr>
                <w:rFonts w:hint="eastAsia" w:ascii="宋体" w:hAnsi="宋体" w:cs="宋体"/>
                <w:color w:val="000000"/>
                <w:kern w:val="0"/>
                <w:sz w:val="21"/>
                <w:szCs w:val="21"/>
              </w:rPr>
            </w:pPr>
            <w:r>
              <w:rPr>
                <w:rFonts w:ascii="宋体" w:hAnsi="宋体" w:cs="宋体"/>
                <w:color w:val="000000"/>
                <w:kern w:val="0"/>
                <w:sz w:val="21"/>
                <w:szCs w:val="21"/>
              </w:rPr>
              <w:t>多层级知识库管理：政府通用知识库（政策法规、历史公文）+</w:t>
            </w:r>
            <w:del w:id="918" w:author="cc" w:date="2026-05-23T12:56:49Z">
              <w:r>
                <w:rPr>
                  <w:rFonts w:ascii="宋体" w:hAnsi="宋体" w:cs="宋体"/>
                  <w:color w:val="000000"/>
                  <w:kern w:val="0"/>
                  <w:sz w:val="21"/>
                  <w:szCs w:val="21"/>
                </w:rPr>
                <w:delText xml:space="preserve"> </w:delText>
              </w:r>
            </w:del>
            <w:r>
              <w:rPr>
                <w:rFonts w:ascii="宋体" w:hAnsi="宋体" w:cs="宋体"/>
                <w:color w:val="000000"/>
                <w:kern w:val="0"/>
                <w:sz w:val="21"/>
                <w:szCs w:val="21"/>
              </w:rPr>
              <w:t>个人/部门定制化知识库（领导讲话、常用表述），公私域隔离</w:t>
            </w:r>
            <w:r>
              <w:rPr>
                <w:rFonts w:ascii="宋体" w:hAnsi="宋体" w:cs="宋体"/>
                <w:color w:val="000000"/>
                <w:kern w:val="0"/>
                <w:sz w:val="21"/>
                <w:szCs w:val="21"/>
              </w:rPr>
              <w:br w:type="textWrapping"/>
            </w:r>
            <w:r>
              <w:rPr>
                <w:rFonts w:ascii="宋体" w:hAnsi="宋体" w:cs="宋体"/>
                <w:color w:val="000000"/>
                <w:kern w:val="0"/>
                <w:sz w:val="21"/>
                <w:szCs w:val="21"/>
              </w:rPr>
              <w:t>智能检索：自然语言/关键词跨库检索，直接引用原文</w:t>
            </w:r>
            <w:r>
              <w:rPr>
                <w:rFonts w:ascii="宋体" w:hAnsi="宋体" w:cs="宋体"/>
                <w:color w:val="000000"/>
                <w:kern w:val="0"/>
                <w:sz w:val="21"/>
                <w:szCs w:val="21"/>
              </w:rPr>
              <w:br w:type="textWrapping"/>
            </w:r>
            <w:r>
              <w:rPr>
                <w:rFonts w:ascii="宋体" w:hAnsi="宋体" w:cs="宋体"/>
                <w:color w:val="000000"/>
                <w:kern w:val="0"/>
                <w:sz w:val="21"/>
                <w:szCs w:val="21"/>
              </w:rPr>
              <w:t>信息聚合：定时从权威信源抓取，自动生成行业日报/周报并推送</w:t>
            </w:r>
            <w:r>
              <w:rPr>
                <w:rFonts w:ascii="宋体" w:hAnsi="宋体" w:cs="宋体"/>
                <w:color w:val="000000"/>
                <w:kern w:val="0"/>
                <w:sz w:val="21"/>
                <w:szCs w:val="21"/>
              </w:rPr>
              <w:br w:type="textWrapping"/>
            </w:r>
            <w:r>
              <w:rPr>
                <w:rFonts w:ascii="宋体" w:hAnsi="宋体" w:cs="宋体"/>
                <w:color w:val="000000"/>
                <w:kern w:val="0"/>
                <w:sz w:val="21"/>
                <w:szCs w:val="21"/>
              </w:rPr>
              <w:t>公文深度校对：基础错别字修正</w:t>
            </w:r>
            <w:del w:id="919" w:author="cc" w:date="2026-05-23T12:56:49Z">
              <w:r>
                <w:rPr>
                  <w:rFonts w:ascii="宋体" w:hAnsi="宋体" w:cs="宋体"/>
                  <w:color w:val="000000"/>
                  <w:kern w:val="0"/>
                  <w:sz w:val="21"/>
                  <w:szCs w:val="21"/>
                </w:rPr>
                <w:delText xml:space="preserve"> </w:delText>
              </w:r>
            </w:del>
            <w:r>
              <w:rPr>
                <w:rFonts w:ascii="宋体" w:hAnsi="宋体" w:cs="宋体"/>
                <w:color w:val="000000"/>
                <w:kern w:val="0"/>
                <w:sz w:val="21"/>
                <w:szCs w:val="21"/>
              </w:rPr>
              <w:t>+</w:t>
            </w:r>
            <w:del w:id="920" w:author="cc" w:date="2026-05-23T12:56:49Z">
              <w:r>
                <w:rPr>
                  <w:rFonts w:ascii="宋体" w:hAnsi="宋体" w:cs="宋体"/>
                  <w:color w:val="000000"/>
                  <w:kern w:val="0"/>
                  <w:sz w:val="21"/>
                  <w:szCs w:val="21"/>
                </w:rPr>
                <w:delText xml:space="preserve"> </w:delText>
              </w:r>
            </w:del>
            <w:r>
              <w:rPr>
                <w:rFonts w:ascii="宋体" w:hAnsi="宋体" w:cs="宋体"/>
                <w:color w:val="000000"/>
                <w:kern w:val="0"/>
                <w:sz w:val="21"/>
                <w:szCs w:val="21"/>
              </w:rPr>
              <w:t>格式规范审查</w:t>
            </w:r>
            <w:del w:id="921" w:author="cc" w:date="2026-05-23T12:56:49Z">
              <w:r>
                <w:rPr>
                  <w:rFonts w:ascii="宋体" w:hAnsi="宋体" w:cs="宋体"/>
                  <w:color w:val="000000"/>
                  <w:kern w:val="0"/>
                  <w:sz w:val="21"/>
                  <w:szCs w:val="21"/>
                </w:rPr>
                <w:delText xml:space="preserve"> </w:delText>
              </w:r>
            </w:del>
            <w:r>
              <w:rPr>
                <w:rFonts w:ascii="宋体" w:hAnsi="宋体" w:cs="宋体"/>
                <w:color w:val="000000"/>
                <w:kern w:val="0"/>
                <w:sz w:val="21"/>
                <w:szCs w:val="21"/>
              </w:rPr>
              <w:t>+</w:t>
            </w:r>
            <w:del w:id="922" w:author="cc" w:date="2026-05-23T12:56:49Z">
              <w:r>
                <w:rPr>
                  <w:rFonts w:ascii="宋体" w:hAnsi="宋体" w:cs="宋体"/>
                  <w:color w:val="000000"/>
                  <w:kern w:val="0"/>
                  <w:sz w:val="21"/>
                  <w:szCs w:val="21"/>
                </w:rPr>
                <w:delText xml:space="preserve"> </w:delText>
              </w:r>
            </w:del>
            <w:r>
              <w:rPr>
                <w:rFonts w:ascii="宋体" w:hAnsi="宋体" w:cs="宋体"/>
                <w:color w:val="000000"/>
                <w:kern w:val="0"/>
                <w:sz w:val="21"/>
                <w:szCs w:val="21"/>
              </w:rPr>
              <w:t>逻辑内容核查</w:t>
            </w:r>
            <w:del w:id="923" w:author="cc" w:date="2026-05-23T12:56:49Z">
              <w:r>
                <w:rPr>
                  <w:rFonts w:ascii="宋体" w:hAnsi="宋体" w:cs="宋体"/>
                  <w:color w:val="000000"/>
                  <w:kern w:val="0"/>
                  <w:sz w:val="21"/>
                  <w:szCs w:val="21"/>
                </w:rPr>
                <w:delText xml:space="preserve"> </w:delText>
              </w:r>
            </w:del>
            <w:r>
              <w:rPr>
                <w:rFonts w:ascii="宋体" w:hAnsi="宋体" w:cs="宋体"/>
                <w:color w:val="000000"/>
                <w:kern w:val="0"/>
                <w:sz w:val="21"/>
                <w:szCs w:val="21"/>
              </w:rPr>
              <w:t>+</w:t>
            </w:r>
            <w:del w:id="924" w:author="cc" w:date="2026-05-23T12:56:49Z">
              <w:r>
                <w:rPr>
                  <w:rFonts w:ascii="宋体" w:hAnsi="宋体" w:cs="宋体"/>
                  <w:color w:val="000000"/>
                  <w:kern w:val="0"/>
                  <w:sz w:val="21"/>
                  <w:szCs w:val="21"/>
                </w:rPr>
                <w:delText xml:space="preserve"> </w:delText>
              </w:r>
            </w:del>
            <w:r>
              <w:rPr>
                <w:rFonts w:ascii="宋体" w:hAnsi="宋体" w:cs="宋体"/>
                <w:color w:val="000000"/>
                <w:kern w:val="0"/>
                <w:sz w:val="21"/>
                <w:szCs w:val="21"/>
              </w:rPr>
              <w:t>政策引文时效性验证</w:t>
            </w:r>
            <w:r>
              <w:rPr>
                <w:rFonts w:ascii="宋体" w:hAnsi="宋体" w:cs="宋体"/>
                <w:color w:val="000000"/>
                <w:kern w:val="0"/>
                <w:sz w:val="21"/>
                <w:szCs w:val="21"/>
              </w:rPr>
              <w:br w:type="textWrapping"/>
            </w:r>
            <w:r>
              <w:rPr>
                <w:rFonts w:ascii="宋体" w:hAnsi="宋体" w:cs="宋体"/>
                <w:color w:val="000000"/>
                <w:kern w:val="0"/>
                <w:sz w:val="21"/>
                <w:szCs w:val="21"/>
              </w:rPr>
              <w:t>材料仿写：学习个人/指定材料的语言风格，生成风格匹配的公文内容</w:t>
            </w:r>
            <w:r>
              <w:rPr>
                <w:rFonts w:ascii="宋体" w:hAnsi="宋体" w:cs="宋体"/>
                <w:color w:val="000000"/>
                <w:kern w:val="0"/>
                <w:sz w:val="21"/>
                <w:szCs w:val="21"/>
              </w:rPr>
              <w:br w:type="textWrapping"/>
            </w:r>
            <w:r>
              <w:rPr>
                <w:rFonts w:ascii="宋体" w:hAnsi="宋体" w:cs="宋体"/>
                <w:color w:val="000000"/>
                <w:kern w:val="0"/>
                <w:sz w:val="21"/>
                <w:szCs w:val="21"/>
              </w:rPr>
              <w:t>辅助写作：大纲自动生成、扩写/缩写/润色、摘要提取、版本管理</w:t>
            </w:r>
          </w:p>
        </w:tc>
        <w:tc>
          <w:tcPr>
            <w:tcW w:w="43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D1215C2">
            <w:pPr>
              <w:widowControl/>
              <w:spacing w:line="240" w:lineRule="auto"/>
              <w:jc w:val="center"/>
              <w:rPr>
                <w:rFonts w:hint="eastAsia" w:ascii="宋体" w:hAnsi="宋体" w:cs="宋体"/>
                <w:color w:val="000000"/>
                <w:kern w:val="0"/>
                <w:sz w:val="21"/>
                <w:szCs w:val="21"/>
              </w:rPr>
            </w:pPr>
            <w:r>
              <w:rPr>
                <w:rFonts w:ascii="宋体" w:hAnsi="宋体" w:cs="宋体"/>
                <w:color w:val="000000"/>
                <w:kern w:val="0"/>
                <w:sz w:val="21"/>
                <w:szCs w:val="21"/>
              </w:rPr>
              <w:t>100</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69D9B759">
            <w:pPr>
              <w:widowControl/>
              <w:spacing w:line="240" w:lineRule="auto"/>
              <w:jc w:val="center"/>
              <w:rPr>
                <w:rFonts w:hint="eastAsia" w:ascii="宋体" w:hAnsi="宋体" w:cs="宋体"/>
                <w:color w:val="000000"/>
                <w:kern w:val="0"/>
                <w:sz w:val="21"/>
                <w:szCs w:val="21"/>
              </w:rPr>
            </w:pPr>
          </w:p>
        </w:tc>
      </w:tr>
      <w:tr w14:paraId="362963CE">
        <w:trPr>
          <w:trHeight w:val="400" w:hRule="atLeast"/>
        </w:trPr>
        <w:tc>
          <w:tcPr>
            <w:tcW w:w="18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BB65B22">
            <w:pPr>
              <w:widowControl/>
              <w:spacing w:line="240" w:lineRule="auto"/>
              <w:jc w:val="center"/>
              <w:rPr>
                <w:rFonts w:hint="eastAsia" w:ascii="宋体" w:hAnsi="宋体" w:cs="宋体"/>
                <w:color w:val="000000"/>
                <w:kern w:val="0"/>
                <w:sz w:val="21"/>
                <w:szCs w:val="21"/>
              </w:rPr>
            </w:pPr>
            <w:r>
              <w:rPr>
                <w:rFonts w:ascii="宋体" w:hAnsi="宋体" w:cs="宋体"/>
                <w:color w:val="000000"/>
                <w:kern w:val="0"/>
                <w:sz w:val="21"/>
                <w:szCs w:val="21"/>
              </w:rPr>
              <w:t>2</w:t>
            </w:r>
          </w:p>
        </w:tc>
        <w:tc>
          <w:tcPr>
            <w:tcW w:w="499" w:type="pct"/>
            <w:vMerge w:val="continue"/>
            <w:tcBorders>
              <w:top w:val="single" w:color="000000" w:sz="4" w:space="0"/>
              <w:left w:val="single" w:color="000000" w:sz="4" w:space="0"/>
              <w:bottom w:val="single" w:color="000000" w:sz="4" w:space="0"/>
              <w:right w:val="single" w:color="000000" w:sz="4" w:space="0"/>
            </w:tcBorders>
            <w:vAlign w:val="center"/>
          </w:tcPr>
          <w:p w14:paraId="5DD307EF">
            <w:pPr>
              <w:widowControl/>
              <w:spacing w:line="240" w:lineRule="auto"/>
              <w:jc w:val="left"/>
              <w:rPr>
                <w:rFonts w:hint="eastAsia" w:ascii="宋体" w:hAnsi="宋体" w:cs="宋体"/>
                <w:color w:val="000000"/>
                <w:kern w:val="0"/>
                <w:sz w:val="21"/>
                <w:szCs w:val="21"/>
              </w:rPr>
            </w:pPr>
          </w:p>
        </w:tc>
        <w:tc>
          <w:tcPr>
            <w:tcW w:w="708" w:type="pct"/>
            <w:tcBorders>
              <w:top w:val="single" w:color="000000" w:sz="4" w:space="0"/>
              <w:left w:val="single" w:color="000000" w:sz="4" w:space="0"/>
              <w:bottom w:val="single" w:color="000000" w:sz="4" w:space="0"/>
              <w:right w:val="single" w:color="000000" w:sz="4" w:space="0"/>
            </w:tcBorders>
            <w:vAlign w:val="center"/>
          </w:tcPr>
          <w:p w14:paraId="03E43AD6">
            <w:pPr>
              <w:widowControl/>
              <w:spacing w:line="240" w:lineRule="auto"/>
              <w:jc w:val="left"/>
              <w:rPr>
                <w:rFonts w:hint="eastAsia" w:ascii="宋体" w:hAnsi="宋体" w:cs="宋体"/>
                <w:color w:val="000000"/>
                <w:kern w:val="0"/>
                <w:sz w:val="21"/>
                <w:szCs w:val="21"/>
              </w:rPr>
            </w:pPr>
            <w:r>
              <w:rPr>
                <w:rFonts w:ascii="宋体" w:hAnsi="宋体" w:cs="宋体"/>
                <w:color w:val="000000"/>
                <w:kern w:val="0"/>
                <w:sz w:val="21"/>
                <w:szCs w:val="21"/>
              </w:rPr>
              <w:t>智能咨询智能体</w:t>
            </w:r>
          </w:p>
        </w:tc>
        <w:tc>
          <w:tcPr>
            <w:tcW w:w="713" w:type="pct"/>
            <w:tcBorders>
              <w:top w:val="single" w:color="000000" w:sz="4" w:space="0"/>
              <w:left w:val="single" w:color="000000" w:sz="4" w:space="0"/>
              <w:bottom w:val="single" w:color="000000" w:sz="4" w:space="0"/>
              <w:right w:val="single" w:color="000000" w:sz="4" w:space="0"/>
            </w:tcBorders>
            <w:vAlign w:val="center"/>
          </w:tcPr>
          <w:p w14:paraId="65B1E381">
            <w:pPr>
              <w:widowControl/>
              <w:spacing w:line="240" w:lineRule="auto"/>
              <w:jc w:val="left"/>
              <w:rPr>
                <w:rFonts w:hint="eastAsia" w:ascii="宋体" w:hAnsi="宋体" w:cs="宋体"/>
                <w:color w:val="000000"/>
                <w:kern w:val="0"/>
                <w:sz w:val="21"/>
                <w:szCs w:val="21"/>
              </w:rPr>
            </w:pPr>
            <w:r>
              <w:rPr>
                <w:rFonts w:ascii="宋体" w:hAnsi="宋体" w:cs="宋体"/>
                <w:color w:val="000000"/>
                <w:kern w:val="0"/>
                <w:sz w:val="21"/>
                <w:szCs w:val="21"/>
              </w:rPr>
              <w:t>提升政务咨询响应效率，降低人工客服压力，实现"权威、高效、便捷、安全"的政务问答服务，适配PC/移动端/线下自助终端多渠道。</w:t>
            </w:r>
          </w:p>
        </w:tc>
        <w:tc>
          <w:tcPr>
            <w:tcW w:w="2137" w:type="pct"/>
            <w:tcBorders>
              <w:top w:val="single" w:color="000000" w:sz="4" w:space="0"/>
              <w:left w:val="single" w:color="000000" w:sz="4" w:space="0"/>
              <w:bottom w:val="single" w:color="000000" w:sz="4" w:space="0"/>
              <w:right w:val="single" w:color="000000" w:sz="4" w:space="0"/>
            </w:tcBorders>
            <w:vAlign w:val="center"/>
          </w:tcPr>
          <w:p w14:paraId="7471BBCE">
            <w:pPr>
              <w:widowControl/>
              <w:spacing w:line="240" w:lineRule="auto"/>
              <w:jc w:val="left"/>
              <w:rPr>
                <w:rFonts w:hint="eastAsia" w:ascii="宋体" w:hAnsi="宋体" w:cs="宋体"/>
                <w:color w:val="000000"/>
                <w:kern w:val="0"/>
                <w:sz w:val="21"/>
                <w:szCs w:val="21"/>
              </w:rPr>
            </w:pPr>
            <w:r>
              <w:rPr>
                <w:rFonts w:ascii="宋体" w:hAnsi="宋体" w:cs="宋体"/>
                <w:color w:val="000000"/>
                <w:kern w:val="0"/>
                <w:sz w:val="21"/>
                <w:szCs w:val="21"/>
              </w:rPr>
              <w:t>多模态交互：支持文字/语音输入，文字/图文/语音输出，适配口语化表达</w:t>
            </w:r>
            <w:r>
              <w:rPr>
                <w:rFonts w:ascii="宋体" w:hAnsi="宋体" w:cs="宋体"/>
                <w:color w:val="000000"/>
                <w:kern w:val="0"/>
                <w:sz w:val="21"/>
                <w:szCs w:val="21"/>
              </w:rPr>
              <w:br w:type="textWrapping"/>
            </w:r>
            <w:r>
              <w:rPr>
                <w:rFonts w:ascii="宋体" w:hAnsi="宋体" w:cs="宋体"/>
                <w:color w:val="000000"/>
                <w:kern w:val="0"/>
                <w:sz w:val="21"/>
                <w:szCs w:val="21"/>
              </w:rPr>
              <w:t>政务知识精准解答：覆盖政策解读、办事流程、材料清单、部门职责等全品类政务知识</w:t>
            </w:r>
            <w:r>
              <w:rPr>
                <w:rFonts w:ascii="宋体" w:hAnsi="宋体" w:cs="宋体"/>
                <w:color w:val="000000"/>
                <w:kern w:val="0"/>
                <w:sz w:val="21"/>
                <w:szCs w:val="21"/>
              </w:rPr>
              <w:br w:type="textWrapping"/>
            </w:r>
            <w:r>
              <w:rPr>
                <w:rFonts w:ascii="宋体" w:hAnsi="宋体" w:cs="宋体"/>
                <w:color w:val="000000"/>
                <w:kern w:val="0"/>
                <w:sz w:val="21"/>
                <w:szCs w:val="21"/>
              </w:rPr>
              <w:t>多轮对话澄清：对模糊需求自动追问，补充关键信息，保留上下文关联</w:t>
            </w:r>
            <w:r>
              <w:rPr>
                <w:rFonts w:ascii="宋体" w:hAnsi="宋体" w:cs="宋体"/>
                <w:color w:val="000000"/>
                <w:kern w:val="0"/>
                <w:sz w:val="21"/>
                <w:szCs w:val="21"/>
              </w:rPr>
              <w:br w:type="textWrapping"/>
            </w:r>
            <w:r>
              <w:rPr>
                <w:rFonts w:ascii="宋体" w:hAnsi="宋体" w:cs="宋体"/>
                <w:color w:val="000000"/>
                <w:kern w:val="0"/>
                <w:sz w:val="21"/>
                <w:szCs w:val="21"/>
              </w:rPr>
              <w:t>权威溯源：所有解答标注来源（政策文件、发布部门），支持思维链展示推理过程</w:t>
            </w:r>
            <w:r>
              <w:rPr>
                <w:rFonts w:ascii="宋体" w:hAnsi="宋体" w:cs="宋体"/>
                <w:color w:val="000000"/>
                <w:kern w:val="0"/>
                <w:sz w:val="21"/>
                <w:szCs w:val="21"/>
              </w:rPr>
              <w:br w:type="textWrapping"/>
            </w:r>
            <w:r>
              <w:rPr>
                <w:rFonts w:ascii="宋体" w:hAnsi="宋体" w:cs="宋体"/>
                <w:color w:val="000000"/>
                <w:kern w:val="0"/>
                <w:sz w:val="21"/>
                <w:szCs w:val="21"/>
              </w:rPr>
              <w:t>敏感信息脱敏：自动识别遮盖身份证号、手机号等敏感信息</w:t>
            </w:r>
            <w:r>
              <w:rPr>
                <w:rFonts w:ascii="宋体" w:hAnsi="宋体" w:cs="宋体"/>
                <w:color w:val="000000"/>
                <w:kern w:val="0"/>
                <w:sz w:val="21"/>
                <w:szCs w:val="21"/>
              </w:rPr>
              <w:br w:type="textWrapping"/>
            </w:r>
            <w:r>
              <w:rPr>
                <w:rFonts w:ascii="宋体" w:hAnsi="宋体" w:cs="宋体"/>
                <w:color w:val="000000"/>
                <w:kern w:val="0"/>
                <w:sz w:val="21"/>
                <w:szCs w:val="21"/>
              </w:rPr>
              <w:t>无缝转接人工：无法解答时一键转接，同步上下文给人工客服</w:t>
            </w:r>
            <w:r>
              <w:rPr>
                <w:rFonts w:ascii="宋体" w:hAnsi="宋体" w:cs="宋体"/>
                <w:color w:val="000000"/>
                <w:kern w:val="0"/>
                <w:sz w:val="21"/>
                <w:szCs w:val="21"/>
              </w:rPr>
              <w:br w:type="textWrapping"/>
            </w:r>
            <w:r>
              <w:rPr>
                <w:rFonts w:ascii="宋体" w:hAnsi="宋体" w:cs="宋体"/>
                <w:color w:val="000000"/>
                <w:kern w:val="0"/>
                <w:sz w:val="21"/>
                <w:szCs w:val="21"/>
              </w:rPr>
              <w:t>问答记录管理：用户可查询、删除历史记录，支持评价反馈</w:t>
            </w:r>
            <w:r>
              <w:rPr>
                <w:rFonts w:ascii="宋体" w:hAnsi="宋体" w:cs="宋体"/>
                <w:color w:val="000000"/>
                <w:kern w:val="0"/>
                <w:sz w:val="21"/>
                <w:szCs w:val="21"/>
              </w:rPr>
              <w:br w:type="textWrapping"/>
            </w:r>
            <w:r>
              <w:rPr>
                <w:rFonts w:ascii="宋体" w:hAnsi="宋体" w:cs="宋体"/>
                <w:color w:val="000000"/>
                <w:kern w:val="0"/>
                <w:sz w:val="21"/>
                <w:szCs w:val="21"/>
              </w:rPr>
              <w:t>智能推荐：基于问题和历史记录主动推送关联服务</w:t>
            </w:r>
          </w:p>
        </w:tc>
        <w:tc>
          <w:tcPr>
            <w:tcW w:w="43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A3EB5E9">
            <w:pPr>
              <w:widowControl/>
              <w:spacing w:line="240" w:lineRule="auto"/>
              <w:jc w:val="center"/>
              <w:rPr>
                <w:rFonts w:hint="eastAsia" w:ascii="宋体" w:hAnsi="宋体" w:cs="宋体"/>
                <w:color w:val="000000"/>
                <w:kern w:val="0"/>
                <w:sz w:val="21"/>
                <w:szCs w:val="21"/>
              </w:rPr>
            </w:pPr>
            <w:r>
              <w:rPr>
                <w:rFonts w:ascii="宋体" w:hAnsi="宋体" w:cs="宋体"/>
                <w:color w:val="000000"/>
                <w:kern w:val="0"/>
                <w:sz w:val="21"/>
                <w:szCs w:val="21"/>
              </w:rPr>
              <w:t>109</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62D59105">
            <w:pPr>
              <w:widowControl/>
              <w:spacing w:line="240" w:lineRule="auto"/>
              <w:jc w:val="center"/>
              <w:rPr>
                <w:rFonts w:hint="eastAsia" w:ascii="宋体" w:hAnsi="宋体" w:cs="宋体"/>
                <w:color w:val="000000"/>
                <w:kern w:val="0"/>
                <w:sz w:val="21"/>
                <w:szCs w:val="21"/>
              </w:rPr>
            </w:pPr>
          </w:p>
        </w:tc>
      </w:tr>
      <w:tr w14:paraId="3E421324">
        <w:trPr>
          <w:trHeight w:val="400" w:hRule="atLeast"/>
        </w:trPr>
        <w:tc>
          <w:tcPr>
            <w:tcW w:w="18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CE69A65">
            <w:pPr>
              <w:widowControl/>
              <w:spacing w:line="240" w:lineRule="auto"/>
              <w:jc w:val="center"/>
              <w:rPr>
                <w:rFonts w:hint="eastAsia" w:ascii="宋体" w:hAnsi="宋体" w:cs="宋体"/>
                <w:color w:val="000000"/>
                <w:kern w:val="0"/>
                <w:sz w:val="21"/>
                <w:szCs w:val="21"/>
              </w:rPr>
            </w:pPr>
            <w:r>
              <w:rPr>
                <w:rFonts w:ascii="宋体" w:hAnsi="宋体" w:cs="宋体"/>
                <w:color w:val="000000"/>
                <w:kern w:val="0"/>
                <w:sz w:val="21"/>
                <w:szCs w:val="21"/>
              </w:rPr>
              <w:t>3</w:t>
            </w:r>
          </w:p>
        </w:tc>
        <w:tc>
          <w:tcPr>
            <w:tcW w:w="499" w:type="pct"/>
            <w:vMerge w:val="continue"/>
            <w:tcBorders>
              <w:top w:val="single" w:color="000000" w:sz="4" w:space="0"/>
              <w:left w:val="single" w:color="000000" w:sz="4" w:space="0"/>
              <w:bottom w:val="single" w:color="000000" w:sz="4" w:space="0"/>
              <w:right w:val="single" w:color="000000" w:sz="4" w:space="0"/>
            </w:tcBorders>
            <w:vAlign w:val="center"/>
          </w:tcPr>
          <w:p w14:paraId="65BDF63F">
            <w:pPr>
              <w:widowControl/>
              <w:spacing w:line="240" w:lineRule="auto"/>
              <w:jc w:val="left"/>
              <w:rPr>
                <w:rFonts w:hint="eastAsia" w:ascii="宋体" w:hAnsi="宋体" w:cs="宋体"/>
                <w:color w:val="000000"/>
                <w:kern w:val="0"/>
                <w:sz w:val="21"/>
                <w:szCs w:val="21"/>
              </w:rPr>
            </w:pPr>
          </w:p>
        </w:tc>
        <w:tc>
          <w:tcPr>
            <w:tcW w:w="708" w:type="pct"/>
            <w:tcBorders>
              <w:top w:val="single" w:color="000000" w:sz="4" w:space="0"/>
              <w:left w:val="single" w:color="000000" w:sz="4" w:space="0"/>
              <w:bottom w:val="single" w:color="000000" w:sz="4" w:space="0"/>
              <w:right w:val="single" w:color="000000" w:sz="4" w:space="0"/>
            </w:tcBorders>
            <w:vAlign w:val="center"/>
          </w:tcPr>
          <w:p w14:paraId="439CBBE8">
            <w:pPr>
              <w:widowControl/>
              <w:spacing w:line="240" w:lineRule="auto"/>
              <w:jc w:val="left"/>
              <w:rPr>
                <w:rFonts w:hint="eastAsia" w:ascii="宋体" w:hAnsi="宋体" w:cs="宋体"/>
                <w:color w:val="000000"/>
                <w:kern w:val="0"/>
                <w:sz w:val="21"/>
                <w:szCs w:val="21"/>
              </w:rPr>
            </w:pPr>
            <w:r>
              <w:rPr>
                <w:rFonts w:ascii="宋体" w:hAnsi="宋体" w:cs="宋体"/>
                <w:color w:val="000000"/>
                <w:kern w:val="0"/>
                <w:sz w:val="21"/>
                <w:szCs w:val="21"/>
              </w:rPr>
              <w:t>产业洞察智能体</w:t>
            </w:r>
          </w:p>
        </w:tc>
        <w:tc>
          <w:tcPr>
            <w:tcW w:w="713" w:type="pct"/>
            <w:tcBorders>
              <w:top w:val="single" w:color="000000" w:sz="4" w:space="0"/>
              <w:left w:val="single" w:color="000000" w:sz="4" w:space="0"/>
              <w:bottom w:val="single" w:color="000000" w:sz="4" w:space="0"/>
              <w:right w:val="single" w:color="000000" w:sz="4" w:space="0"/>
            </w:tcBorders>
            <w:vAlign w:val="center"/>
          </w:tcPr>
          <w:p w14:paraId="6EE19822">
            <w:pPr>
              <w:widowControl/>
              <w:spacing w:line="240" w:lineRule="auto"/>
              <w:jc w:val="left"/>
              <w:rPr>
                <w:rFonts w:hint="eastAsia" w:ascii="宋体" w:hAnsi="宋体" w:cs="宋体"/>
                <w:color w:val="000000"/>
                <w:kern w:val="0"/>
                <w:sz w:val="21"/>
                <w:szCs w:val="21"/>
              </w:rPr>
            </w:pPr>
            <w:r>
              <w:rPr>
                <w:rFonts w:ascii="宋体" w:hAnsi="宋体" w:cs="宋体"/>
                <w:color w:val="000000"/>
                <w:kern w:val="0"/>
                <w:sz w:val="21"/>
                <w:szCs w:val="21"/>
              </w:rPr>
              <w:t>提升东湖高新区产业研判、精准招商、企业服务与政策响应的智能化水平，支撑产业分析、招商落地、企业服务、决策应对全流程，替代人工重复咨询工作，大幅提升招商与产业服务效率，为决策提供可解释、可落地、可复用的智能支撑。提供关键图表与分析摘要，不直接代替正式统计口径和决策。</w:t>
            </w:r>
          </w:p>
        </w:tc>
        <w:tc>
          <w:tcPr>
            <w:tcW w:w="2137" w:type="pct"/>
            <w:tcBorders>
              <w:top w:val="single" w:color="000000" w:sz="4" w:space="0"/>
              <w:left w:val="single" w:color="000000" w:sz="4" w:space="0"/>
              <w:bottom w:val="single" w:color="000000" w:sz="4" w:space="0"/>
              <w:right w:val="single" w:color="000000" w:sz="4" w:space="0"/>
            </w:tcBorders>
            <w:vAlign w:val="center"/>
          </w:tcPr>
          <w:p w14:paraId="5F963CEC">
            <w:pPr>
              <w:widowControl/>
              <w:spacing w:line="240" w:lineRule="auto"/>
              <w:jc w:val="left"/>
              <w:rPr>
                <w:rFonts w:hint="eastAsia" w:ascii="宋体" w:hAnsi="宋体" w:cs="宋体"/>
                <w:color w:val="000000"/>
                <w:kern w:val="0"/>
                <w:sz w:val="21"/>
                <w:szCs w:val="21"/>
              </w:rPr>
            </w:pPr>
            <w:r>
              <w:rPr>
                <w:rFonts w:ascii="宋体" w:hAnsi="宋体" w:cs="宋体"/>
                <w:color w:val="000000"/>
                <w:kern w:val="0"/>
                <w:sz w:val="21"/>
                <w:szCs w:val="21"/>
              </w:rPr>
              <w:t>产业洞察智能体搭建服务，依托大模型与多源数据融合技术，为企业打造具备自主感知、分析、决策与执行能力的产业级</w:t>
            </w:r>
            <w:del w:id="925" w:author="cc" w:date="2026-05-23T12:56:49Z">
              <w:r>
                <w:rPr>
                  <w:rFonts w:ascii="宋体" w:hAnsi="宋体" w:cs="宋体"/>
                  <w:color w:val="000000"/>
                  <w:kern w:val="0"/>
                  <w:sz w:val="21"/>
                  <w:szCs w:val="21"/>
                </w:rPr>
                <w:delText xml:space="preserve"> </w:delText>
              </w:r>
            </w:del>
            <w:r>
              <w:rPr>
                <w:rFonts w:ascii="宋体" w:hAnsi="宋体" w:cs="宋体"/>
                <w:color w:val="000000"/>
                <w:kern w:val="0"/>
                <w:sz w:val="21"/>
                <w:szCs w:val="21"/>
              </w:rPr>
              <w:t>AI</w:t>
            </w:r>
            <w:del w:id="926" w:author="cc" w:date="2026-05-23T12:56:49Z">
              <w:r>
                <w:rPr>
                  <w:rFonts w:ascii="宋体" w:hAnsi="宋体" w:cs="宋体"/>
                  <w:color w:val="000000"/>
                  <w:kern w:val="0"/>
                  <w:sz w:val="21"/>
                  <w:szCs w:val="21"/>
                </w:rPr>
                <w:delText xml:space="preserve"> </w:delText>
              </w:r>
            </w:del>
            <w:r>
              <w:rPr>
                <w:rFonts w:ascii="宋体" w:hAnsi="宋体" w:cs="宋体"/>
                <w:color w:val="000000"/>
                <w:kern w:val="0"/>
                <w:sz w:val="21"/>
                <w:szCs w:val="21"/>
              </w:rPr>
              <w:t>智能体。服务覆盖从需求梳理、数据治理、知识库构建、流程编排等，可快速搭建适配行业场景的智能体，实现产业动态监测，助力区域打破信息壁垒、沉淀行业知识、提升分析效率、强化决策科学性，实现从数据到洞察、从洞察到行动的智能化闭环，全面赋能产业数字化转型与高质量发展。</w:t>
            </w:r>
          </w:p>
        </w:tc>
        <w:tc>
          <w:tcPr>
            <w:tcW w:w="43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1AC0B38">
            <w:pPr>
              <w:widowControl/>
              <w:spacing w:line="240" w:lineRule="auto"/>
              <w:jc w:val="center"/>
              <w:rPr>
                <w:rFonts w:hint="eastAsia" w:ascii="宋体" w:hAnsi="宋体" w:cs="宋体"/>
                <w:color w:val="000000"/>
                <w:kern w:val="0"/>
                <w:sz w:val="21"/>
                <w:szCs w:val="21"/>
              </w:rPr>
            </w:pPr>
            <w:r>
              <w:rPr>
                <w:rFonts w:ascii="宋体" w:hAnsi="宋体" w:cs="宋体"/>
                <w:color w:val="000000"/>
                <w:kern w:val="0"/>
                <w:sz w:val="21"/>
                <w:szCs w:val="21"/>
              </w:rPr>
              <w:t>150</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603722E2">
            <w:pPr>
              <w:widowControl/>
              <w:spacing w:line="240" w:lineRule="auto"/>
              <w:jc w:val="center"/>
              <w:rPr>
                <w:rFonts w:hint="eastAsia" w:ascii="宋体" w:hAnsi="宋体" w:cs="宋体"/>
                <w:color w:val="000000"/>
                <w:kern w:val="0"/>
                <w:sz w:val="21"/>
                <w:szCs w:val="21"/>
              </w:rPr>
            </w:pPr>
          </w:p>
        </w:tc>
      </w:tr>
      <w:tr w14:paraId="49A4D1C6">
        <w:trPr>
          <w:trHeight w:val="780" w:hRule="atLeast"/>
        </w:trPr>
        <w:tc>
          <w:tcPr>
            <w:tcW w:w="18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7E51A28">
            <w:pPr>
              <w:widowControl/>
              <w:spacing w:line="240" w:lineRule="auto"/>
              <w:jc w:val="center"/>
              <w:rPr>
                <w:rFonts w:hint="eastAsia" w:ascii="宋体" w:hAnsi="宋体" w:cs="宋体"/>
                <w:color w:val="000000"/>
                <w:kern w:val="0"/>
                <w:sz w:val="21"/>
                <w:szCs w:val="21"/>
              </w:rPr>
            </w:pPr>
            <w:r>
              <w:rPr>
                <w:rFonts w:ascii="宋体" w:hAnsi="宋体" w:cs="宋体"/>
                <w:color w:val="000000"/>
                <w:kern w:val="0"/>
                <w:sz w:val="21"/>
                <w:szCs w:val="21"/>
              </w:rPr>
              <w:t>4</w:t>
            </w:r>
          </w:p>
        </w:tc>
        <w:tc>
          <w:tcPr>
            <w:tcW w:w="499" w:type="pct"/>
            <w:vMerge w:val="continue"/>
            <w:tcBorders>
              <w:top w:val="single" w:color="000000" w:sz="4" w:space="0"/>
              <w:left w:val="single" w:color="000000" w:sz="4" w:space="0"/>
              <w:bottom w:val="single" w:color="000000" w:sz="4" w:space="0"/>
              <w:right w:val="single" w:color="000000" w:sz="4" w:space="0"/>
            </w:tcBorders>
            <w:vAlign w:val="center"/>
          </w:tcPr>
          <w:p w14:paraId="7B292E58">
            <w:pPr>
              <w:widowControl/>
              <w:spacing w:line="240" w:lineRule="auto"/>
              <w:jc w:val="left"/>
              <w:rPr>
                <w:rFonts w:hint="eastAsia" w:ascii="宋体" w:hAnsi="宋体" w:cs="宋体"/>
                <w:color w:val="000000"/>
                <w:kern w:val="0"/>
                <w:sz w:val="21"/>
                <w:szCs w:val="21"/>
              </w:rPr>
            </w:pPr>
          </w:p>
        </w:tc>
        <w:tc>
          <w:tcPr>
            <w:tcW w:w="708" w:type="pct"/>
            <w:tcBorders>
              <w:top w:val="single" w:color="000000" w:sz="4" w:space="0"/>
              <w:left w:val="single" w:color="000000" w:sz="4" w:space="0"/>
              <w:bottom w:val="single" w:color="000000" w:sz="4" w:space="0"/>
              <w:right w:val="single" w:color="000000" w:sz="4" w:space="0"/>
            </w:tcBorders>
            <w:vAlign w:val="center"/>
          </w:tcPr>
          <w:p w14:paraId="75E3E08C">
            <w:pPr>
              <w:widowControl/>
              <w:spacing w:line="240" w:lineRule="auto"/>
              <w:jc w:val="left"/>
              <w:rPr>
                <w:rFonts w:hint="eastAsia" w:ascii="宋体" w:hAnsi="宋体" w:cs="宋体"/>
                <w:color w:val="000000"/>
                <w:kern w:val="0"/>
                <w:sz w:val="21"/>
                <w:szCs w:val="21"/>
              </w:rPr>
            </w:pPr>
            <w:r>
              <w:rPr>
                <w:rFonts w:hint="eastAsia" w:ascii="宋体" w:hAnsi="宋体" w:cs="宋体"/>
                <w:color w:val="000000"/>
                <w:kern w:val="0"/>
                <w:sz w:val="21"/>
                <w:szCs w:val="21"/>
              </w:rPr>
              <w:t>AI创作智能体</w:t>
            </w:r>
          </w:p>
        </w:tc>
        <w:tc>
          <w:tcPr>
            <w:tcW w:w="713" w:type="pct"/>
            <w:tcBorders>
              <w:top w:val="single" w:color="000000" w:sz="4" w:space="0"/>
              <w:left w:val="single" w:color="000000" w:sz="4" w:space="0"/>
              <w:bottom w:val="single" w:color="000000" w:sz="4" w:space="0"/>
              <w:right w:val="single" w:color="000000" w:sz="4" w:space="0"/>
            </w:tcBorders>
            <w:vAlign w:val="center"/>
          </w:tcPr>
          <w:p w14:paraId="422A615B">
            <w:pPr>
              <w:widowControl/>
              <w:spacing w:line="240" w:lineRule="auto"/>
              <w:jc w:val="left"/>
              <w:rPr>
                <w:rFonts w:hint="eastAsia" w:ascii="宋体" w:hAnsi="宋体" w:cs="宋体"/>
                <w:color w:val="000000"/>
                <w:kern w:val="0"/>
                <w:sz w:val="21"/>
                <w:szCs w:val="21"/>
              </w:rPr>
            </w:pPr>
            <w:r>
              <w:rPr>
                <w:rFonts w:ascii="宋体" w:hAnsi="宋体" w:cs="宋体"/>
                <w:color w:val="000000"/>
                <w:kern w:val="0"/>
                <w:sz w:val="21"/>
                <w:szCs w:val="21"/>
              </w:rPr>
              <w:t>为内容创作者、制作团队及相关企业提供一个从剧本构思到成片生成的全流程智能化体验。旨在应对当前短剧市场内容需求爆发式增长与传统制作流程效率瓶颈之间的矛盾，通过深度整合人工智能技术，赋能创作者将创意快速转化为高质量的视频内容。</w:t>
            </w:r>
          </w:p>
        </w:tc>
        <w:tc>
          <w:tcPr>
            <w:tcW w:w="2137" w:type="pct"/>
            <w:tcBorders>
              <w:top w:val="single" w:color="000000" w:sz="4" w:space="0"/>
              <w:left w:val="single" w:color="000000" w:sz="4" w:space="0"/>
              <w:bottom w:val="single" w:color="000000" w:sz="4" w:space="0"/>
              <w:right w:val="single" w:color="000000" w:sz="4" w:space="0"/>
            </w:tcBorders>
            <w:vAlign w:val="center"/>
          </w:tcPr>
          <w:p w14:paraId="6EE5BBB1">
            <w:pPr>
              <w:widowControl/>
              <w:spacing w:line="240" w:lineRule="auto"/>
              <w:jc w:val="left"/>
              <w:rPr>
                <w:rFonts w:hint="eastAsia" w:ascii="宋体" w:hAnsi="宋体" w:cs="宋体"/>
                <w:color w:val="000000"/>
                <w:kern w:val="0"/>
                <w:sz w:val="21"/>
                <w:szCs w:val="21"/>
              </w:rPr>
            </w:pPr>
            <w:r>
              <w:rPr>
                <w:rFonts w:ascii="宋体" w:hAnsi="宋体" w:cs="宋体"/>
                <w:color w:val="000000"/>
                <w:kern w:val="0"/>
                <w:sz w:val="21"/>
                <w:szCs w:val="21"/>
              </w:rPr>
              <w:t>双模式创作流程智能体支持Agent与ManuAI两种创作模式。Agent模式下用户上传剧本后，系统自动解析剧本、识别角色与场景并自动生成分镜；ManuAI模式下用户跳过剧本上传，创建项目后可对资产设定、分镜等所有环节进行完全自主编辑。功能覆盖剧本生短剧、项目管理、资产管理、写实虚拟人像库、真人人像库与团队管理。剧本上传支持doc、docx、txt、pdf、md格式，可完整解析10万字以内剧本，视频比例支持16：9、9：16、4：3、3：4，适配不同发布平台需求。</w:t>
            </w:r>
            <w:r>
              <w:rPr>
                <w:rFonts w:ascii="宋体" w:hAnsi="宋体" w:cs="宋体"/>
                <w:color w:val="000000"/>
                <w:kern w:val="0"/>
                <w:sz w:val="21"/>
                <w:szCs w:val="21"/>
              </w:rPr>
              <w:br w:type="textWrapping"/>
            </w:r>
            <w:r>
              <w:rPr>
                <w:rFonts w:ascii="宋体" w:hAnsi="宋体" w:cs="宋体"/>
                <w:color w:val="000000"/>
                <w:kern w:val="0"/>
                <w:sz w:val="21"/>
                <w:szCs w:val="21"/>
              </w:rPr>
              <w:t>多风格内容创作内置写实(仿真人)、2D、3D多种创作风格，并支持用户自定义风格。涵盖2D日漫、2D韩漫、2D韩漫都市、2D乙女、2D国漫、工笔画、3D国风、3D仙侠、3D卡通、CG风格、CG赛博朋克等多种类型，满足多样化的题材表达需求。</w:t>
            </w:r>
            <w:r>
              <w:rPr>
                <w:rFonts w:ascii="宋体" w:hAnsi="宋体" w:cs="宋体"/>
                <w:color w:val="000000"/>
                <w:kern w:val="0"/>
                <w:sz w:val="21"/>
                <w:szCs w:val="21"/>
              </w:rPr>
              <w:br w:type="textWrapping"/>
            </w:r>
            <w:r>
              <w:rPr>
                <w:rFonts w:ascii="宋体" w:hAnsi="宋体" w:cs="宋体"/>
                <w:color w:val="000000"/>
                <w:kern w:val="0"/>
                <w:sz w:val="21"/>
                <w:szCs w:val="21"/>
              </w:rPr>
              <w:t>智能资产设定资产设定环节支持自动从剧本中提取主角、重要配角及其他角色，并基于剧本描写自动生成角色主形象，用户可检查或二次生成。用户资产(含角色、场景、道具)支持AI生成、资产库选取、本地上传三种交互方式；支持为角色添加新的变装形象，输入变装名称即可生成变装图片；分镜角色默认生成音色，支持上传不超过5秒的自定义音色。</w:t>
            </w:r>
            <w:r>
              <w:rPr>
                <w:rFonts w:ascii="宋体" w:hAnsi="宋体" w:cs="宋体"/>
                <w:color w:val="000000"/>
                <w:kern w:val="0"/>
                <w:sz w:val="21"/>
                <w:szCs w:val="21"/>
              </w:rPr>
              <w:br w:type="textWrapping"/>
            </w:r>
            <w:r>
              <w:rPr>
                <w:rFonts w:ascii="宋体" w:hAnsi="宋体" w:cs="宋体"/>
                <w:color w:val="000000"/>
                <w:kern w:val="0"/>
                <w:sz w:val="21"/>
                <w:szCs w:val="21"/>
              </w:rPr>
              <w:t>写实虚拟人像库内置写实虚拟人像库资产，用户在签订人像素材合规使用承诺函后，可使用写实人像库快速创建写实类画风项目，降低写实短剧的人像合规与素材准备门槛。</w:t>
            </w:r>
            <w:r>
              <w:rPr>
                <w:rFonts w:ascii="宋体" w:hAnsi="宋体" w:cs="宋体"/>
                <w:color w:val="000000"/>
                <w:kern w:val="0"/>
                <w:sz w:val="21"/>
                <w:szCs w:val="21"/>
              </w:rPr>
              <w:br w:type="textWrapping"/>
            </w:r>
            <w:r>
              <w:rPr>
                <w:rFonts w:ascii="宋体" w:hAnsi="宋体" w:cs="宋体"/>
                <w:color w:val="000000"/>
                <w:kern w:val="0"/>
                <w:sz w:val="21"/>
                <w:szCs w:val="21"/>
              </w:rPr>
              <w:t>真人人像库支持用户创建专属的真人人像组。用户完成活体认证并获得授权后，可在人像组内上传多张人像素材。在短剧创作的设定阶段可直接选用真人人像素材作为角色图，实现真人化身短剧主角的个性化创作。</w:t>
            </w:r>
            <w:r>
              <w:rPr>
                <w:rFonts w:ascii="宋体" w:hAnsi="宋体" w:cs="宋体"/>
                <w:color w:val="000000"/>
                <w:kern w:val="0"/>
                <w:sz w:val="21"/>
                <w:szCs w:val="21"/>
              </w:rPr>
              <w:br w:type="textWrapping"/>
            </w:r>
            <w:r>
              <w:rPr>
                <w:rFonts w:ascii="宋体" w:hAnsi="宋体" w:cs="宋体"/>
                <w:color w:val="000000"/>
                <w:kern w:val="0"/>
                <w:sz w:val="21"/>
                <w:szCs w:val="21"/>
              </w:rPr>
              <w:t>多模态视频生成视频生成大模型支持全能参考模式，可上传图片、音频、视频等多模态素材作为参考。视频分辨率支持720P、1080P高清生成，画面清晰度不低于95%，无明显模糊与噪点，保障专业级输出质量。</w:t>
            </w:r>
            <w:r>
              <w:rPr>
                <w:rFonts w:ascii="宋体" w:hAnsi="宋体" w:cs="宋体"/>
                <w:color w:val="000000"/>
                <w:kern w:val="0"/>
                <w:sz w:val="21"/>
                <w:szCs w:val="21"/>
              </w:rPr>
              <w:br w:type="textWrapping"/>
            </w:r>
            <w:r>
              <w:rPr>
                <w:rFonts w:ascii="宋体" w:hAnsi="宋体" w:cs="宋体"/>
                <w:color w:val="000000"/>
                <w:kern w:val="0"/>
                <w:sz w:val="21"/>
                <w:szCs w:val="21"/>
              </w:rPr>
              <w:t>智能分镜生成分镜视频生成环节，系统按剧集、场次自动拆解剧本，在每一集中支持逐条生成单个分镜或批量生成。系统自动匹配每条分镜对应的出镜角色、场景及视频提示词，用户可直接生成，也可在生成前进行调整，实现"一键成片"与精细化创作的灵活切换。</w:t>
            </w:r>
            <w:r>
              <w:rPr>
                <w:rFonts w:ascii="宋体" w:hAnsi="宋体" w:cs="宋体"/>
                <w:color w:val="000000"/>
                <w:kern w:val="0"/>
                <w:sz w:val="21"/>
                <w:szCs w:val="21"/>
              </w:rPr>
              <w:br w:type="textWrapping"/>
            </w:r>
            <w:r>
              <w:rPr>
                <w:rFonts w:ascii="宋体" w:hAnsi="宋体" w:cs="宋体"/>
                <w:color w:val="000000"/>
                <w:kern w:val="0"/>
                <w:sz w:val="21"/>
                <w:szCs w:val="21"/>
              </w:rPr>
              <w:t>分镜预览与二次编辑支持分镜视频预览展示，用户可将分镜视频全部导出至线下完成二次编辑，或一键导出至主流剪辑工具的草稿格式，在剪辑平台完成后期合成，实现AI生成与专业剪辑工具的无缝衔接。</w:t>
            </w:r>
            <w:r>
              <w:rPr>
                <w:rFonts w:ascii="宋体" w:hAnsi="宋体" w:cs="宋体"/>
                <w:color w:val="000000"/>
                <w:kern w:val="0"/>
                <w:sz w:val="21"/>
                <w:szCs w:val="21"/>
              </w:rPr>
              <w:br w:type="textWrapping"/>
            </w:r>
            <w:r>
              <w:rPr>
                <w:rFonts w:ascii="宋体" w:hAnsi="宋体" w:cs="宋体"/>
                <w:color w:val="000000"/>
                <w:kern w:val="0"/>
                <w:sz w:val="21"/>
                <w:szCs w:val="21"/>
              </w:rPr>
              <w:t>多人团队协作原生支持多人团队协作，导演、分镜师、剪辑师等多角色可在同一项目中无缝流转，无需反复传递资产文件。每个项目产生的角色、场景等资产均可沉淀入团队资产库，供后续项目持续复用，形成可积累的团队创作资产。</w:t>
            </w:r>
            <w:r>
              <w:rPr>
                <w:rFonts w:ascii="宋体" w:hAnsi="宋体" w:cs="宋体"/>
                <w:color w:val="000000"/>
                <w:kern w:val="0"/>
                <w:sz w:val="21"/>
                <w:szCs w:val="21"/>
              </w:rPr>
              <w:br w:type="textWrapping"/>
            </w:r>
            <w:r>
              <w:rPr>
                <w:rFonts w:ascii="宋体" w:hAnsi="宋体" w:cs="宋体"/>
                <w:color w:val="000000"/>
                <w:kern w:val="0"/>
                <w:sz w:val="21"/>
                <w:szCs w:val="21"/>
              </w:rPr>
              <w:t>团队与权限管理支持自定义创建团队，多个子账号协同完成短剧项目，可为不同等级账号设定不同权限，适配工作室、企业、产业园区等不同规模的组织协同需求。</w:t>
            </w:r>
            <w:r>
              <w:rPr>
                <w:rFonts w:ascii="宋体" w:hAnsi="宋体" w:cs="宋体"/>
                <w:color w:val="000000"/>
                <w:kern w:val="0"/>
                <w:sz w:val="21"/>
                <w:szCs w:val="21"/>
              </w:rPr>
              <w:br w:type="textWrapping"/>
            </w:r>
            <w:r>
              <w:rPr>
                <w:rFonts w:ascii="宋体" w:hAnsi="宋体" w:cs="宋体"/>
                <w:color w:val="000000"/>
                <w:kern w:val="0"/>
                <w:sz w:val="21"/>
                <w:szCs w:val="21"/>
              </w:rPr>
              <w:t>多维度积分报表支持团队、子账号、项目、时间多维度积分报表，数据细化至单张图片、单条视频的消耗明细，便于精细化对账与成本管理</w:t>
            </w:r>
            <w:r>
              <w:rPr>
                <w:rFonts w:ascii="宋体" w:hAnsi="宋体" w:cs="宋体"/>
                <w:color w:val="000000"/>
                <w:kern w:val="0"/>
                <w:sz w:val="21"/>
                <w:szCs w:val="21"/>
              </w:rPr>
              <w:br w:type="textWrapping"/>
            </w:r>
            <w:r>
              <w:rPr>
                <w:rFonts w:ascii="宋体" w:hAnsi="宋体" w:cs="宋体"/>
                <w:color w:val="000000"/>
                <w:kern w:val="0"/>
                <w:sz w:val="21"/>
                <w:szCs w:val="21"/>
              </w:rPr>
              <w:t>。</w:t>
            </w:r>
          </w:p>
        </w:tc>
        <w:tc>
          <w:tcPr>
            <w:tcW w:w="43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E5E7B1F">
            <w:pPr>
              <w:widowControl/>
              <w:spacing w:line="240" w:lineRule="auto"/>
              <w:jc w:val="center"/>
              <w:rPr>
                <w:rFonts w:hint="eastAsia" w:ascii="宋体" w:hAnsi="宋体" w:cs="宋体"/>
                <w:color w:val="000000"/>
                <w:kern w:val="0"/>
                <w:sz w:val="21"/>
                <w:szCs w:val="21"/>
              </w:rPr>
            </w:pPr>
            <w:r>
              <w:rPr>
                <w:rFonts w:ascii="宋体" w:hAnsi="宋体" w:cs="宋体"/>
                <w:color w:val="000000"/>
                <w:kern w:val="0"/>
                <w:sz w:val="21"/>
                <w:szCs w:val="21"/>
              </w:rPr>
              <w:t>360</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09A63DFD">
            <w:pPr>
              <w:widowControl/>
              <w:spacing w:line="240" w:lineRule="auto"/>
              <w:jc w:val="center"/>
              <w:rPr>
                <w:rFonts w:hint="eastAsia" w:ascii="宋体" w:hAnsi="宋体" w:cs="宋体"/>
                <w:color w:val="000000"/>
                <w:kern w:val="0"/>
                <w:sz w:val="21"/>
                <w:szCs w:val="21"/>
              </w:rPr>
            </w:pPr>
          </w:p>
        </w:tc>
      </w:tr>
      <w:tr w14:paraId="32A281F5">
        <w:trPr>
          <w:trHeight w:val="400" w:hRule="atLeast"/>
        </w:trPr>
        <w:tc>
          <w:tcPr>
            <w:tcW w:w="18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31081FA">
            <w:pPr>
              <w:widowControl/>
              <w:spacing w:line="240" w:lineRule="auto"/>
              <w:jc w:val="center"/>
              <w:rPr>
                <w:rFonts w:hint="eastAsia" w:ascii="宋体" w:hAnsi="宋体" w:cs="宋体"/>
                <w:color w:val="000000"/>
                <w:kern w:val="0"/>
                <w:sz w:val="21"/>
                <w:szCs w:val="21"/>
              </w:rPr>
            </w:pPr>
            <w:r>
              <w:rPr>
                <w:rFonts w:ascii="宋体" w:hAnsi="宋体" w:cs="宋体"/>
                <w:color w:val="000000"/>
                <w:kern w:val="0"/>
                <w:sz w:val="21"/>
                <w:szCs w:val="21"/>
              </w:rPr>
              <w:t>5</w:t>
            </w:r>
          </w:p>
        </w:tc>
        <w:tc>
          <w:tcPr>
            <w:tcW w:w="499" w:type="pct"/>
            <w:vMerge w:val="continue"/>
            <w:tcBorders>
              <w:top w:val="single" w:color="000000" w:sz="4" w:space="0"/>
              <w:left w:val="single" w:color="000000" w:sz="4" w:space="0"/>
              <w:bottom w:val="single" w:color="000000" w:sz="4" w:space="0"/>
              <w:right w:val="single" w:color="000000" w:sz="4" w:space="0"/>
            </w:tcBorders>
            <w:vAlign w:val="center"/>
          </w:tcPr>
          <w:p w14:paraId="3B5746FC">
            <w:pPr>
              <w:widowControl/>
              <w:spacing w:line="240" w:lineRule="auto"/>
              <w:jc w:val="left"/>
              <w:rPr>
                <w:rFonts w:hint="eastAsia" w:ascii="宋体" w:hAnsi="宋体" w:cs="宋体"/>
                <w:color w:val="000000"/>
                <w:kern w:val="0"/>
                <w:sz w:val="21"/>
                <w:szCs w:val="21"/>
              </w:rPr>
            </w:pPr>
          </w:p>
        </w:tc>
        <w:tc>
          <w:tcPr>
            <w:tcW w:w="708" w:type="pct"/>
            <w:tcBorders>
              <w:top w:val="single" w:color="000000" w:sz="4" w:space="0"/>
              <w:left w:val="single" w:color="000000" w:sz="4" w:space="0"/>
              <w:bottom w:val="single" w:color="000000" w:sz="4" w:space="0"/>
              <w:right w:val="single" w:color="000000" w:sz="4" w:space="0"/>
            </w:tcBorders>
            <w:vAlign w:val="center"/>
          </w:tcPr>
          <w:p w14:paraId="1E4B125B">
            <w:pPr>
              <w:widowControl/>
              <w:spacing w:line="240" w:lineRule="auto"/>
              <w:jc w:val="left"/>
              <w:rPr>
                <w:rFonts w:hint="eastAsia" w:ascii="宋体" w:hAnsi="宋体" w:cs="宋体"/>
                <w:color w:val="000000"/>
                <w:kern w:val="0"/>
                <w:sz w:val="21"/>
                <w:szCs w:val="21"/>
              </w:rPr>
            </w:pPr>
            <w:r>
              <w:rPr>
                <w:rFonts w:hint="eastAsia" w:ascii="宋体" w:hAnsi="宋体" w:cs="宋体"/>
                <w:color w:val="000000"/>
                <w:kern w:val="0"/>
                <w:sz w:val="21"/>
                <w:szCs w:val="21"/>
              </w:rPr>
              <w:t>内容编辑智能体</w:t>
            </w:r>
          </w:p>
        </w:tc>
        <w:tc>
          <w:tcPr>
            <w:tcW w:w="713" w:type="pct"/>
            <w:tcBorders>
              <w:top w:val="single" w:color="000000" w:sz="4" w:space="0"/>
              <w:left w:val="single" w:color="000000" w:sz="4" w:space="0"/>
              <w:bottom w:val="single" w:color="000000" w:sz="4" w:space="0"/>
              <w:right w:val="single" w:color="000000" w:sz="4" w:space="0"/>
            </w:tcBorders>
            <w:vAlign w:val="center"/>
          </w:tcPr>
          <w:p w14:paraId="410BFA9C">
            <w:pPr>
              <w:widowControl/>
              <w:spacing w:line="240" w:lineRule="auto"/>
              <w:jc w:val="left"/>
              <w:rPr>
                <w:rFonts w:hint="eastAsia" w:ascii="宋体" w:hAnsi="宋体" w:cs="宋体"/>
                <w:color w:val="000000"/>
                <w:kern w:val="0"/>
                <w:sz w:val="21"/>
                <w:szCs w:val="21"/>
              </w:rPr>
            </w:pPr>
            <w:r>
              <w:rPr>
                <w:rFonts w:ascii="宋体" w:hAnsi="宋体" w:cs="宋体"/>
                <w:color w:val="000000"/>
                <w:kern w:val="0"/>
                <w:sz w:val="21"/>
                <w:szCs w:val="21"/>
              </w:rPr>
              <w:t>支持涵盖自媒体创作者、剪辑师、广告销售从业者、中小企业主等各类人群。具有视频切割、变速、倒放、转场等功能；提供滤镜、特效、变声、字幕等效果；支持抠像和画布调整；有丰富的字体和素材库。</w:t>
            </w:r>
          </w:p>
        </w:tc>
        <w:tc>
          <w:tcPr>
            <w:tcW w:w="2137" w:type="pct"/>
            <w:tcBorders>
              <w:top w:val="single" w:color="000000" w:sz="4" w:space="0"/>
              <w:left w:val="single" w:color="000000" w:sz="4" w:space="0"/>
              <w:bottom w:val="single" w:color="000000" w:sz="4" w:space="0"/>
              <w:right w:val="single" w:color="000000" w:sz="4" w:space="0"/>
            </w:tcBorders>
            <w:vAlign w:val="center"/>
          </w:tcPr>
          <w:p w14:paraId="039A0C71">
            <w:pPr>
              <w:widowControl/>
              <w:spacing w:after="240" w:line="240" w:lineRule="auto"/>
              <w:jc w:val="left"/>
              <w:rPr>
                <w:rFonts w:hint="eastAsia" w:ascii="宋体" w:hAnsi="宋体" w:cs="宋体"/>
                <w:color w:val="000000"/>
                <w:kern w:val="0"/>
                <w:sz w:val="21"/>
                <w:szCs w:val="21"/>
              </w:rPr>
            </w:pPr>
            <w:r>
              <w:rPr>
                <w:rFonts w:ascii="宋体" w:hAnsi="宋体" w:cs="宋体"/>
                <w:color w:val="000000"/>
                <w:kern w:val="0"/>
                <w:sz w:val="21"/>
                <w:szCs w:val="21"/>
              </w:rPr>
              <w:t>多轨道剪辑与基础处理：支持对视频、音频、图片、文字、字幕、贴纸、特效、转场等多类型素材进行多轨道裁剪与编辑，具备视频切割、变速、倒放、转场等基础剪辑能力，并提供丰富的曲线变速效果，满足从简单拼接到复杂叙事的全场景剪辑需求；同时提供剪辑效果实时同步预览，支持逐帧预览，让用户在编辑过程中即时查看效果，大幅提升调整精度与创作效率。</w:t>
            </w:r>
            <w:r>
              <w:rPr>
                <w:rFonts w:ascii="宋体" w:hAnsi="宋体" w:cs="宋体"/>
                <w:color w:val="000000"/>
                <w:kern w:val="0"/>
                <w:sz w:val="21"/>
                <w:szCs w:val="21"/>
              </w:rPr>
              <w:br w:type="textWrapping"/>
            </w:r>
            <w:r>
              <w:rPr>
                <w:rFonts w:ascii="宋体" w:hAnsi="宋体" w:cs="宋体"/>
                <w:color w:val="000000"/>
                <w:kern w:val="0"/>
                <w:sz w:val="21"/>
                <w:szCs w:val="21"/>
              </w:rPr>
              <w:t>效果增强与素材资源：提供滤镜、特效、变声、字幕等多样化视觉与声音效果，支持抠像和画布尺寸调整，可灵活适配横屏、竖屏、方屏等多种发布规格，实现“一次剪辑、多端适配”；内置丰富的字体资源与素材库，涵盖音视频、贴纸、特效、模板等多种类型，并与主流互联网平台同步，可直接使用平台收藏音乐，降低素材准备成本、丰富作品表现力。</w:t>
            </w:r>
            <w:r>
              <w:rPr>
                <w:rFonts w:ascii="宋体" w:hAnsi="宋体" w:cs="宋体"/>
                <w:color w:val="000000"/>
                <w:kern w:val="0"/>
                <w:sz w:val="21"/>
                <w:szCs w:val="21"/>
              </w:rPr>
              <w:br w:type="textWrapping"/>
            </w:r>
            <w:r>
              <w:rPr>
                <w:rFonts w:ascii="宋体" w:hAnsi="宋体" w:cs="宋体"/>
                <w:color w:val="000000"/>
                <w:kern w:val="0"/>
                <w:sz w:val="21"/>
                <w:szCs w:val="21"/>
              </w:rPr>
              <w:t>智能创作辅助：提供图文成片、创作脚本、提词器、录屏等智能创作功能，用户输入文字即可智能生成视频成片，在拍摄与剪辑前可快速搭建脚本框架，在口播、解说、教程演示等场景中获得提词与录屏支撑，显著降低创作门槛、提升从文案到成片的转化效率。</w:t>
            </w:r>
            <w:r>
              <w:rPr>
                <w:rFonts w:ascii="宋体" w:hAnsi="宋体" w:cs="宋体"/>
                <w:color w:val="000000"/>
                <w:kern w:val="0"/>
                <w:sz w:val="21"/>
                <w:szCs w:val="21"/>
              </w:rPr>
              <w:br w:type="textWrapping"/>
            </w:r>
            <w:r>
              <w:rPr>
                <w:rFonts w:ascii="宋体" w:hAnsi="宋体" w:cs="宋体"/>
                <w:color w:val="000000"/>
                <w:kern w:val="0"/>
                <w:sz w:val="21"/>
                <w:szCs w:val="21"/>
              </w:rPr>
              <w:t>多端协同与团队管理：支持多端口、跨平台使用，用户可在桌面端深度编辑、移动端轻量调整，适配灵活多变的创作场景；同时支持企业人员身份管理，可进行企业内成员的增减、身份变更与企业移交等操作，满足企业级用户在团队组建、人员流转和协同剪辑等方面的管理需求。</w:t>
            </w:r>
            <w:r>
              <w:rPr>
                <w:rFonts w:ascii="宋体" w:hAnsi="宋体" w:cs="宋体"/>
                <w:color w:val="000000"/>
                <w:kern w:val="0"/>
                <w:sz w:val="21"/>
                <w:szCs w:val="21"/>
              </w:rPr>
              <w:br w:type="textWrapping"/>
            </w:r>
            <w:r>
              <w:rPr>
                <w:rFonts w:ascii="宋体" w:hAnsi="宋体" w:cs="宋体"/>
                <w:color w:val="000000"/>
                <w:kern w:val="0"/>
                <w:sz w:val="21"/>
                <w:szCs w:val="21"/>
              </w:rPr>
              <w:t>版权校验与合规保障：在编辑器内添加平台素材库提供的素材时，系统自动校验素材版权状态，对无版权素材给出相应提示，帮助用户规避使用合规风险；通过素材库与版权校验机制的联动，为创作者与企业用户提供安全、合规的创作环境，避免因素材使用不当而引发的版权纠纷，保障作品的可持续运营与商业化使用</w:t>
            </w:r>
          </w:p>
        </w:tc>
        <w:tc>
          <w:tcPr>
            <w:tcW w:w="43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7DBEF64">
            <w:pPr>
              <w:widowControl/>
              <w:spacing w:line="240" w:lineRule="auto"/>
              <w:jc w:val="center"/>
              <w:rPr>
                <w:rFonts w:hint="eastAsia" w:ascii="宋体" w:hAnsi="宋体" w:cs="宋体"/>
                <w:color w:val="000000"/>
                <w:kern w:val="0"/>
                <w:sz w:val="21"/>
                <w:szCs w:val="21"/>
              </w:rPr>
            </w:pPr>
            <w:r>
              <w:rPr>
                <w:rFonts w:ascii="宋体" w:hAnsi="宋体" w:cs="宋体"/>
                <w:color w:val="000000"/>
                <w:kern w:val="0"/>
                <w:sz w:val="21"/>
                <w:szCs w:val="21"/>
              </w:rPr>
              <w:t>70</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5B7BACD6">
            <w:pPr>
              <w:widowControl/>
              <w:spacing w:line="240" w:lineRule="auto"/>
              <w:jc w:val="center"/>
              <w:rPr>
                <w:rFonts w:hint="eastAsia" w:ascii="宋体" w:hAnsi="宋体" w:cs="宋体"/>
                <w:color w:val="000000"/>
                <w:kern w:val="0"/>
                <w:sz w:val="21"/>
                <w:szCs w:val="21"/>
              </w:rPr>
            </w:pPr>
          </w:p>
        </w:tc>
      </w:tr>
      <w:tr w14:paraId="5B1C99F7">
        <w:trPr>
          <w:trHeight w:val="400" w:hRule="atLeast"/>
        </w:trPr>
        <w:tc>
          <w:tcPr>
            <w:tcW w:w="18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F606348">
            <w:pPr>
              <w:widowControl/>
              <w:spacing w:line="240" w:lineRule="auto"/>
              <w:jc w:val="center"/>
              <w:rPr>
                <w:rFonts w:hint="eastAsia" w:ascii="宋体" w:hAnsi="宋体" w:cs="宋体"/>
                <w:color w:val="000000"/>
                <w:kern w:val="0"/>
                <w:sz w:val="21"/>
                <w:szCs w:val="21"/>
              </w:rPr>
            </w:pPr>
            <w:r>
              <w:rPr>
                <w:rFonts w:ascii="宋体" w:hAnsi="宋体" w:cs="宋体"/>
                <w:color w:val="000000"/>
                <w:kern w:val="0"/>
                <w:sz w:val="21"/>
                <w:szCs w:val="21"/>
              </w:rPr>
              <w:t>6</w:t>
            </w:r>
          </w:p>
        </w:tc>
        <w:tc>
          <w:tcPr>
            <w:tcW w:w="499" w:type="pct"/>
            <w:vMerge w:val="continue"/>
            <w:tcBorders>
              <w:top w:val="single" w:color="000000" w:sz="4" w:space="0"/>
              <w:left w:val="single" w:color="000000" w:sz="4" w:space="0"/>
              <w:bottom w:val="single" w:color="000000" w:sz="4" w:space="0"/>
              <w:right w:val="single" w:color="000000" w:sz="4" w:space="0"/>
            </w:tcBorders>
            <w:vAlign w:val="center"/>
          </w:tcPr>
          <w:p w14:paraId="4FCD7B60">
            <w:pPr>
              <w:widowControl/>
              <w:spacing w:line="240" w:lineRule="auto"/>
              <w:jc w:val="left"/>
              <w:rPr>
                <w:rFonts w:hint="eastAsia" w:ascii="宋体" w:hAnsi="宋体" w:cs="宋体"/>
                <w:color w:val="000000"/>
                <w:kern w:val="0"/>
                <w:sz w:val="21"/>
                <w:szCs w:val="21"/>
              </w:rPr>
            </w:pPr>
          </w:p>
        </w:tc>
        <w:tc>
          <w:tcPr>
            <w:tcW w:w="708" w:type="pct"/>
            <w:tcBorders>
              <w:top w:val="single" w:color="000000" w:sz="4" w:space="0"/>
              <w:left w:val="single" w:color="000000" w:sz="4" w:space="0"/>
              <w:bottom w:val="single" w:color="000000" w:sz="4" w:space="0"/>
              <w:right w:val="single" w:color="000000" w:sz="4" w:space="0"/>
            </w:tcBorders>
            <w:vAlign w:val="center"/>
          </w:tcPr>
          <w:p w14:paraId="1902F0E3">
            <w:pPr>
              <w:widowControl/>
              <w:spacing w:line="240" w:lineRule="auto"/>
              <w:jc w:val="left"/>
              <w:rPr>
                <w:rFonts w:hint="eastAsia" w:ascii="宋体" w:hAnsi="宋体" w:cs="宋体"/>
                <w:color w:val="000000"/>
                <w:kern w:val="0"/>
                <w:sz w:val="21"/>
                <w:szCs w:val="21"/>
              </w:rPr>
            </w:pPr>
            <w:r>
              <w:rPr>
                <w:rFonts w:ascii="宋体" w:hAnsi="宋体" w:cs="宋体"/>
                <w:color w:val="000000"/>
                <w:kern w:val="0"/>
                <w:sz w:val="21"/>
                <w:szCs w:val="21"/>
              </w:rPr>
              <w:t>智能编码智能体</w:t>
            </w:r>
          </w:p>
        </w:tc>
        <w:tc>
          <w:tcPr>
            <w:tcW w:w="713" w:type="pct"/>
            <w:tcBorders>
              <w:top w:val="single" w:color="000000" w:sz="4" w:space="0"/>
              <w:left w:val="single" w:color="000000" w:sz="4" w:space="0"/>
              <w:bottom w:val="single" w:color="000000" w:sz="4" w:space="0"/>
              <w:right w:val="single" w:color="000000" w:sz="4" w:space="0"/>
            </w:tcBorders>
            <w:vAlign w:val="center"/>
          </w:tcPr>
          <w:p w14:paraId="20DFF43B">
            <w:pPr>
              <w:widowControl/>
              <w:spacing w:line="240" w:lineRule="auto"/>
              <w:jc w:val="left"/>
              <w:rPr>
                <w:rFonts w:hint="eastAsia" w:ascii="宋体" w:hAnsi="宋体" w:cs="宋体"/>
                <w:color w:val="000000"/>
                <w:kern w:val="0"/>
                <w:sz w:val="21"/>
                <w:szCs w:val="21"/>
              </w:rPr>
            </w:pPr>
            <w:r>
              <w:rPr>
                <w:rFonts w:ascii="宋体" w:hAnsi="宋体" w:cs="宋体"/>
                <w:color w:val="000000"/>
                <w:kern w:val="0"/>
                <w:sz w:val="21"/>
                <w:szCs w:val="21"/>
              </w:rPr>
              <w:t>面向东湖高新区企业研发团队、产业园区入驻企业及产业服务机构，覆盖企业自有软件研发、产业数字化转型、政务与产业协同系统建设等场景，提供更贴合日常研发与项目交付需求的智能编码支持能力。该智能体以AI原生集成开发环境(IDE)、代码上下文理解和大模型能力为基础，围绕软件工程全生命周期，形成需求理解、代码生成、代码补全、自主调试、工程协作和安全管控等核心能力。</w:t>
            </w:r>
          </w:p>
        </w:tc>
        <w:tc>
          <w:tcPr>
            <w:tcW w:w="2137" w:type="pct"/>
            <w:tcBorders>
              <w:top w:val="single" w:color="000000" w:sz="4" w:space="0"/>
              <w:left w:val="single" w:color="000000" w:sz="4" w:space="0"/>
              <w:bottom w:val="single" w:color="000000" w:sz="4" w:space="0"/>
              <w:right w:val="single" w:color="000000" w:sz="4" w:space="0"/>
            </w:tcBorders>
            <w:vAlign w:val="center"/>
          </w:tcPr>
          <w:p w14:paraId="4AA94503">
            <w:pPr>
              <w:widowControl/>
              <w:spacing w:after="240" w:line="240" w:lineRule="auto"/>
              <w:jc w:val="left"/>
              <w:rPr>
                <w:rFonts w:hint="eastAsia" w:ascii="宋体" w:hAnsi="宋体" w:cs="宋体"/>
                <w:color w:val="000000"/>
                <w:kern w:val="0"/>
                <w:sz w:val="21"/>
                <w:szCs w:val="21"/>
              </w:rPr>
            </w:pPr>
            <w:r>
              <w:rPr>
                <w:rFonts w:ascii="宋体" w:hAnsi="宋体" w:cs="宋体"/>
                <w:color w:val="000000"/>
                <w:kern w:val="0"/>
                <w:sz w:val="21"/>
                <w:szCs w:val="21"/>
              </w:rPr>
              <w:t>多层级知识与上下文体系：智能体要构建产业通用研发知识库+企业组织级知识库+开发者个人定制化上下文。</w:t>
            </w:r>
            <w:r>
              <w:rPr>
                <w:rFonts w:ascii="宋体" w:hAnsi="宋体" w:cs="宋体"/>
                <w:color w:val="000000"/>
                <w:kern w:val="0"/>
                <w:sz w:val="21"/>
                <w:szCs w:val="21"/>
              </w:rPr>
              <w:br w:type="textWrapping"/>
            </w:r>
            <w:r>
              <w:rPr>
                <w:rFonts w:ascii="宋体" w:hAnsi="宋体" w:cs="宋体"/>
                <w:color w:val="000000"/>
                <w:kern w:val="0"/>
                <w:sz w:val="21"/>
                <w:szCs w:val="21"/>
              </w:rPr>
              <w:t>AI原生集成开发环境：提供AI原生IDE形态，集成代码编辑、智能补全、调试运行、版本控制等一体化工具链。</w:t>
            </w:r>
            <w:r>
              <w:rPr>
                <w:rFonts w:ascii="宋体" w:hAnsi="宋体" w:cs="宋体"/>
                <w:color w:val="000000"/>
                <w:kern w:val="0"/>
                <w:sz w:val="21"/>
                <w:szCs w:val="21"/>
              </w:rPr>
              <w:br w:type="textWrapping"/>
            </w:r>
            <w:r>
              <w:rPr>
                <w:rFonts w:ascii="宋体" w:hAnsi="宋体" w:cs="宋体"/>
                <w:color w:val="000000"/>
                <w:kern w:val="0"/>
                <w:sz w:val="21"/>
                <w:szCs w:val="21"/>
              </w:rPr>
              <w:t>智能代码补全与链式编辑：智能体提供基于深度上下文感知的代码补全能力，支持代码续写、多行修改、修改点预测和修改点跳转等基础功能，通过分析最近的代码修改、浏览记录、Linter错误等信息，自动预测后续可能的修改点。</w:t>
            </w:r>
            <w:r>
              <w:rPr>
                <w:rFonts w:ascii="宋体" w:hAnsi="宋体" w:cs="宋体"/>
                <w:color w:val="000000"/>
                <w:kern w:val="0"/>
                <w:sz w:val="21"/>
                <w:szCs w:val="21"/>
              </w:rPr>
              <w:br w:type="textWrapping"/>
            </w:r>
            <w:r>
              <w:rPr>
                <w:rFonts w:ascii="宋体" w:hAnsi="宋体" w:cs="宋体"/>
                <w:color w:val="000000"/>
                <w:kern w:val="0"/>
                <w:sz w:val="21"/>
                <w:szCs w:val="21"/>
              </w:rPr>
              <w:t>多模态对话与行内交互：智能体支持侧边对话和行内对话两种交互方式。侧边对话用于回答编码问题、讲解代码仓库、生成代码片段、修复错误等长链路任务；行内对话内嵌于编辑器，支持在光标处或选中代码后唤起，便于在编码心流中快速完成添加注释、解释代码、优化代码等局部任务。</w:t>
            </w:r>
            <w:r>
              <w:rPr>
                <w:rFonts w:ascii="宋体" w:hAnsi="宋体" w:cs="宋体"/>
                <w:color w:val="000000"/>
                <w:kern w:val="0"/>
                <w:sz w:val="21"/>
                <w:szCs w:val="21"/>
              </w:rPr>
              <w:br w:type="textWrapping"/>
            </w:r>
            <w:r>
              <w:rPr>
                <w:rFonts w:ascii="宋体" w:hAnsi="宋体" w:cs="宋体"/>
                <w:color w:val="000000"/>
                <w:kern w:val="0"/>
                <w:sz w:val="21"/>
                <w:szCs w:val="21"/>
              </w:rPr>
              <w:t>自主智能体与自定义编排：能够独立探索代码库，识别相关文件并进行必要修改；具备完整工具访问权限，可自主调用搜索、编辑、创建文件及运行终端命令等全部工具；具备上下文理解能力，建立对项目结构和依赖关系的全面认识；具备多步骤规划能力，将复杂任务拆分为可执行步骤并按顺序处理。</w:t>
            </w:r>
            <w:r>
              <w:rPr>
                <w:rFonts w:ascii="宋体" w:hAnsi="宋体" w:cs="宋体"/>
                <w:color w:val="000000"/>
                <w:kern w:val="0"/>
                <w:sz w:val="21"/>
                <w:szCs w:val="21"/>
              </w:rPr>
              <w:br w:type="textWrapping"/>
            </w:r>
            <w:r>
              <w:rPr>
                <w:rFonts w:ascii="宋体" w:hAnsi="宋体" w:cs="宋体"/>
                <w:color w:val="000000"/>
                <w:kern w:val="0"/>
                <w:sz w:val="21"/>
                <w:szCs w:val="21"/>
              </w:rPr>
              <w:t>大上下文与复杂任务模式：提供大上下文运行模式：上下文窗口可扩展至20万Token级别，单次任务支持百轮级工具调用，一次可读取数百行文件，适配大型复杂项目初稿快速生成、长篇PRD与合规协议的解析落地、跨模块跨文件的代码理解与重构、复杂交互或多步骤流程的自动化脚本生成、CI/CD流程编排，以及实时交互式开发的上下文保持等场景。</w:t>
            </w:r>
            <w:r>
              <w:rPr>
                <w:rFonts w:ascii="宋体" w:hAnsi="宋体" w:cs="宋体"/>
                <w:color w:val="000000"/>
                <w:kern w:val="0"/>
                <w:sz w:val="21"/>
                <w:szCs w:val="21"/>
              </w:rPr>
              <w:br w:type="textWrapping"/>
            </w:r>
            <w:r>
              <w:rPr>
                <w:rFonts w:ascii="宋体" w:hAnsi="宋体" w:cs="宋体"/>
                <w:color w:val="000000"/>
                <w:kern w:val="0"/>
                <w:sz w:val="21"/>
                <w:szCs w:val="21"/>
              </w:rPr>
              <w:t>自动运行与沙箱安全管控：智能体提供自动运行能力，作用于所有智能体的工具调用与终端命令，并支持白名单、黑名单及高风险命令的细粒度策略配置；同时提供沙箱机制，实施文件访问控制和高风险命令运行策略，在跨平台环境下保障开发主机与企业代码资产的安全。</w:t>
            </w:r>
            <w:r>
              <w:rPr>
                <w:rFonts w:ascii="宋体" w:hAnsi="宋体" w:cs="宋体"/>
                <w:color w:val="000000"/>
                <w:kern w:val="0"/>
                <w:sz w:val="21"/>
                <w:szCs w:val="21"/>
              </w:rPr>
              <w:br w:type="textWrapping"/>
            </w:r>
            <w:r>
              <w:rPr>
                <w:rFonts w:ascii="宋体" w:hAnsi="宋体" w:cs="宋体"/>
                <w:color w:val="000000"/>
                <w:kern w:val="0"/>
                <w:sz w:val="21"/>
                <w:szCs w:val="21"/>
              </w:rPr>
              <w:t>工程级代码审查与质量管控：可对用户提交的代码内容进行审查与校验。不能仅看语法错误，还要对整体架构脉络、模块依赖、命名一致性、异常处理、日志规范、敏感信息泄露及代码重复等方面进行深度识别，并提供可一键应用的修复建议，降低企业代码评审的人力投入与质量风险。</w:t>
            </w:r>
            <w:r>
              <w:rPr>
                <w:rFonts w:ascii="宋体" w:hAnsi="宋体" w:cs="宋体"/>
                <w:color w:val="000000"/>
                <w:kern w:val="0"/>
                <w:sz w:val="21"/>
                <w:szCs w:val="21"/>
              </w:rPr>
              <w:br w:type="textWrapping"/>
            </w:r>
            <w:r>
              <w:rPr>
                <w:rFonts w:ascii="宋体" w:hAnsi="宋体" w:cs="宋体"/>
                <w:color w:val="000000"/>
                <w:kern w:val="0"/>
                <w:sz w:val="21"/>
                <w:szCs w:val="21"/>
              </w:rPr>
              <w:t>团队风格化代码生成：根据企业上传的代码库内容，结合团队自定义的编码习惯与设计模式，在进行各类业务模块、接口与脚本撰写时，生成风格统一、可读性强、与团队既有资产一致的代码内容，降低多人协作中的风格冲突与维护成本，加快新成员融入与外部团队交付一致性</w:t>
            </w:r>
          </w:p>
        </w:tc>
        <w:tc>
          <w:tcPr>
            <w:tcW w:w="43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AC96C2A">
            <w:pPr>
              <w:widowControl/>
              <w:spacing w:line="240" w:lineRule="auto"/>
              <w:jc w:val="center"/>
              <w:rPr>
                <w:rFonts w:hint="eastAsia" w:ascii="宋体" w:hAnsi="宋体" w:cs="宋体"/>
                <w:color w:val="000000"/>
                <w:kern w:val="0"/>
                <w:sz w:val="21"/>
                <w:szCs w:val="21"/>
              </w:rPr>
            </w:pPr>
            <w:r>
              <w:rPr>
                <w:rFonts w:ascii="宋体" w:hAnsi="宋体" w:cs="宋体"/>
                <w:color w:val="000000"/>
                <w:kern w:val="0"/>
                <w:sz w:val="21"/>
                <w:szCs w:val="21"/>
              </w:rPr>
              <w:t>70</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7C476C8F">
            <w:pPr>
              <w:widowControl/>
              <w:spacing w:line="240" w:lineRule="auto"/>
              <w:jc w:val="center"/>
              <w:rPr>
                <w:rFonts w:hint="eastAsia" w:ascii="宋体" w:hAnsi="宋体" w:cs="宋体"/>
                <w:color w:val="000000"/>
                <w:kern w:val="0"/>
                <w:sz w:val="21"/>
                <w:szCs w:val="21"/>
              </w:rPr>
            </w:pPr>
          </w:p>
        </w:tc>
      </w:tr>
      <w:tr w14:paraId="772D41C7">
        <w:trPr>
          <w:trHeight w:val="327" w:hRule="atLeast"/>
        </w:trPr>
        <w:tc>
          <w:tcPr>
            <w:tcW w:w="4237" w:type="pct"/>
            <w:gridSpan w:val="5"/>
            <w:tcBorders>
              <w:top w:val="single" w:color="000000" w:sz="4" w:space="0"/>
              <w:left w:val="single" w:color="000000" w:sz="4" w:space="0"/>
              <w:bottom w:val="single" w:color="000000" w:sz="4" w:space="0"/>
              <w:right w:val="single" w:color="000000" w:sz="4" w:space="0"/>
            </w:tcBorders>
            <w:noWrap/>
            <w:vAlign w:val="center"/>
          </w:tcPr>
          <w:p w14:paraId="734B87D9">
            <w:pPr>
              <w:widowControl/>
              <w:spacing w:line="240" w:lineRule="auto"/>
              <w:jc w:val="center"/>
              <w:rPr>
                <w:rFonts w:hint="eastAsia" w:ascii="宋体" w:hAnsi="宋体" w:cs="宋体"/>
                <w:b/>
                <w:bCs/>
                <w:color w:val="000000"/>
                <w:kern w:val="0"/>
                <w:sz w:val="21"/>
                <w:szCs w:val="21"/>
              </w:rPr>
            </w:pPr>
            <w:r>
              <w:rPr>
                <w:rFonts w:ascii="宋体" w:hAnsi="宋体" w:cs="宋体"/>
                <w:b/>
                <w:bCs/>
                <w:color w:val="000000"/>
                <w:kern w:val="0"/>
                <w:sz w:val="21"/>
                <w:szCs w:val="21"/>
              </w:rPr>
              <w:t>小计</w:t>
            </w:r>
          </w:p>
        </w:tc>
        <w:tc>
          <w:tcPr>
            <w:tcW w:w="43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3A777FC">
            <w:pPr>
              <w:widowControl/>
              <w:spacing w:line="240" w:lineRule="auto"/>
              <w:jc w:val="center"/>
              <w:rPr>
                <w:rFonts w:hint="eastAsia" w:ascii="宋体" w:hAnsi="宋体" w:eastAsia="宋体" w:cs="宋体"/>
                <w:b/>
                <w:bCs/>
                <w:color w:val="000000"/>
                <w:kern w:val="0"/>
                <w:sz w:val="21"/>
                <w:szCs w:val="21"/>
                <w:lang w:eastAsia="zh-CN"/>
              </w:rPr>
            </w:pPr>
            <w:r>
              <w:rPr>
                <w:rFonts w:ascii="宋体" w:hAnsi="宋体" w:cs="宋体"/>
                <w:b/>
                <w:bCs/>
                <w:color w:val="000000"/>
                <w:kern w:val="0"/>
                <w:sz w:val="21"/>
                <w:szCs w:val="21"/>
              </w:rPr>
              <w:t>859.00</w:t>
            </w:r>
            <w:del w:id="927" w:author="cc" w:date="2026-05-23T12:56:49Z">
              <w:r>
                <w:rPr>
                  <w:rFonts w:ascii="宋体" w:hAnsi="宋体" w:cs="宋体"/>
                  <w:b/>
                  <w:bCs/>
                  <w:color w:val="000000"/>
                  <w:kern w:val="0"/>
                  <w:sz w:val="21"/>
                  <w:szCs w:val="21"/>
                </w:rPr>
                <w:delText xml:space="preserve"> </w:delText>
              </w:r>
            </w:del>
          </w:p>
        </w:tc>
        <w:tc>
          <w:tcPr>
            <w:tcW w:w="330" w:type="pct"/>
            <w:tcBorders>
              <w:top w:val="single" w:color="000000" w:sz="4" w:space="0"/>
              <w:left w:val="single" w:color="000000" w:sz="4" w:space="0"/>
              <w:bottom w:val="single" w:color="000000" w:sz="4" w:space="0"/>
              <w:right w:val="single" w:color="000000" w:sz="4" w:space="0"/>
            </w:tcBorders>
            <w:noWrap/>
            <w:vAlign w:val="center"/>
          </w:tcPr>
          <w:p w14:paraId="3AB2C49B">
            <w:pPr>
              <w:widowControl/>
              <w:spacing w:line="240" w:lineRule="auto"/>
              <w:jc w:val="center"/>
              <w:rPr>
                <w:rFonts w:hint="eastAsia" w:ascii="宋体" w:hAnsi="宋体" w:cs="宋体"/>
                <w:b/>
                <w:bCs/>
                <w:color w:val="000000"/>
                <w:kern w:val="0"/>
                <w:sz w:val="21"/>
                <w:szCs w:val="21"/>
              </w:rPr>
            </w:pPr>
          </w:p>
        </w:tc>
      </w:tr>
    </w:tbl>
    <w:p w14:paraId="1E415679"/>
    <w:p w14:paraId="4B9F1814"/>
    <w:p w14:paraId="316B92FB"/>
    <w:p w14:paraId="06F26740">
      <w:pPr>
        <w:pStyle w:val="3"/>
        <w:numPr>
          <w:ilvl w:val="1"/>
          <w:numId w:val="0"/>
        </w:numPr>
        <w:ind w:left="578" w:hanging="578"/>
      </w:pPr>
      <w:bookmarkStart w:id="279" w:name="_Toc30157"/>
      <w:r>
        <w:rPr>
          <w:rFonts w:hint="eastAsia"/>
        </w:rPr>
        <w:t>12.4</w:t>
      </w:r>
      <w:r>
        <w:t>数据能力中心</w:t>
      </w:r>
      <w:bookmarkEnd w:id="279"/>
    </w:p>
    <w:tbl>
      <w:tblPr>
        <w:tblStyle w:val="20"/>
        <w:tblW w:w="5000" w:type="pct"/>
        <w:tblInd w:w="0" w:type="dxa"/>
        <w:tblLayout w:type="autofit"/>
        <w:tblCellMar>
          <w:top w:w="0" w:type="dxa"/>
          <w:left w:w="108" w:type="dxa"/>
          <w:bottom w:w="0" w:type="dxa"/>
          <w:right w:w="108" w:type="dxa"/>
        </w:tblCellMar>
      </w:tblPr>
      <w:tblGrid>
        <w:gridCol w:w="865"/>
        <w:gridCol w:w="642"/>
        <w:gridCol w:w="730"/>
        <w:gridCol w:w="3749"/>
        <w:gridCol w:w="5271"/>
        <w:gridCol w:w="1478"/>
        <w:gridCol w:w="1439"/>
      </w:tblGrid>
      <w:tr w14:paraId="41AC2EBF">
        <w:trPr>
          <w:trHeight w:val="400" w:hRule="atLeast"/>
        </w:trPr>
        <w:tc>
          <w:tcPr>
            <w:tcW w:w="30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C6FC158">
            <w:pPr>
              <w:widowControl/>
              <w:spacing w:line="240" w:lineRule="auto"/>
              <w:jc w:val="center"/>
              <w:rPr>
                <w:rFonts w:hint="eastAsia" w:ascii="宋体" w:hAnsi="宋体" w:cs="宋体"/>
                <w:b/>
                <w:bCs/>
                <w:color w:val="000000"/>
                <w:kern w:val="0"/>
                <w:sz w:val="21"/>
                <w:szCs w:val="21"/>
              </w:rPr>
            </w:pPr>
            <w:r>
              <w:rPr>
                <w:rFonts w:ascii="宋体" w:hAnsi="宋体" w:cs="宋体"/>
                <w:b/>
                <w:bCs/>
                <w:color w:val="000000"/>
                <w:kern w:val="0"/>
                <w:sz w:val="21"/>
                <w:szCs w:val="21"/>
              </w:rPr>
              <w:t>序号</w:t>
            </w:r>
          </w:p>
        </w:tc>
        <w:tc>
          <w:tcPr>
            <w:tcW w:w="230" w:type="pct"/>
            <w:tcBorders>
              <w:top w:val="single" w:color="000000" w:sz="4" w:space="0"/>
              <w:left w:val="single" w:color="000000" w:sz="4" w:space="0"/>
              <w:bottom w:val="single" w:color="000000" w:sz="4" w:space="0"/>
              <w:right w:val="single" w:color="000000" w:sz="4" w:space="0"/>
            </w:tcBorders>
            <w:vAlign w:val="center"/>
          </w:tcPr>
          <w:p w14:paraId="0658FE33">
            <w:pPr>
              <w:widowControl/>
              <w:spacing w:line="240" w:lineRule="auto"/>
              <w:jc w:val="left"/>
              <w:rPr>
                <w:rFonts w:hint="eastAsia" w:ascii="宋体" w:hAnsi="宋体" w:cs="宋体"/>
                <w:b/>
                <w:bCs/>
                <w:color w:val="000000"/>
                <w:kern w:val="0"/>
                <w:sz w:val="21"/>
                <w:szCs w:val="21"/>
              </w:rPr>
            </w:pPr>
            <w:r>
              <w:rPr>
                <w:rFonts w:ascii="宋体" w:hAnsi="宋体" w:cs="宋体"/>
                <w:b/>
                <w:bCs/>
                <w:color w:val="000000"/>
                <w:kern w:val="0"/>
                <w:sz w:val="21"/>
                <w:szCs w:val="21"/>
              </w:rPr>
              <w:t>类别</w:t>
            </w:r>
          </w:p>
        </w:tc>
        <w:tc>
          <w:tcPr>
            <w:tcW w:w="261" w:type="pct"/>
            <w:tcBorders>
              <w:top w:val="single" w:color="000000" w:sz="4" w:space="0"/>
              <w:left w:val="single" w:color="000000" w:sz="4" w:space="0"/>
              <w:bottom w:val="single" w:color="000000" w:sz="4" w:space="0"/>
              <w:right w:val="single" w:color="000000" w:sz="4" w:space="0"/>
            </w:tcBorders>
            <w:vAlign w:val="center"/>
          </w:tcPr>
          <w:p w14:paraId="1F1CAAF8">
            <w:pPr>
              <w:widowControl/>
              <w:spacing w:line="240" w:lineRule="auto"/>
              <w:jc w:val="left"/>
              <w:rPr>
                <w:rFonts w:hint="eastAsia" w:ascii="宋体" w:hAnsi="宋体" w:cs="宋体"/>
                <w:b/>
                <w:bCs/>
                <w:color w:val="000000"/>
                <w:kern w:val="0"/>
                <w:sz w:val="21"/>
                <w:szCs w:val="21"/>
              </w:rPr>
            </w:pPr>
            <w:r>
              <w:rPr>
                <w:rFonts w:ascii="宋体" w:hAnsi="宋体" w:cs="宋体"/>
                <w:b/>
                <w:bCs/>
                <w:color w:val="000000"/>
                <w:kern w:val="0"/>
                <w:sz w:val="21"/>
                <w:szCs w:val="21"/>
              </w:rPr>
              <w:t>产品</w:t>
            </w:r>
          </w:p>
        </w:tc>
        <w:tc>
          <w:tcPr>
            <w:tcW w:w="1326" w:type="pct"/>
            <w:tcBorders>
              <w:top w:val="single" w:color="000000" w:sz="4" w:space="0"/>
              <w:left w:val="single" w:color="000000" w:sz="4" w:space="0"/>
              <w:bottom w:val="single" w:color="000000" w:sz="4" w:space="0"/>
              <w:right w:val="single" w:color="000000" w:sz="4" w:space="0"/>
            </w:tcBorders>
            <w:vAlign w:val="center"/>
          </w:tcPr>
          <w:p w14:paraId="29D7A7AA">
            <w:pPr>
              <w:widowControl/>
              <w:spacing w:line="240" w:lineRule="auto"/>
              <w:jc w:val="left"/>
              <w:rPr>
                <w:rFonts w:hint="eastAsia" w:ascii="宋体" w:hAnsi="宋体" w:cs="宋体"/>
                <w:b/>
                <w:bCs/>
                <w:color w:val="000000"/>
                <w:kern w:val="0"/>
                <w:sz w:val="21"/>
                <w:szCs w:val="21"/>
              </w:rPr>
            </w:pPr>
            <w:r>
              <w:rPr>
                <w:rFonts w:ascii="宋体" w:hAnsi="宋体" w:cs="宋体"/>
                <w:b/>
                <w:bCs/>
                <w:color w:val="000000"/>
                <w:kern w:val="0"/>
                <w:sz w:val="21"/>
                <w:szCs w:val="21"/>
              </w:rPr>
              <w:t>产品功能</w:t>
            </w:r>
          </w:p>
        </w:tc>
        <w:tc>
          <w:tcPr>
            <w:tcW w:w="1862" w:type="pct"/>
            <w:tcBorders>
              <w:top w:val="single" w:color="000000" w:sz="4" w:space="0"/>
              <w:left w:val="single" w:color="000000" w:sz="4" w:space="0"/>
              <w:bottom w:val="single" w:color="000000" w:sz="4" w:space="0"/>
              <w:right w:val="single" w:color="000000" w:sz="4" w:space="0"/>
            </w:tcBorders>
            <w:vAlign w:val="center"/>
          </w:tcPr>
          <w:p w14:paraId="5147E7BE">
            <w:pPr>
              <w:widowControl/>
              <w:spacing w:line="240" w:lineRule="auto"/>
              <w:jc w:val="left"/>
              <w:rPr>
                <w:rFonts w:hint="eastAsia" w:ascii="宋体" w:hAnsi="宋体" w:cs="宋体"/>
                <w:b/>
                <w:bCs/>
                <w:color w:val="000000"/>
                <w:kern w:val="0"/>
                <w:sz w:val="21"/>
                <w:szCs w:val="21"/>
              </w:rPr>
            </w:pPr>
            <w:r>
              <w:rPr>
                <w:rFonts w:ascii="宋体" w:hAnsi="宋体" w:cs="宋体"/>
                <w:b/>
                <w:bCs/>
                <w:color w:val="000000"/>
                <w:kern w:val="0"/>
                <w:sz w:val="21"/>
                <w:szCs w:val="21"/>
              </w:rPr>
              <w:t>产品功能模块</w:t>
            </w:r>
          </w:p>
        </w:tc>
        <w:tc>
          <w:tcPr>
            <w:tcW w:w="500" w:type="pct"/>
            <w:tcBorders>
              <w:top w:val="single" w:color="000000" w:sz="4" w:space="0"/>
              <w:left w:val="single" w:color="000000" w:sz="4" w:space="0"/>
              <w:bottom w:val="single" w:color="000000" w:sz="4" w:space="0"/>
              <w:right w:val="single" w:color="000000" w:sz="4" w:space="0"/>
            </w:tcBorders>
            <w:noWrap/>
            <w:vAlign w:val="center"/>
          </w:tcPr>
          <w:p w14:paraId="4E924CB3">
            <w:pPr>
              <w:widowControl/>
              <w:spacing w:line="240" w:lineRule="auto"/>
              <w:jc w:val="center"/>
              <w:rPr>
                <w:rFonts w:hint="eastAsia" w:ascii="宋体" w:hAnsi="宋体" w:cs="宋体"/>
                <w:b/>
                <w:bCs/>
                <w:color w:val="000000"/>
                <w:kern w:val="0"/>
                <w:sz w:val="21"/>
                <w:szCs w:val="21"/>
              </w:rPr>
            </w:pPr>
            <w:r>
              <w:rPr>
                <w:rFonts w:ascii="宋体" w:hAnsi="宋体" w:cs="宋体"/>
                <w:b/>
                <w:bCs/>
                <w:color w:val="000000"/>
                <w:kern w:val="0"/>
                <w:sz w:val="21"/>
                <w:szCs w:val="21"/>
              </w:rPr>
              <w:t>单价（万元）</w:t>
            </w:r>
          </w:p>
        </w:tc>
        <w:tc>
          <w:tcPr>
            <w:tcW w:w="511" w:type="pct"/>
            <w:tcBorders>
              <w:top w:val="single" w:color="000000" w:sz="4" w:space="0"/>
              <w:left w:val="single" w:color="000000" w:sz="4" w:space="0"/>
              <w:bottom w:val="single" w:color="000000" w:sz="4" w:space="0"/>
              <w:right w:val="single" w:color="000000" w:sz="4" w:space="0"/>
            </w:tcBorders>
            <w:noWrap/>
            <w:vAlign w:val="center"/>
          </w:tcPr>
          <w:p w14:paraId="5D953F59">
            <w:pPr>
              <w:widowControl/>
              <w:spacing w:line="240" w:lineRule="auto"/>
              <w:jc w:val="left"/>
              <w:rPr>
                <w:rFonts w:hint="eastAsia" w:ascii="宋体" w:hAnsi="宋体" w:cs="宋体"/>
                <w:b/>
                <w:bCs/>
                <w:color w:val="000000"/>
                <w:kern w:val="0"/>
                <w:sz w:val="21"/>
                <w:szCs w:val="21"/>
              </w:rPr>
            </w:pPr>
            <w:r>
              <w:rPr>
                <w:rFonts w:ascii="宋体" w:hAnsi="宋体" w:cs="宋体"/>
                <w:b/>
                <w:bCs/>
                <w:color w:val="000000"/>
                <w:kern w:val="0"/>
                <w:sz w:val="21"/>
                <w:szCs w:val="21"/>
              </w:rPr>
              <w:t>备注</w:t>
            </w:r>
          </w:p>
        </w:tc>
      </w:tr>
      <w:tr w14:paraId="6F4648B2">
        <w:trPr>
          <w:trHeight w:val="400" w:hRule="atLeast"/>
        </w:trPr>
        <w:tc>
          <w:tcPr>
            <w:tcW w:w="30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58A2111">
            <w:pPr>
              <w:widowControl/>
              <w:spacing w:line="240" w:lineRule="auto"/>
              <w:jc w:val="center"/>
              <w:rPr>
                <w:rFonts w:hint="eastAsia" w:ascii="宋体" w:hAnsi="宋体" w:cs="宋体"/>
                <w:b/>
                <w:bCs/>
                <w:color w:val="000000"/>
                <w:kern w:val="0"/>
                <w:sz w:val="21"/>
                <w:szCs w:val="21"/>
              </w:rPr>
            </w:pPr>
            <w:r>
              <w:rPr>
                <w:rFonts w:ascii="宋体" w:hAnsi="宋体" w:cs="宋体"/>
                <w:b/>
                <w:bCs/>
                <w:color w:val="000000"/>
                <w:kern w:val="0"/>
                <w:sz w:val="21"/>
                <w:szCs w:val="21"/>
              </w:rPr>
              <w:t>1</w:t>
            </w:r>
          </w:p>
        </w:tc>
        <w:tc>
          <w:tcPr>
            <w:tcW w:w="230" w:type="pct"/>
            <w:vMerge w:val="restart"/>
            <w:tcBorders>
              <w:top w:val="single" w:color="000000" w:sz="4" w:space="0"/>
              <w:left w:val="single" w:color="000000" w:sz="4" w:space="0"/>
              <w:bottom w:val="single" w:color="000000" w:sz="4" w:space="0"/>
              <w:right w:val="single" w:color="000000" w:sz="4" w:space="0"/>
            </w:tcBorders>
            <w:vAlign w:val="center"/>
          </w:tcPr>
          <w:p w14:paraId="1F234E30">
            <w:pPr>
              <w:widowControl/>
              <w:spacing w:line="240" w:lineRule="auto"/>
              <w:jc w:val="left"/>
              <w:rPr>
                <w:rFonts w:hint="eastAsia" w:ascii="宋体" w:hAnsi="宋体" w:cs="宋体"/>
                <w:color w:val="000000"/>
                <w:kern w:val="0"/>
                <w:sz w:val="21"/>
                <w:szCs w:val="21"/>
              </w:rPr>
            </w:pPr>
            <w:r>
              <w:rPr>
                <w:rFonts w:ascii="宋体" w:hAnsi="宋体" w:cs="宋体"/>
                <w:color w:val="000000"/>
                <w:kern w:val="0"/>
                <w:sz w:val="21"/>
                <w:szCs w:val="21"/>
              </w:rPr>
              <w:t>数据能力中心</w:t>
            </w:r>
          </w:p>
        </w:tc>
        <w:tc>
          <w:tcPr>
            <w:tcW w:w="261" w:type="pct"/>
            <w:vMerge w:val="restart"/>
            <w:tcBorders>
              <w:top w:val="single" w:color="000000" w:sz="4" w:space="0"/>
              <w:left w:val="single" w:color="000000" w:sz="4" w:space="0"/>
              <w:bottom w:val="single" w:color="000000" w:sz="4" w:space="0"/>
              <w:right w:val="single" w:color="000000" w:sz="4" w:space="0"/>
            </w:tcBorders>
            <w:vAlign w:val="center"/>
          </w:tcPr>
          <w:p w14:paraId="287B4614">
            <w:pPr>
              <w:widowControl/>
              <w:spacing w:line="240" w:lineRule="auto"/>
              <w:jc w:val="left"/>
              <w:rPr>
                <w:rFonts w:hint="eastAsia" w:ascii="宋体" w:hAnsi="宋体" w:cs="宋体"/>
                <w:color w:val="000000"/>
                <w:kern w:val="0"/>
                <w:sz w:val="21"/>
                <w:szCs w:val="21"/>
              </w:rPr>
            </w:pPr>
            <w:r>
              <w:rPr>
                <w:rFonts w:ascii="宋体" w:hAnsi="宋体" w:cs="宋体"/>
                <w:color w:val="000000"/>
                <w:kern w:val="0"/>
                <w:sz w:val="21"/>
                <w:szCs w:val="21"/>
              </w:rPr>
              <w:t>产业数据集</w:t>
            </w:r>
          </w:p>
        </w:tc>
        <w:tc>
          <w:tcPr>
            <w:tcW w:w="1326" w:type="pct"/>
            <w:vMerge w:val="restart"/>
            <w:tcBorders>
              <w:top w:val="single" w:color="000000" w:sz="4" w:space="0"/>
              <w:left w:val="single" w:color="000000" w:sz="4" w:space="0"/>
              <w:bottom w:val="single" w:color="000000" w:sz="4" w:space="0"/>
              <w:right w:val="single" w:color="000000" w:sz="4" w:space="0"/>
            </w:tcBorders>
            <w:vAlign w:val="center"/>
          </w:tcPr>
          <w:p w14:paraId="1C3C416A">
            <w:pPr>
              <w:widowControl/>
              <w:spacing w:line="240" w:lineRule="auto"/>
              <w:jc w:val="left"/>
              <w:rPr>
                <w:rFonts w:hint="eastAsia" w:ascii="宋体" w:hAnsi="宋体" w:cs="宋体"/>
                <w:color w:val="000000"/>
                <w:kern w:val="0"/>
                <w:sz w:val="21"/>
                <w:szCs w:val="21"/>
              </w:rPr>
            </w:pPr>
            <w:r>
              <w:rPr>
                <w:rFonts w:ascii="宋体" w:hAnsi="宋体" w:cs="宋体"/>
                <w:color w:val="000000"/>
                <w:kern w:val="0"/>
                <w:sz w:val="21"/>
                <w:szCs w:val="21"/>
              </w:rPr>
              <w:t>产业热点资讯：行业资讯提供政务平台、新闻媒体等公开渠道的相关行业资讯数据。如新闻稿、政策文件。热点榜单：针对目标行业或领域，基于公域数据提供热点事件或热点话题排行榜，输出：事件名称，事件热度，事件简介。企业多维数据库：企业基本信息、股权结构、经营风险、知识产权、招投标等多源数据的关联视图。产业链专题库：重点产业链上下游环节划分、环节内重点企业名录、企业产业链定位。</w:t>
            </w:r>
          </w:p>
        </w:tc>
        <w:tc>
          <w:tcPr>
            <w:tcW w:w="1862" w:type="pct"/>
            <w:tcBorders>
              <w:top w:val="single" w:color="000000" w:sz="4" w:space="0"/>
              <w:left w:val="single" w:color="000000" w:sz="4" w:space="0"/>
              <w:bottom w:val="single" w:color="000000" w:sz="4" w:space="0"/>
              <w:right w:val="single" w:color="000000" w:sz="4" w:space="0"/>
            </w:tcBorders>
            <w:vAlign w:val="center"/>
          </w:tcPr>
          <w:p w14:paraId="4EA6324F">
            <w:pPr>
              <w:widowControl/>
              <w:spacing w:line="240" w:lineRule="auto"/>
              <w:jc w:val="left"/>
              <w:rPr>
                <w:rFonts w:hint="eastAsia" w:ascii="宋体" w:hAnsi="宋体" w:cs="宋体"/>
                <w:color w:val="000000"/>
                <w:kern w:val="0"/>
                <w:sz w:val="21"/>
                <w:szCs w:val="21"/>
              </w:rPr>
            </w:pPr>
            <w:r>
              <w:rPr>
                <w:rFonts w:ascii="宋体" w:hAnsi="宋体" w:cs="宋体"/>
                <w:color w:val="000000"/>
                <w:kern w:val="0"/>
                <w:sz w:val="21"/>
                <w:szCs w:val="21"/>
              </w:rPr>
              <w:t>行业资讯数据集：汇聚产业相关新闻和各级产业政策，通过标准化产业词和智能关联，将新闻与政策映射到具体产业链，形成可快速检索、精准匹配的行业资讯与政策数据库。</w:t>
            </w:r>
          </w:p>
        </w:tc>
        <w:tc>
          <w:tcPr>
            <w:tcW w:w="500" w:type="pct"/>
            <w:tcBorders>
              <w:top w:val="single" w:color="000000" w:sz="4" w:space="0"/>
              <w:left w:val="single" w:color="000000" w:sz="4" w:space="0"/>
              <w:bottom w:val="single" w:color="000000" w:sz="4" w:space="0"/>
              <w:right w:val="single" w:color="000000" w:sz="4" w:space="0"/>
            </w:tcBorders>
            <w:noWrap/>
            <w:vAlign w:val="center"/>
          </w:tcPr>
          <w:p w14:paraId="58E4E062">
            <w:pPr>
              <w:widowControl/>
              <w:spacing w:line="240" w:lineRule="auto"/>
              <w:jc w:val="center"/>
              <w:rPr>
                <w:rFonts w:hint="eastAsia" w:ascii="宋体" w:hAnsi="宋体" w:eastAsia="宋体" w:cs="宋体"/>
                <w:color w:val="000000"/>
                <w:kern w:val="0"/>
                <w:sz w:val="21"/>
                <w:szCs w:val="21"/>
                <w:lang w:eastAsia="zh-CN"/>
              </w:rPr>
            </w:pPr>
            <w:r>
              <w:rPr>
                <w:rFonts w:ascii="宋体" w:hAnsi="宋体" w:cs="宋体"/>
                <w:color w:val="000000"/>
                <w:kern w:val="0"/>
                <w:sz w:val="21"/>
                <w:szCs w:val="21"/>
              </w:rPr>
              <w:t>45.00</w:t>
            </w:r>
            <w:del w:id="928" w:author="cc" w:date="2026-05-23T12:56:49Z">
              <w:r>
                <w:rPr>
                  <w:rFonts w:ascii="宋体" w:hAnsi="宋体" w:cs="宋体"/>
                  <w:color w:val="000000"/>
                  <w:kern w:val="0"/>
                  <w:sz w:val="21"/>
                  <w:szCs w:val="21"/>
                </w:rPr>
                <w:delText xml:space="preserve"> </w:delText>
              </w:r>
            </w:del>
          </w:p>
        </w:tc>
        <w:tc>
          <w:tcPr>
            <w:tcW w:w="511" w:type="pct"/>
            <w:vMerge w:val="restart"/>
            <w:tcBorders>
              <w:top w:val="single" w:color="000000" w:sz="4" w:space="0"/>
              <w:left w:val="single" w:color="000000" w:sz="4" w:space="0"/>
              <w:bottom w:val="single" w:color="000000" w:sz="4" w:space="0"/>
              <w:right w:val="single" w:color="000000" w:sz="4" w:space="0"/>
            </w:tcBorders>
            <w:noWrap/>
            <w:vAlign w:val="center"/>
          </w:tcPr>
          <w:p w14:paraId="5F80E7B7">
            <w:pPr>
              <w:widowControl/>
              <w:spacing w:line="240" w:lineRule="auto"/>
              <w:jc w:val="left"/>
              <w:rPr>
                <w:rFonts w:hint="eastAsia" w:ascii="宋体" w:hAnsi="宋体" w:cs="宋体"/>
                <w:color w:val="000000"/>
                <w:kern w:val="0"/>
                <w:sz w:val="21"/>
                <w:szCs w:val="21"/>
              </w:rPr>
            </w:pPr>
            <w:r>
              <w:rPr>
                <w:rFonts w:ascii="宋体" w:hAnsi="宋体" w:cs="宋体"/>
                <w:color w:val="000000"/>
                <w:kern w:val="0"/>
                <w:sz w:val="21"/>
                <w:szCs w:val="21"/>
              </w:rPr>
              <w:t>本地部署</w:t>
            </w:r>
          </w:p>
        </w:tc>
      </w:tr>
      <w:tr w14:paraId="2616CD22">
        <w:trPr>
          <w:trHeight w:val="400" w:hRule="atLeast"/>
        </w:trPr>
        <w:tc>
          <w:tcPr>
            <w:tcW w:w="30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65FC01C">
            <w:pPr>
              <w:widowControl/>
              <w:spacing w:line="240" w:lineRule="auto"/>
              <w:jc w:val="center"/>
              <w:rPr>
                <w:rFonts w:hint="eastAsia" w:ascii="宋体" w:hAnsi="宋体" w:cs="宋体"/>
                <w:b/>
                <w:bCs/>
                <w:color w:val="000000"/>
                <w:kern w:val="0"/>
                <w:sz w:val="21"/>
                <w:szCs w:val="21"/>
              </w:rPr>
            </w:pPr>
            <w:r>
              <w:rPr>
                <w:rFonts w:ascii="宋体" w:hAnsi="宋体" w:cs="宋体"/>
                <w:b/>
                <w:bCs/>
                <w:color w:val="000000"/>
                <w:kern w:val="0"/>
                <w:sz w:val="21"/>
                <w:szCs w:val="21"/>
              </w:rPr>
              <w:t>2</w:t>
            </w:r>
          </w:p>
        </w:tc>
        <w:tc>
          <w:tcPr>
            <w:tcW w:w="230" w:type="pct"/>
            <w:vMerge w:val="continue"/>
            <w:tcBorders>
              <w:top w:val="single" w:color="000000" w:sz="4" w:space="0"/>
              <w:left w:val="single" w:color="000000" w:sz="4" w:space="0"/>
              <w:bottom w:val="single" w:color="000000" w:sz="4" w:space="0"/>
              <w:right w:val="single" w:color="000000" w:sz="4" w:space="0"/>
            </w:tcBorders>
            <w:vAlign w:val="center"/>
          </w:tcPr>
          <w:p w14:paraId="5259DE4B">
            <w:pPr>
              <w:widowControl/>
              <w:spacing w:line="240" w:lineRule="auto"/>
              <w:jc w:val="left"/>
              <w:rPr>
                <w:rFonts w:hint="eastAsia" w:ascii="宋体" w:hAnsi="宋体" w:cs="宋体"/>
                <w:color w:val="000000"/>
                <w:kern w:val="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vAlign w:val="center"/>
          </w:tcPr>
          <w:p w14:paraId="5CB1C148">
            <w:pPr>
              <w:widowControl/>
              <w:spacing w:line="240" w:lineRule="auto"/>
              <w:jc w:val="left"/>
              <w:rPr>
                <w:rFonts w:hint="eastAsia" w:ascii="宋体" w:hAnsi="宋体" w:cs="宋体"/>
                <w:color w:val="000000"/>
                <w:kern w:val="0"/>
                <w:sz w:val="21"/>
                <w:szCs w:val="21"/>
              </w:rPr>
            </w:pPr>
          </w:p>
        </w:tc>
        <w:tc>
          <w:tcPr>
            <w:tcW w:w="1326" w:type="pct"/>
            <w:vMerge w:val="continue"/>
            <w:tcBorders>
              <w:top w:val="single" w:color="000000" w:sz="4" w:space="0"/>
              <w:left w:val="single" w:color="000000" w:sz="4" w:space="0"/>
              <w:bottom w:val="single" w:color="000000" w:sz="4" w:space="0"/>
              <w:right w:val="single" w:color="000000" w:sz="4" w:space="0"/>
            </w:tcBorders>
            <w:vAlign w:val="center"/>
          </w:tcPr>
          <w:p w14:paraId="2A50BF6C">
            <w:pPr>
              <w:widowControl/>
              <w:spacing w:line="240" w:lineRule="auto"/>
              <w:jc w:val="left"/>
              <w:rPr>
                <w:rFonts w:hint="eastAsia" w:ascii="宋体" w:hAnsi="宋体" w:cs="宋体"/>
                <w:color w:val="000000"/>
                <w:kern w:val="0"/>
                <w:sz w:val="21"/>
                <w:szCs w:val="21"/>
              </w:rPr>
            </w:pPr>
          </w:p>
        </w:tc>
        <w:tc>
          <w:tcPr>
            <w:tcW w:w="1862" w:type="pct"/>
            <w:tcBorders>
              <w:top w:val="single" w:color="000000" w:sz="4" w:space="0"/>
              <w:left w:val="single" w:color="000000" w:sz="4" w:space="0"/>
              <w:bottom w:val="single" w:color="000000" w:sz="4" w:space="0"/>
              <w:right w:val="single" w:color="000000" w:sz="4" w:space="0"/>
            </w:tcBorders>
            <w:vAlign w:val="center"/>
          </w:tcPr>
          <w:p w14:paraId="76CC6B05">
            <w:pPr>
              <w:widowControl/>
              <w:spacing w:line="240" w:lineRule="auto"/>
              <w:jc w:val="left"/>
              <w:rPr>
                <w:rFonts w:hint="eastAsia" w:ascii="宋体" w:hAnsi="宋体" w:cs="宋体"/>
                <w:color w:val="000000"/>
                <w:kern w:val="0"/>
                <w:sz w:val="21"/>
                <w:szCs w:val="21"/>
              </w:rPr>
            </w:pPr>
            <w:r>
              <w:rPr>
                <w:rFonts w:ascii="宋体" w:hAnsi="宋体" w:cs="宋体"/>
                <w:color w:val="000000"/>
                <w:kern w:val="0"/>
                <w:sz w:val="21"/>
                <w:szCs w:val="21"/>
              </w:rPr>
              <w:t>热点榜单定制数据集：针对4个目标行业或领域，基于公域数据T+1产出热点事件榜单，关键词匹配对应行业/产业/品牌热；基于特定时间窗口内的资讯传播热度、互动量等指标，提供热点事件或热点话题排行榜，输出：事件名称，事件热度，事件简介，AI解读，相关视频，URL等信息。</w:t>
            </w:r>
          </w:p>
        </w:tc>
        <w:tc>
          <w:tcPr>
            <w:tcW w:w="500" w:type="pct"/>
            <w:tcBorders>
              <w:top w:val="single" w:color="000000" w:sz="4" w:space="0"/>
              <w:left w:val="single" w:color="000000" w:sz="4" w:space="0"/>
              <w:bottom w:val="single" w:color="000000" w:sz="4" w:space="0"/>
              <w:right w:val="single" w:color="000000" w:sz="4" w:space="0"/>
            </w:tcBorders>
            <w:noWrap/>
            <w:vAlign w:val="center"/>
          </w:tcPr>
          <w:p w14:paraId="1B32A863">
            <w:pPr>
              <w:widowControl/>
              <w:spacing w:line="240" w:lineRule="auto"/>
              <w:jc w:val="center"/>
              <w:rPr>
                <w:rFonts w:hint="eastAsia" w:ascii="宋体" w:hAnsi="宋体" w:eastAsia="宋体" w:cs="宋体"/>
                <w:color w:val="000000"/>
                <w:kern w:val="0"/>
                <w:sz w:val="21"/>
                <w:szCs w:val="21"/>
                <w:lang w:eastAsia="zh-CN"/>
              </w:rPr>
            </w:pPr>
            <w:r>
              <w:rPr>
                <w:rFonts w:ascii="宋体" w:hAnsi="宋体" w:cs="宋体"/>
                <w:color w:val="000000"/>
                <w:kern w:val="0"/>
                <w:sz w:val="21"/>
                <w:szCs w:val="21"/>
              </w:rPr>
              <w:t>45.00</w:t>
            </w:r>
            <w:del w:id="929" w:author="cc" w:date="2026-05-23T12:56:49Z">
              <w:r>
                <w:rPr>
                  <w:rFonts w:ascii="宋体" w:hAnsi="宋体" w:cs="宋体"/>
                  <w:color w:val="000000"/>
                  <w:kern w:val="0"/>
                  <w:sz w:val="21"/>
                  <w:szCs w:val="21"/>
                </w:rPr>
                <w:delText xml:space="preserve"> </w:delText>
              </w:r>
            </w:del>
          </w:p>
        </w:tc>
        <w:tc>
          <w:tcPr>
            <w:tcW w:w="511" w:type="pct"/>
            <w:vMerge w:val="continue"/>
            <w:tcBorders>
              <w:top w:val="single" w:color="000000" w:sz="4" w:space="0"/>
              <w:left w:val="single" w:color="000000" w:sz="4" w:space="0"/>
              <w:bottom w:val="single" w:color="000000" w:sz="4" w:space="0"/>
              <w:right w:val="single" w:color="000000" w:sz="4" w:space="0"/>
            </w:tcBorders>
            <w:vAlign w:val="center"/>
          </w:tcPr>
          <w:p w14:paraId="0172A454">
            <w:pPr>
              <w:widowControl/>
              <w:spacing w:line="240" w:lineRule="auto"/>
              <w:jc w:val="left"/>
              <w:rPr>
                <w:rFonts w:hint="eastAsia" w:ascii="宋体" w:hAnsi="宋体" w:cs="宋体"/>
                <w:color w:val="000000"/>
                <w:kern w:val="0"/>
                <w:sz w:val="21"/>
                <w:szCs w:val="21"/>
              </w:rPr>
            </w:pPr>
          </w:p>
        </w:tc>
      </w:tr>
      <w:tr w14:paraId="5F6D1F1D">
        <w:trPr>
          <w:trHeight w:val="400" w:hRule="atLeast"/>
        </w:trPr>
        <w:tc>
          <w:tcPr>
            <w:tcW w:w="30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3C8680B">
            <w:pPr>
              <w:widowControl/>
              <w:spacing w:line="240" w:lineRule="auto"/>
              <w:jc w:val="center"/>
              <w:rPr>
                <w:rFonts w:hint="eastAsia" w:ascii="宋体" w:hAnsi="宋体" w:cs="宋体"/>
                <w:b/>
                <w:bCs/>
                <w:color w:val="000000"/>
                <w:kern w:val="0"/>
                <w:sz w:val="21"/>
                <w:szCs w:val="21"/>
              </w:rPr>
            </w:pPr>
            <w:r>
              <w:rPr>
                <w:rFonts w:ascii="宋体" w:hAnsi="宋体" w:cs="宋体"/>
                <w:b/>
                <w:bCs/>
                <w:color w:val="000000"/>
                <w:kern w:val="0"/>
                <w:sz w:val="21"/>
                <w:szCs w:val="21"/>
              </w:rPr>
              <w:t>3</w:t>
            </w:r>
          </w:p>
        </w:tc>
        <w:tc>
          <w:tcPr>
            <w:tcW w:w="230" w:type="pct"/>
            <w:vMerge w:val="continue"/>
            <w:tcBorders>
              <w:top w:val="single" w:color="000000" w:sz="4" w:space="0"/>
              <w:left w:val="single" w:color="000000" w:sz="4" w:space="0"/>
              <w:bottom w:val="single" w:color="000000" w:sz="4" w:space="0"/>
              <w:right w:val="single" w:color="000000" w:sz="4" w:space="0"/>
            </w:tcBorders>
            <w:vAlign w:val="center"/>
          </w:tcPr>
          <w:p w14:paraId="4A4C5968">
            <w:pPr>
              <w:widowControl/>
              <w:spacing w:line="240" w:lineRule="auto"/>
              <w:jc w:val="left"/>
              <w:rPr>
                <w:rFonts w:hint="eastAsia" w:ascii="宋体" w:hAnsi="宋体" w:cs="宋体"/>
                <w:color w:val="000000"/>
                <w:kern w:val="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vAlign w:val="center"/>
          </w:tcPr>
          <w:p w14:paraId="6E0EC00C">
            <w:pPr>
              <w:widowControl/>
              <w:spacing w:line="240" w:lineRule="auto"/>
              <w:jc w:val="left"/>
              <w:rPr>
                <w:rFonts w:hint="eastAsia" w:ascii="宋体" w:hAnsi="宋体" w:cs="宋体"/>
                <w:color w:val="000000"/>
                <w:kern w:val="0"/>
                <w:sz w:val="21"/>
                <w:szCs w:val="21"/>
              </w:rPr>
            </w:pPr>
          </w:p>
        </w:tc>
        <w:tc>
          <w:tcPr>
            <w:tcW w:w="1326" w:type="pct"/>
            <w:vMerge w:val="continue"/>
            <w:tcBorders>
              <w:top w:val="single" w:color="000000" w:sz="4" w:space="0"/>
              <w:left w:val="single" w:color="000000" w:sz="4" w:space="0"/>
              <w:bottom w:val="single" w:color="000000" w:sz="4" w:space="0"/>
              <w:right w:val="single" w:color="000000" w:sz="4" w:space="0"/>
            </w:tcBorders>
            <w:vAlign w:val="center"/>
          </w:tcPr>
          <w:p w14:paraId="46EA8153">
            <w:pPr>
              <w:widowControl/>
              <w:spacing w:line="240" w:lineRule="auto"/>
              <w:jc w:val="left"/>
              <w:rPr>
                <w:rFonts w:hint="eastAsia" w:ascii="宋体" w:hAnsi="宋体" w:cs="宋体"/>
                <w:color w:val="000000"/>
                <w:kern w:val="0"/>
                <w:sz w:val="21"/>
                <w:szCs w:val="21"/>
              </w:rPr>
            </w:pPr>
          </w:p>
        </w:tc>
        <w:tc>
          <w:tcPr>
            <w:tcW w:w="1862" w:type="pct"/>
            <w:tcBorders>
              <w:top w:val="single" w:color="000000" w:sz="4" w:space="0"/>
              <w:left w:val="single" w:color="000000" w:sz="4" w:space="0"/>
              <w:bottom w:val="single" w:color="000000" w:sz="4" w:space="0"/>
              <w:right w:val="single" w:color="000000" w:sz="4" w:space="0"/>
            </w:tcBorders>
            <w:vAlign w:val="center"/>
          </w:tcPr>
          <w:p w14:paraId="2D701576">
            <w:pPr>
              <w:widowControl/>
              <w:spacing w:line="240" w:lineRule="auto"/>
              <w:jc w:val="left"/>
              <w:rPr>
                <w:rFonts w:hint="eastAsia" w:ascii="宋体" w:hAnsi="宋体" w:cs="宋体"/>
                <w:color w:val="000000"/>
                <w:kern w:val="0"/>
                <w:sz w:val="21"/>
                <w:szCs w:val="21"/>
              </w:rPr>
            </w:pPr>
            <w:r>
              <w:rPr>
                <w:rFonts w:ascii="宋体" w:hAnsi="宋体" w:cs="宋体"/>
                <w:color w:val="000000"/>
                <w:kern w:val="0"/>
                <w:sz w:val="21"/>
                <w:szCs w:val="21"/>
              </w:rPr>
              <w:t>区域企业多维画像数据集：整合工商、税务、金融等多渠道权威数据，从基本信息、经营状况、创新能力、合规与政策适配等维度。</w:t>
            </w:r>
          </w:p>
        </w:tc>
        <w:tc>
          <w:tcPr>
            <w:tcW w:w="500" w:type="pct"/>
            <w:tcBorders>
              <w:top w:val="single" w:color="000000" w:sz="4" w:space="0"/>
              <w:left w:val="single" w:color="000000" w:sz="4" w:space="0"/>
              <w:bottom w:val="single" w:color="000000" w:sz="4" w:space="0"/>
              <w:right w:val="single" w:color="000000" w:sz="4" w:space="0"/>
            </w:tcBorders>
            <w:noWrap/>
            <w:vAlign w:val="center"/>
          </w:tcPr>
          <w:p w14:paraId="3FF40E35">
            <w:pPr>
              <w:widowControl/>
              <w:spacing w:line="240" w:lineRule="auto"/>
              <w:jc w:val="center"/>
              <w:rPr>
                <w:rFonts w:hint="eastAsia" w:ascii="宋体" w:hAnsi="宋体" w:eastAsia="宋体" w:cs="宋体"/>
                <w:color w:val="000000"/>
                <w:kern w:val="0"/>
                <w:sz w:val="21"/>
                <w:szCs w:val="21"/>
                <w:lang w:eastAsia="zh-CN"/>
              </w:rPr>
            </w:pPr>
            <w:r>
              <w:rPr>
                <w:rFonts w:ascii="宋体" w:hAnsi="宋体" w:cs="宋体"/>
                <w:color w:val="000000"/>
                <w:kern w:val="0"/>
                <w:sz w:val="21"/>
                <w:szCs w:val="21"/>
              </w:rPr>
              <w:t>35.00</w:t>
            </w:r>
            <w:del w:id="930" w:author="cc" w:date="2026-05-23T12:56:49Z">
              <w:r>
                <w:rPr>
                  <w:rFonts w:ascii="宋体" w:hAnsi="宋体" w:cs="宋体"/>
                  <w:color w:val="000000"/>
                  <w:kern w:val="0"/>
                  <w:sz w:val="21"/>
                  <w:szCs w:val="21"/>
                </w:rPr>
                <w:delText xml:space="preserve"> </w:delText>
              </w:r>
            </w:del>
          </w:p>
        </w:tc>
        <w:tc>
          <w:tcPr>
            <w:tcW w:w="511" w:type="pct"/>
            <w:vMerge w:val="continue"/>
            <w:tcBorders>
              <w:top w:val="single" w:color="000000" w:sz="4" w:space="0"/>
              <w:left w:val="single" w:color="000000" w:sz="4" w:space="0"/>
              <w:bottom w:val="single" w:color="000000" w:sz="4" w:space="0"/>
              <w:right w:val="single" w:color="000000" w:sz="4" w:space="0"/>
            </w:tcBorders>
            <w:vAlign w:val="center"/>
          </w:tcPr>
          <w:p w14:paraId="10D1E5E4">
            <w:pPr>
              <w:widowControl/>
              <w:spacing w:line="240" w:lineRule="auto"/>
              <w:jc w:val="left"/>
              <w:rPr>
                <w:rFonts w:hint="eastAsia" w:ascii="宋体" w:hAnsi="宋体" w:cs="宋体"/>
                <w:color w:val="000000"/>
                <w:kern w:val="0"/>
                <w:sz w:val="21"/>
                <w:szCs w:val="21"/>
              </w:rPr>
            </w:pPr>
          </w:p>
        </w:tc>
      </w:tr>
      <w:tr w14:paraId="4F3A9BD2">
        <w:trPr>
          <w:trHeight w:val="400" w:hRule="atLeast"/>
        </w:trPr>
        <w:tc>
          <w:tcPr>
            <w:tcW w:w="30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84F79B8">
            <w:pPr>
              <w:widowControl/>
              <w:spacing w:line="240" w:lineRule="auto"/>
              <w:jc w:val="center"/>
              <w:rPr>
                <w:rFonts w:hint="eastAsia" w:ascii="宋体" w:hAnsi="宋体" w:cs="宋体"/>
                <w:b/>
                <w:bCs/>
                <w:color w:val="000000"/>
                <w:kern w:val="0"/>
                <w:sz w:val="21"/>
                <w:szCs w:val="21"/>
              </w:rPr>
            </w:pPr>
            <w:r>
              <w:rPr>
                <w:rFonts w:ascii="宋体" w:hAnsi="宋体" w:cs="宋体"/>
                <w:b/>
                <w:bCs/>
                <w:color w:val="000000"/>
                <w:kern w:val="0"/>
                <w:sz w:val="21"/>
                <w:szCs w:val="21"/>
              </w:rPr>
              <w:t>4</w:t>
            </w:r>
          </w:p>
        </w:tc>
        <w:tc>
          <w:tcPr>
            <w:tcW w:w="230" w:type="pct"/>
            <w:vMerge w:val="continue"/>
            <w:tcBorders>
              <w:top w:val="single" w:color="000000" w:sz="4" w:space="0"/>
              <w:left w:val="single" w:color="000000" w:sz="4" w:space="0"/>
              <w:bottom w:val="single" w:color="000000" w:sz="4" w:space="0"/>
              <w:right w:val="single" w:color="000000" w:sz="4" w:space="0"/>
            </w:tcBorders>
            <w:vAlign w:val="center"/>
          </w:tcPr>
          <w:p w14:paraId="1BFD6E0C">
            <w:pPr>
              <w:widowControl/>
              <w:spacing w:line="240" w:lineRule="auto"/>
              <w:jc w:val="left"/>
              <w:rPr>
                <w:rFonts w:hint="eastAsia" w:ascii="宋体" w:hAnsi="宋体" w:cs="宋体"/>
                <w:color w:val="000000"/>
                <w:kern w:val="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vAlign w:val="center"/>
          </w:tcPr>
          <w:p w14:paraId="647392E8">
            <w:pPr>
              <w:widowControl/>
              <w:spacing w:line="240" w:lineRule="auto"/>
              <w:jc w:val="left"/>
              <w:rPr>
                <w:rFonts w:hint="eastAsia" w:ascii="宋体" w:hAnsi="宋体" w:cs="宋体"/>
                <w:color w:val="000000"/>
                <w:kern w:val="0"/>
                <w:sz w:val="21"/>
                <w:szCs w:val="21"/>
              </w:rPr>
            </w:pPr>
          </w:p>
        </w:tc>
        <w:tc>
          <w:tcPr>
            <w:tcW w:w="1326" w:type="pct"/>
            <w:vMerge w:val="continue"/>
            <w:tcBorders>
              <w:top w:val="single" w:color="000000" w:sz="4" w:space="0"/>
              <w:left w:val="single" w:color="000000" w:sz="4" w:space="0"/>
              <w:bottom w:val="single" w:color="000000" w:sz="4" w:space="0"/>
              <w:right w:val="single" w:color="000000" w:sz="4" w:space="0"/>
            </w:tcBorders>
            <w:vAlign w:val="center"/>
          </w:tcPr>
          <w:p w14:paraId="40D7B23C">
            <w:pPr>
              <w:widowControl/>
              <w:spacing w:line="240" w:lineRule="auto"/>
              <w:jc w:val="left"/>
              <w:rPr>
                <w:rFonts w:hint="eastAsia" w:ascii="宋体" w:hAnsi="宋体" w:cs="宋体"/>
                <w:color w:val="000000"/>
                <w:kern w:val="0"/>
                <w:sz w:val="21"/>
                <w:szCs w:val="21"/>
              </w:rPr>
            </w:pPr>
          </w:p>
        </w:tc>
        <w:tc>
          <w:tcPr>
            <w:tcW w:w="1862" w:type="pct"/>
            <w:tcBorders>
              <w:top w:val="single" w:color="000000" w:sz="4" w:space="0"/>
              <w:left w:val="single" w:color="000000" w:sz="4" w:space="0"/>
              <w:bottom w:val="single" w:color="000000" w:sz="4" w:space="0"/>
              <w:right w:val="single" w:color="000000" w:sz="4" w:space="0"/>
            </w:tcBorders>
            <w:vAlign w:val="center"/>
          </w:tcPr>
          <w:p w14:paraId="2DDD8D7A">
            <w:pPr>
              <w:widowControl/>
              <w:spacing w:line="240" w:lineRule="auto"/>
              <w:jc w:val="left"/>
              <w:rPr>
                <w:rFonts w:hint="eastAsia" w:ascii="宋体" w:hAnsi="宋体" w:cs="宋体"/>
                <w:color w:val="000000"/>
                <w:kern w:val="0"/>
                <w:sz w:val="21"/>
                <w:szCs w:val="21"/>
              </w:rPr>
            </w:pPr>
            <w:r>
              <w:rPr>
                <w:rFonts w:ascii="宋体" w:hAnsi="宋体" w:cs="宋体"/>
                <w:color w:val="000000"/>
                <w:kern w:val="0"/>
                <w:sz w:val="21"/>
                <w:szCs w:val="21"/>
              </w:rPr>
              <w:t>重点产业链图谱数据集：围绕重点产业，对产业链上下游节点、供需与技术关系及关联企业进行结构化梳理，利用知识图谱技术构建“产业链—节点—企业”的全景图，用于分析企业集聚度、链条完整性和断链风险。</w:t>
            </w:r>
          </w:p>
        </w:tc>
        <w:tc>
          <w:tcPr>
            <w:tcW w:w="500" w:type="pct"/>
            <w:tcBorders>
              <w:top w:val="single" w:color="000000" w:sz="4" w:space="0"/>
              <w:left w:val="single" w:color="000000" w:sz="4" w:space="0"/>
              <w:bottom w:val="single" w:color="000000" w:sz="4" w:space="0"/>
              <w:right w:val="single" w:color="000000" w:sz="4" w:space="0"/>
            </w:tcBorders>
            <w:noWrap/>
            <w:vAlign w:val="center"/>
          </w:tcPr>
          <w:p w14:paraId="27894774">
            <w:pPr>
              <w:widowControl/>
              <w:spacing w:line="240" w:lineRule="auto"/>
              <w:jc w:val="center"/>
              <w:rPr>
                <w:rFonts w:hint="eastAsia" w:ascii="宋体" w:hAnsi="宋体" w:eastAsia="宋体" w:cs="宋体"/>
                <w:color w:val="000000"/>
                <w:kern w:val="0"/>
                <w:sz w:val="21"/>
                <w:szCs w:val="21"/>
                <w:lang w:eastAsia="zh-CN"/>
              </w:rPr>
            </w:pPr>
            <w:r>
              <w:rPr>
                <w:rFonts w:ascii="宋体" w:hAnsi="宋体" w:cs="宋体"/>
                <w:color w:val="000000"/>
                <w:kern w:val="0"/>
                <w:sz w:val="21"/>
                <w:szCs w:val="21"/>
              </w:rPr>
              <w:t>55.00</w:t>
            </w:r>
            <w:del w:id="931" w:author="cc" w:date="2026-05-23T12:56:49Z">
              <w:r>
                <w:rPr>
                  <w:rFonts w:ascii="宋体" w:hAnsi="宋体" w:cs="宋体"/>
                  <w:color w:val="000000"/>
                  <w:kern w:val="0"/>
                  <w:sz w:val="21"/>
                  <w:szCs w:val="21"/>
                </w:rPr>
                <w:delText xml:space="preserve"> </w:delText>
              </w:r>
            </w:del>
          </w:p>
        </w:tc>
        <w:tc>
          <w:tcPr>
            <w:tcW w:w="511" w:type="pct"/>
            <w:vMerge w:val="continue"/>
            <w:tcBorders>
              <w:top w:val="single" w:color="000000" w:sz="4" w:space="0"/>
              <w:left w:val="single" w:color="000000" w:sz="4" w:space="0"/>
              <w:bottom w:val="single" w:color="000000" w:sz="4" w:space="0"/>
              <w:right w:val="single" w:color="000000" w:sz="4" w:space="0"/>
            </w:tcBorders>
            <w:vAlign w:val="center"/>
          </w:tcPr>
          <w:p w14:paraId="58870794">
            <w:pPr>
              <w:widowControl/>
              <w:spacing w:line="240" w:lineRule="auto"/>
              <w:jc w:val="left"/>
              <w:rPr>
                <w:rFonts w:hint="eastAsia" w:ascii="宋体" w:hAnsi="宋体" w:cs="宋体"/>
                <w:color w:val="000000"/>
                <w:kern w:val="0"/>
                <w:sz w:val="21"/>
                <w:szCs w:val="21"/>
              </w:rPr>
            </w:pPr>
          </w:p>
        </w:tc>
      </w:tr>
      <w:tr w14:paraId="1F19290A">
        <w:trPr>
          <w:trHeight w:val="400" w:hRule="atLeast"/>
        </w:trPr>
        <w:tc>
          <w:tcPr>
            <w:tcW w:w="30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678A614">
            <w:pPr>
              <w:widowControl/>
              <w:spacing w:line="240" w:lineRule="auto"/>
              <w:jc w:val="center"/>
              <w:rPr>
                <w:rFonts w:hint="eastAsia" w:ascii="宋体" w:hAnsi="宋体" w:cs="宋体"/>
                <w:b/>
                <w:bCs/>
                <w:color w:val="000000"/>
                <w:kern w:val="0"/>
                <w:sz w:val="21"/>
                <w:szCs w:val="21"/>
              </w:rPr>
            </w:pPr>
            <w:r>
              <w:rPr>
                <w:rFonts w:ascii="宋体" w:hAnsi="宋体" w:cs="宋体"/>
                <w:b/>
                <w:bCs/>
                <w:color w:val="000000"/>
                <w:kern w:val="0"/>
                <w:sz w:val="21"/>
                <w:szCs w:val="21"/>
              </w:rPr>
              <w:t>5</w:t>
            </w:r>
          </w:p>
        </w:tc>
        <w:tc>
          <w:tcPr>
            <w:tcW w:w="230" w:type="pct"/>
            <w:vMerge w:val="continue"/>
            <w:tcBorders>
              <w:top w:val="single" w:color="000000" w:sz="4" w:space="0"/>
              <w:left w:val="single" w:color="000000" w:sz="4" w:space="0"/>
              <w:bottom w:val="single" w:color="000000" w:sz="4" w:space="0"/>
              <w:right w:val="single" w:color="000000" w:sz="4" w:space="0"/>
            </w:tcBorders>
            <w:vAlign w:val="center"/>
          </w:tcPr>
          <w:p w14:paraId="2D87F820">
            <w:pPr>
              <w:widowControl/>
              <w:spacing w:line="240" w:lineRule="auto"/>
              <w:jc w:val="left"/>
              <w:rPr>
                <w:rFonts w:hint="eastAsia" w:ascii="宋体" w:hAnsi="宋体" w:cs="宋体"/>
                <w:color w:val="000000"/>
                <w:kern w:val="0"/>
                <w:sz w:val="21"/>
                <w:szCs w:val="21"/>
              </w:rPr>
            </w:pPr>
          </w:p>
        </w:tc>
        <w:tc>
          <w:tcPr>
            <w:tcW w:w="261" w:type="pct"/>
            <w:vMerge w:val="restart"/>
            <w:tcBorders>
              <w:top w:val="single" w:color="000000" w:sz="4" w:space="0"/>
              <w:left w:val="single" w:color="000000" w:sz="4" w:space="0"/>
              <w:bottom w:val="single" w:color="000000" w:sz="4" w:space="0"/>
              <w:right w:val="single" w:color="000000" w:sz="4" w:space="0"/>
            </w:tcBorders>
            <w:vAlign w:val="center"/>
          </w:tcPr>
          <w:p w14:paraId="5446B991">
            <w:pPr>
              <w:widowControl/>
              <w:spacing w:line="240" w:lineRule="auto"/>
              <w:jc w:val="left"/>
              <w:rPr>
                <w:rFonts w:hint="eastAsia" w:ascii="宋体" w:hAnsi="宋体" w:cs="宋体"/>
                <w:color w:val="000000"/>
                <w:kern w:val="0"/>
                <w:sz w:val="21"/>
                <w:szCs w:val="21"/>
              </w:rPr>
            </w:pPr>
            <w:r>
              <w:rPr>
                <w:rFonts w:ascii="宋体" w:hAnsi="宋体" w:cs="宋体"/>
                <w:color w:val="000000"/>
                <w:kern w:val="0"/>
                <w:sz w:val="21"/>
                <w:szCs w:val="21"/>
              </w:rPr>
              <w:t>智能分析工具</w:t>
            </w:r>
          </w:p>
        </w:tc>
        <w:tc>
          <w:tcPr>
            <w:tcW w:w="1326" w:type="pct"/>
            <w:vMerge w:val="restart"/>
            <w:tcBorders>
              <w:top w:val="single" w:color="000000" w:sz="4" w:space="0"/>
              <w:left w:val="single" w:color="000000" w:sz="4" w:space="0"/>
              <w:bottom w:val="single" w:color="000000" w:sz="4" w:space="0"/>
              <w:right w:val="single" w:color="000000" w:sz="4" w:space="0"/>
            </w:tcBorders>
            <w:vAlign w:val="center"/>
          </w:tcPr>
          <w:p w14:paraId="3849D6A1">
            <w:pPr>
              <w:widowControl/>
              <w:spacing w:line="240" w:lineRule="auto"/>
              <w:jc w:val="left"/>
              <w:rPr>
                <w:rFonts w:hint="eastAsia" w:ascii="宋体" w:hAnsi="宋体" w:cs="宋体"/>
                <w:color w:val="000000"/>
                <w:kern w:val="0"/>
                <w:sz w:val="21"/>
                <w:szCs w:val="21"/>
              </w:rPr>
            </w:pPr>
            <w:r>
              <w:rPr>
                <w:rFonts w:ascii="宋体" w:hAnsi="宋体" w:cs="宋体"/>
                <w:color w:val="000000"/>
                <w:kern w:val="0"/>
                <w:sz w:val="21"/>
                <w:szCs w:val="21"/>
              </w:rPr>
              <w:t>基于大模型的自然语言交互问答功能，提供问指标看结论、盯指标异常等核心能力，让管理者与数据信息之间的距离近在咫尺。接入产业数据集及用户自有数据，提供行业资讯、热点榜单及智能问数功能。用户通过自然语言进行数据查询与知识库问答</w:t>
            </w:r>
          </w:p>
        </w:tc>
        <w:tc>
          <w:tcPr>
            <w:tcW w:w="1862" w:type="pct"/>
            <w:tcBorders>
              <w:top w:val="single" w:color="000000" w:sz="4" w:space="0"/>
              <w:left w:val="single" w:color="000000" w:sz="4" w:space="0"/>
              <w:bottom w:val="single" w:color="000000" w:sz="4" w:space="0"/>
              <w:right w:val="single" w:color="000000" w:sz="4" w:space="0"/>
            </w:tcBorders>
            <w:vAlign w:val="center"/>
          </w:tcPr>
          <w:p w14:paraId="03BBA7FF">
            <w:pPr>
              <w:widowControl/>
              <w:spacing w:line="240" w:lineRule="auto"/>
              <w:jc w:val="left"/>
              <w:rPr>
                <w:rFonts w:hint="eastAsia" w:ascii="宋体" w:hAnsi="宋体" w:cs="宋体"/>
                <w:color w:val="000000"/>
                <w:kern w:val="0"/>
                <w:sz w:val="21"/>
                <w:szCs w:val="21"/>
              </w:rPr>
            </w:pPr>
            <w:r>
              <w:rPr>
                <w:rFonts w:ascii="宋体" w:hAnsi="宋体" w:cs="宋体"/>
                <w:color w:val="000000"/>
                <w:kern w:val="0"/>
                <w:sz w:val="21"/>
                <w:szCs w:val="21"/>
              </w:rPr>
              <w:t>配置图表：提供丰富图表组件（指标类、趋势类、分布类、占比类）与布局容器，支持拖拽式快速搭建PC端与移动端数据看板，支持配置筛选器、跳转下钻、辅助线等分析功能。</w:t>
            </w:r>
          </w:p>
        </w:tc>
        <w:tc>
          <w:tcPr>
            <w:tcW w:w="500" w:type="pct"/>
            <w:tcBorders>
              <w:top w:val="single" w:color="000000" w:sz="4" w:space="0"/>
              <w:left w:val="single" w:color="000000" w:sz="4" w:space="0"/>
              <w:bottom w:val="single" w:color="000000" w:sz="4" w:space="0"/>
              <w:right w:val="single" w:color="000000" w:sz="4" w:space="0"/>
            </w:tcBorders>
            <w:noWrap/>
            <w:vAlign w:val="center"/>
          </w:tcPr>
          <w:p w14:paraId="51289C61">
            <w:pPr>
              <w:widowControl/>
              <w:spacing w:line="240" w:lineRule="auto"/>
              <w:jc w:val="center"/>
              <w:rPr>
                <w:rFonts w:hint="eastAsia" w:ascii="宋体" w:hAnsi="宋体" w:eastAsia="宋体" w:cs="宋体"/>
                <w:color w:val="000000"/>
                <w:kern w:val="0"/>
                <w:sz w:val="21"/>
                <w:szCs w:val="21"/>
                <w:lang w:eastAsia="zh-CN"/>
              </w:rPr>
            </w:pPr>
            <w:r>
              <w:rPr>
                <w:rFonts w:ascii="宋体" w:hAnsi="宋体" w:cs="宋体"/>
                <w:color w:val="000000"/>
                <w:kern w:val="0"/>
                <w:sz w:val="21"/>
                <w:szCs w:val="21"/>
              </w:rPr>
              <w:t>20.00</w:t>
            </w:r>
            <w:del w:id="932" w:author="cc" w:date="2026-05-23T12:56:49Z">
              <w:r>
                <w:rPr>
                  <w:rFonts w:ascii="宋体" w:hAnsi="宋体" w:cs="宋体"/>
                  <w:color w:val="000000"/>
                  <w:kern w:val="0"/>
                  <w:sz w:val="21"/>
                  <w:szCs w:val="21"/>
                </w:rPr>
                <w:delText xml:space="preserve"> </w:delText>
              </w:r>
            </w:del>
          </w:p>
        </w:tc>
        <w:tc>
          <w:tcPr>
            <w:tcW w:w="511" w:type="pct"/>
            <w:vMerge w:val="restart"/>
            <w:tcBorders>
              <w:top w:val="single" w:color="000000" w:sz="4" w:space="0"/>
              <w:left w:val="single" w:color="000000" w:sz="4" w:space="0"/>
              <w:bottom w:val="single" w:color="000000" w:sz="4" w:space="0"/>
              <w:right w:val="single" w:color="000000" w:sz="4" w:space="0"/>
            </w:tcBorders>
            <w:noWrap/>
            <w:vAlign w:val="center"/>
          </w:tcPr>
          <w:p w14:paraId="1E041EAA">
            <w:pPr>
              <w:widowControl/>
              <w:spacing w:line="240" w:lineRule="auto"/>
              <w:jc w:val="left"/>
              <w:rPr>
                <w:rFonts w:hint="eastAsia" w:ascii="宋体" w:hAnsi="宋体" w:cs="宋体"/>
                <w:color w:val="000000"/>
                <w:kern w:val="0"/>
                <w:sz w:val="21"/>
                <w:szCs w:val="21"/>
              </w:rPr>
            </w:pPr>
            <w:r>
              <w:rPr>
                <w:rFonts w:ascii="宋体" w:hAnsi="宋体" w:cs="宋体"/>
                <w:color w:val="000000"/>
                <w:kern w:val="0"/>
                <w:sz w:val="21"/>
                <w:szCs w:val="21"/>
              </w:rPr>
              <w:t>本地部署</w:t>
            </w:r>
          </w:p>
        </w:tc>
      </w:tr>
      <w:tr w14:paraId="511854BB">
        <w:trPr>
          <w:trHeight w:val="400" w:hRule="atLeast"/>
        </w:trPr>
        <w:tc>
          <w:tcPr>
            <w:tcW w:w="30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34830D6">
            <w:pPr>
              <w:widowControl/>
              <w:spacing w:line="240" w:lineRule="auto"/>
              <w:jc w:val="center"/>
              <w:rPr>
                <w:rFonts w:hint="eastAsia" w:ascii="宋体" w:hAnsi="宋体" w:cs="宋体"/>
                <w:b/>
                <w:bCs/>
                <w:color w:val="000000"/>
                <w:kern w:val="0"/>
                <w:sz w:val="21"/>
                <w:szCs w:val="21"/>
              </w:rPr>
            </w:pPr>
            <w:r>
              <w:rPr>
                <w:rFonts w:ascii="宋体" w:hAnsi="宋体" w:cs="宋体"/>
                <w:b/>
                <w:bCs/>
                <w:color w:val="000000"/>
                <w:kern w:val="0"/>
                <w:sz w:val="21"/>
                <w:szCs w:val="21"/>
              </w:rPr>
              <w:t>6</w:t>
            </w:r>
          </w:p>
        </w:tc>
        <w:tc>
          <w:tcPr>
            <w:tcW w:w="230" w:type="pct"/>
            <w:vMerge w:val="continue"/>
            <w:tcBorders>
              <w:top w:val="single" w:color="000000" w:sz="4" w:space="0"/>
              <w:left w:val="single" w:color="000000" w:sz="4" w:space="0"/>
              <w:bottom w:val="single" w:color="000000" w:sz="4" w:space="0"/>
              <w:right w:val="single" w:color="000000" w:sz="4" w:space="0"/>
            </w:tcBorders>
            <w:vAlign w:val="center"/>
          </w:tcPr>
          <w:p w14:paraId="2386512B">
            <w:pPr>
              <w:widowControl/>
              <w:spacing w:line="240" w:lineRule="auto"/>
              <w:jc w:val="left"/>
              <w:rPr>
                <w:rFonts w:hint="eastAsia" w:ascii="宋体" w:hAnsi="宋体" w:cs="宋体"/>
                <w:color w:val="000000"/>
                <w:kern w:val="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vAlign w:val="center"/>
          </w:tcPr>
          <w:p w14:paraId="72E4A6C6">
            <w:pPr>
              <w:widowControl/>
              <w:spacing w:line="240" w:lineRule="auto"/>
              <w:jc w:val="left"/>
              <w:rPr>
                <w:rFonts w:hint="eastAsia" w:ascii="宋体" w:hAnsi="宋体" w:cs="宋体"/>
                <w:color w:val="000000"/>
                <w:kern w:val="0"/>
                <w:sz w:val="21"/>
                <w:szCs w:val="21"/>
              </w:rPr>
            </w:pPr>
          </w:p>
        </w:tc>
        <w:tc>
          <w:tcPr>
            <w:tcW w:w="1326" w:type="pct"/>
            <w:vMerge w:val="continue"/>
            <w:tcBorders>
              <w:top w:val="single" w:color="000000" w:sz="4" w:space="0"/>
              <w:left w:val="single" w:color="000000" w:sz="4" w:space="0"/>
              <w:bottom w:val="single" w:color="000000" w:sz="4" w:space="0"/>
              <w:right w:val="single" w:color="000000" w:sz="4" w:space="0"/>
            </w:tcBorders>
            <w:vAlign w:val="center"/>
          </w:tcPr>
          <w:p w14:paraId="48DEF70F">
            <w:pPr>
              <w:widowControl/>
              <w:spacing w:line="240" w:lineRule="auto"/>
              <w:jc w:val="left"/>
              <w:rPr>
                <w:rFonts w:hint="eastAsia" w:ascii="宋体" w:hAnsi="宋体" w:cs="宋体"/>
                <w:color w:val="000000"/>
                <w:kern w:val="0"/>
                <w:sz w:val="21"/>
                <w:szCs w:val="21"/>
              </w:rPr>
            </w:pPr>
          </w:p>
        </w:tc>
        <w:tc>
          <w:tcPr>
            <w:tcW w:w="1862" w:type="pct"/>
            <w:tcBorders>
              <w:top w:val="single" w:color="000000" w:sz="4" w:space="0"/>
              <w:left w:val="single" w:color="000000" w:sz="4" w:space="0"/>
              <w:bottom w:val="single" w:color="000000" w:sz="4" w:space="0"/>
              <w:right w:val="single" w:color="000000" w:sz="4" w:space="0"/>
            </w:tcBorders>
            <w:vAlign w:val="center"/>
          </w:tcPr>
          <w:p w14:paraId="2CB8E17A">
            <w:pPr>
              <w:widowControl/>
              <w:spacing w:line="240" w:lineRule="auto"/>
              <w:jc w:val="left"/>
              <w:rPr>
                <w:rFonts w:hint="eastAsia" w:ascii="宋体" w:hAnsi="宋体" w:cs="宋体"/>
                <w:color w:val="000000"/>
                <w:kern w:val="0"/>
                <w:sz w:val="21"/>
                <w:szCs w:val="21"/>
              </w:rPr>
            </w:pPr>
            <w:r>
              <w:rPr>
                <w:rFonts w:ascii="宋体" w:hAnsi="宋体" w:cs="宋体"/>
                <w:color w:val="000000"/>
                <w:kern w:val="0"/>
                <w:sz w:val="21"/>
                <w:szCs w:val="21"/>
              </w:rPr>
              <w:t>AI管理助手：AI管理助手统一管理知识库、专有名词和问答记录，并通过智能分段和向量化配置提升AI问答的准确性和可控性。</w:t>
            </w:r>
          </w:p>
        </w:tc>
        <w:tc>
          <w:tcPr>
            <w:tcW w:w="500" w:type="pct"/>
            <w:tcBorders>
              <w:top w:val="single" w:color="000000" w:sz="4" w:space="0"/>
              <w:left w:val="single" w:color="000000" w:sz="4" w:space="0"/>
              <w:bottom w:val="single" w:color="000000" w:sz="4" w:space="0"/>
              <w:right w:val="single" w:color="000000" w:sz="4" w:space="0"/>
            </w:tcBorders>
            <w:noWrap/>
            <w:vAlign w:val="center"/>
          </w:tcPr>
          <w:p w14:paraId="4BAED5CB">
            <w:pPr>
              <w:widowControl/>
              <w:spacing w:line="240" w:lineRule="auto"/>
              <w:jc w:val="center"/>
              <w:rPr>
                <w:rFonts w:hint="eastAsia" w:ascii="宋体" w:hAnsi="宋体" w:eastAsia="宋体" w:cs="宋体"/>
                <w:color w:val="000000"/>
                <w:kern w:val="0"/>
                <w:sz w:val="21"/>
                <w:szCs w:val="21"/>
                <w:lang w:eastAsia="zh-CN"/>
              </w:rPr>
            </w:pPr>
            <w:r>
              <w:rPr>
                <w:rFonts w:ascii="宋体" w:hAnsi="宋体" w:cs="宋体"/>
                <w:color w:val="000000"/>
                <w:kern w:val="0"/>
                <w:sz w:val="21"/>
                <w:szCs w:val="21"/>
              </w:rPr>
              <w:t>45.00</w:t>
            </w:r>
            <w:del w:id="933" w:author="cc" w:date="2026-05-23T12:56:49Z">
              <w:r>
                <w:rPr>
                  <w:rFonts w:ascii="宋体" w:hAnsi="宋体" w:cs="宋体"/>
                  <w:color w:val="000000"/>
                  <w:kern w:val="0"/>
                  <w:sz w:val="21"/>
                  <w:szCs w:val="21"/>
                </w:rPr>
                <w:delText xml:space="preserve"> </w:delText>
              </w:r>
            </w:del>
          </w:p>
        </w:tc>
        <w:tc>
          <w:tcPr>
            <w:tcW w:w="511" w:type="pct"/>
            <w:vMerge w:val="continue"/>
            <w:tcBorders>
              <w:top w:val="single" w:color="000000" w:sz="4" w:space="0"/>
              <w:left w:val="single" w:color="000000" w:sz="4" w:space="0"/>
              <w:bottom w:val="single" w:color="000000" w:sz="4" w:space="0"/>
              <w:right w:val="single" w:color="000000" w:sz="4" w:space="0"/>
            </w:tcBorders>
            <w:vAlign w:val="center"/>
          </w:tcPr>
          <w:p w14:paraId="0D4CA9BC">
            <w:pPr>
              <w:widowControl/>
              <w:spacing w:line="240" w:lineRule="auto"/>
              <w:jc w:val="left"/>
              <w:rPr>
                <w:rFonts w:hint="eastAsia" w:ascii="宋体" w:hAnsi="宋体" w:cs="宋体"/>
                <w:color w:val="000000"/>
                <w:kern w:val="0"/>
                <w:sz w:val="21"/>
                <w:szCs w:val="21"/>
              </w:rPr>
            </w:pPr>
          </w:p>
        </w:tc>
      </w:tr>
      <w:tr w14:paraId="107647E3">
        <w:trPr>
          <w:trHeight w:val="400" w:hRule="atLeast"/>
        </w:trPr>
        <w:tc>
          <w:tcPr>
            <w:tcW w:w="30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D77760E">
            <w:pPr>
              <w:widowControl/>
              <w:spacing w:line="240" w:lineRule="auto"/>
              <w:jc w:val="center"/>
              <w:rPr>
                <w:rFonts w:hint="eastAsia" w:ascii="宋体" w:hAnsi="宋体" w:cs="宋体"/>
                <w:b/>
                <w:bCs/>
                <w:color w:val="000000"/>
                <w:kern w:val="0"/>
                <w:sz w:val="21"/>
                <w:szCs w:val="21"/>
              </w:rPr>
            </w:pPr>
            <w:r>
              <w:rPr>
                <w:rFonts w:ascii="宋体" w:hAnsi="宋体" w:cs="宋体"/>
                <w:b/>
                <w:bCs/>
                <w:color w:val="000000"/>
                <w:kern w:val="0"/>
                <w:sz w:val="21"/>
                <w:szCs w:val="21"/>
              </w:rPr>
              <w:t>7</w:t>
            </w:r>
          </w:p>
        </w:tc>
        <w:tc>
          <w:tcPr>
            <w:tcW w:w="230" w:type="pct"/>
            <w:vMerge w:val="continue"/>
            <w:tcBorders>
              <w:top w:val="single" w:color="000000" w:sz="4" w:space="0"/>
              <w:left w:val="single" w:color="000000" w:sz="4" w:space="0"/>
              <w:bottom w:val="single" w:color="000000" w:sz="4" w:space="0"/>
              <w:right w:val="single" w:color="000000" w:sz="4" w:space="0"/>
            </w:tcBorders>
            <w:vAlign w:val="center"/>
          </w:tcPr>
          <w:p w14:paraId="5AF8D50B">
            <w:pPr>
              <w:widowControl/>
              <w:spacing w:line="240" w:lineRule="auto"/>
              <w:jc w:val="left"/>
              <w:rPr>
                <w:rFonts w:hint="eastAsia" w:ascii="宋体" w:hAnsi="宋体" w:cs="宋体"/>
                <w:color w:val="000000"/>
                <w:kern w:val="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vAlign w:val="center"/>
          </w:tcPr>
          <w:p w14:paraId="1711FEA9">
            <w:pPr>
              <w:widowControl/>
              <w:spacing w:line="240" w:lineRule="auto"/>
              <w:jc w:val="left"/>
              <w:rPr>
                <w:rFonts w:hint="eastAsia" w:ascii="宋体" w:hAnsi="宋体" w:cs="宋体"/>
                <w:color w:val="000000"/>
                <w:kern w:val="0"/>
                <w:sz w:val="21"/>
                <w:szCs w:val="21"/>
              </w:rPr>
            </w:pPr>
          </w:p>
        </w:tc>
        <w:tc>
          <w:tcPr>
            <w:tcW w:w="1326" w:type="pct"/>
            <w:vMerge w:val="continue"/>
            <w:tcBorders>
              <w:top w:val="single" w:color="000000" w:sz="4" w:space="0"/>
              <w:left w:val="single" w:color="000000" w:sz="4" w:space="0"/>
              <w:bottom w:val="single" w:color="000000" w:sz="4" w:space="0"/>
              <w:right w:val="single" w:color="000000" w:sz="4" w:space="0"/>
            </w:tcBorders>
            <w:vAlign w:val="center"/>
          </w:tcPr>
          <w:p w14:paraId="28634FF2">
            <w:pPr>
              <w:widowControl/>
              <w:spacing w:line="240" w:lineRule="auto"/>
              <w:jc w:val="left"/>
              <w:rPr>
                <w:rFonts w:hint="eastAsia" w:ascii="宋体" w:hAnsi="宋体" w:cs="宋体"/>
                <w:color w:val="000000"/>
                <w:kern w:val="0"/>
                <w:sz w:val="21"/>
                <w:szCs w:val="21"/>
              </w:rPr>
            </w:pPr>
          </w:p>
        </w:tc>
        <w:tc>
          <w:tcPr>
            <w:tcW w:w="1862" w:type="pct"/>
            <w:tcBorders>
              <w:top w:val="single" w:color="000000" w:sz="4" w:space="0"/>
              <w:left w:val="single" w:color="000000" w:sz="4" w:space="0"/>
              <w:bottom w:val="single" w:color="000000" w:sz="4" w:space="0"/>
              <w:right w:val="single" w:color="000000" w:sz="4" w:space="0"/>
            </w:tcBorders>
            <w:vAlign w:val="center"/>
          </w:tcPr>
          <w:p w14:paraId="04FEB363">
            <w:pPr>
              <w:widowControl/>
              <w:spacing w:line="240" w:lineRule="auto"/>
              <w:jc w:val="left"/>
              <w:rPr>
                <w:rFonts w:hint="eastAsia" w:ascii="宋体" w:hAnsi="宋体" w:cs="宋体"/>
                <w:color w:val="000000"/>
                <w:kern w:val="0"/>
                <w:sz w:val="21"/>
                <w:szCs w:val="21"/>
              </w:rPr>
            </w:pPr>
            <w:r>
              <w:rPr>
                <w:rFonts w:ascii="宋体" w:hAnsi="宋体" w:cs="宋体"/>
                <w:color w:val="000000"/>
                <w:kern w:val="0"/>
                <w:sz w:val="21"/>
                <w:szCs w:val="21"/>
              </w:rPr>
              <w:t>行业洞察：资讯处理笔记，配置热词及分类，资讯任务配置，支持对历史资讯回溯。热点榜单配置及竞品数据分析看板配置。</w:t>
            </w:r>
          </w:p>
        </w:tc>
        <w:tc>
          <w:tcPr>
            <w:tcW w:w="500" w:type="pct"/>
            <w:tcBorders>
              <w:top w:val="single" w:color="000000" w:sz="4" w:space="0"/>
              <w:left w:val="single" w:color="000000" w:sz="4" w:space="0"/>
              <w:bottom w:val="single" w:color="000000" w:sz="4" w:space="0"/>
              <w:right w:val="single" w:color="000000" w:sz="4" w:space="0"/>
            </w:tcBorders>
            <w:noWrap/>
            <w:vAlign w:val="center"/>
          </w:tcPr>
          <w:p w14:paraId="3A34807B">
            <w:pPr>
              <w:widowControl/>
              <w:spacing w:line="240" w:lineRule="auto"/>
              <w:jc w:val="center"/>
              <w:rPr>
                <w:rFonts w:hint="eastAsia" w:ascii="宋体" w:hAnsi="宋体" w:eastAsia="宋体" w:cs="宋体"/>
                <w:color w:val="000000"/>
                <w:kern w:val="0"/>
                <w:sz w:val="21"/>
                <w:szCs w:val="21"/>
                <w:lang w:eastAsia="zh-CN"/>
              </w:rPr>
            </w:pPr>
            <w:r>
              <w:rPr>
                <w:rFonts w:ascii="宋体" w:hAnsi="宋体" w:cs="宋体"/>
                <w:color w:val="000000"/>
                <w:kern w:val="0"/>
                <w:sz w:val="21"/>
                <w:szCs w:val="21"/>
              </w:rPr>
              <w:t>30.00</w:t>
            </w:r>
            <w:del w:id="934" w:author="cc" w:date="2026-05-23T12:56:49Z">
              <w:r>
                <w:rPr>
                  <w:rFonts w:ascii="宋体" w:hAnsi="宋体" w:cs="宋体"/>
                  <w:color w:val="000000"/>
                  <w:kern w:val="0"/>
                  <w:sz w:val="21"/>
                  <w:szCs w:val="21"/>
                </w:rPr>
                <w:delText xml:space="preserve"> </w:delText>
              </w:r>
            </w:del>
          </w:p>
        </w:tc>
        <w:tc>
          <w:tcPr>
            <w:tcW w:w="511" w:type="pct"/>
            <w:vMerge w:val="continue"/>
            <w:tcBorders>
              <w:top w:val="single" w:color="000000" w:sz="4" w:space="0"/>
              <w:left w:val="single" w:color="000000" w:sz="4" w:space="0"/>
              <w:bottom w:val="single" w:color="000000" w:sz="4" w:space="0"/>
              <w:right w:val="single" w:color="000000" w:sz="4" w:space="0"/>
            </w:tcBorders>
            <w:vAlign w:val="center"/>
          </w:tcPr>
          <w:p w14:paraId="0B31CC46">
            <w:pPr>
              <w:widowControl/>
              <w:spacing w:line="240" w:lineRule="auto"/>
              <w:jc w:val="left"/>
              <w:rPr>
                <w:rFonts w:hint="eastAsia" w:ascii="宋体" w:hAnsi="宋体" w:cs="宋体"/>
                <w:color w:val="000000"/>
                <w:kern w:val="0"/>
                <w:sz w:val="21"/>
                <w:szCs w:val="21"/>
              </w:rPr>
            </w:pPr>
          </w:p>
        </w:tc>
      </w:tr>
      <w:tr w14:paraId="0DACBDE1">
        <w:trPr>
          <w:trHeight w:val="400" w:hRule="atLeast"/>
        </w:trPr>
        <w:tc>
          <w:tcPr>
            <w:tcW w:w="30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4B09A9F">
            <w:pPr>
              <w:widowControl/>
              <w:spacing w:line="240" w:lineRule="auto"/>
              <w:jc w:val="center"/>
              <w:rPr>
                <w:rFonts w:hint="eastAsia" w:ascii="宋体" w:hAnsi="宋体" w:cs="宋体"/>
                <w:b/>
                <w:bCs/>
                <w:color w:val="000000"/>
                <w:kern w:val="0"/>
                <w:sz w:val="21"/>
                <w:szCs w:val="21"/>
              </w:rPr>
            </w:pPr>
            <w:r>
              <w:rPr>
                <w:rFonts w:ascii="宋体" w:hAnsi="宋体" w:cs="宋体"/>
                <w:b/>
                <w:bCs/>
                <w:color w:val="000000"/>
                <w:kern w:val="0"/>
                <w:sz w:val="21"/>
                <w:szCs w:val="21"/>
              </w:rPr>
              <w:t>8</w:t>
            </w:r>
          </w:p>
        </w:tc>
        <w:tc>
          <w:tcPr>
            <w:tcW w:w="230" w:type="pct"/>
            <w:vMerge w:val="continue"/>
            <w:tcBorders>
              <w:top w:val="single" w:color="000000" w:sz="4" w:space="0"/>
              <w:left w:val="single" w:color="000000" w:sz="4" w:space="0"/>
              <w:bottom w:val="single" w:color="000000" w:sz="4" w:space="0"/>
              <w:right w:val="single" w:color="000000" w:sz="4" w:space="0"/>
            </w:tcBorders>
            <w:vAlign w:val="center"/>
          </w:tcPr>
          <w:p w14:paraId="2628805C">
            <w:pPr>
              <w:widowControl/>
              <w:spacing w:line="240" w:lineRule="auto"/>
              <w:jc w:val="left"/>
              <w:rPr>
                <w:rFonts w:hint="eastAsia" w:ascii="宋体" w:hAnsi="宋体" w:cs="宋体"/>
                <w:color w:val="000000"/>
                <w:kern w:val="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vAlign w:val="center"/>
          </w:tcPr>
          <w:p w14:paraId="7AD0FE8B">
            <w:pPr>
              <w:widowControl/>
              <w:spacing w:line="240" w:lineRule="auto"/>
              <w:jc w:val="left"/>
              <w:rPr>
                <w:rFonts w:hint="eastAsia" w:ascii="宋体" w:hAnsi="宋体" w:cs="宋体"/>
                <w:color w:val="000000"/>
                <w:kern w:val="0"/>
                <w:sz w:val="21"/>
                <w:szCs w:val="21"/>
              </w:rPr>
            </w:pPr>
          </w:p>
        </w:tc>
        <w:tc>
          <w:tcPr>
            <w:tcW w:w="1326" w:type="pct"/>
            <w:vMerge w:val="continue"/>
            <w:tcBorders>
              <w:top w:val="single" w:color="000000" w:sz="4" w:space="0"/>
              <w:left w:val="single" w:color="000000" w:sz="4" w:space="0"/>
              <w:bottom w:val="single" w:color="000000" w:sz="4" w:space="0"/>
              <w:right w:val="single" w:color="000000" w:sz="4" w:space="0"/>
            </w:tcBorders>
            <w:vAlign w:val="center"/>
          </w:tcPr>
          <w:p w14:paraId="3EC21262">
            <w:pPr>
              <w:widowControl/>
              <w:spacing w:line="240" w:lineRule="auto"/>
              <w:jc w:val="left"/>
              <w:rPr>
                <w:rFonts w:hint="eastAsia" w:ascii="宋体" w:hAnsi="宋体" w:cs="宋体"/>
                <w:color w:val="000000"/>
                <w:kern w:val="0"/>
                <w:sz w:val="21"/>
                <w:szCs w:val="21"/>
              </w:rPr>
            </w:pPr>
          </w:p>
        </w:tc>
        <w:tc>
          <w:tcPr>
            <w:tcW w:w="1862" w:type="pct"/>
            <w:tcBorders>
              <w:top w:val="single" w:color="000000" w:sz="4" w:space="0"/>
              <w:left w:val="single" w:color="000000" w:sz="4" w:space="0"/>
              <w:bottom w:val="single" w:color="000000" w:sz="4" w:space="0"/>
              <w:right w:val="single" w:color="000000" w:sz="4" w:space="0"/>
            </w:tcBorders>
            <w:vAlign w:val="center"/>
          </w:tcPr>
          <w:p w14:paraId="3648050E">
            <w:pPr>
              <w:widowControl/>
              <w:spacing w:line="240" w:lineRule="auto"/>
              <w:jc w:val="left"/>
              <w:rPr>
                <w:rFonts w:hint="eastAsia" w:ascii="宋体" w:hAnsi="宋体" w:cs="宋体"/>
                <w:color w:val="000000"/>
                <w:kern w:val="0"/>
                <w:sz w:val="21"/>
                <w:szCs w:val="21"/>
              </w:rPr>
            </w:pPr>
            <w:r>
              <w:rPr>
                <w:rFonts w:ascii="宋体" w:hAnsi="宋体" w:cs="宋体"/>
                <w:color w:val="000000"/>
                <w:kern w:val="0"/>
                <w:sz w:val="21"/>
                <w:szCs w:val="21"/>
              </w:rPr>
              <w:t>指标服务：指标服务提供指标字典、维度字典、级联维度维护、数据集、数据连接等配置管理功能，</w:t>
            </w:r>
          </w:p>
        </w:tc>
        <w:tc>
          <w:tcPr>
            <w:tcW w:w="500" w:type="pct"/>
            <w:tcBorders>
              <w:top w:val="single" w:color="000000" w:sz="4" w:space="0"/>
              <w:left w:val="single" w:color="000000" w:sz="4" w:space="0"/>
              <w:bottom w:val="single" w:color="000000" w:sz="4" w:space="0"/>
              <w:right w:val="single" w:color="000000" w:sz="4" w:space="0"/>
            </w:tcBorders>
            <w:noWrap/>
            <w:vAlign w:val="center"/>
          </w:tcPr>
          <w:p w14:paraId="03F6C08F">
            <w:pPr>
              <w:widowControl/>
              <w:spacing w:line="240" w:lineRule="auto"/>
              <w:jc w:val="center"/>
              <w:rPr>
                <w:rFonts w:hint="eastAsia" w:ascii="宋体" w:hAnsi="宋体" w:eastAsia="宋体" w:cs="宋体"/>
                <w:color w:val="000000"/>
                <w:kern w:val="0"/>
                <w:sz w:val="21"/>
                <w:szCs w:val="21"/>
                <w:lang w:eastAsia="zh-CN"/>
              </w:rPr>
            </w:pPr>
            <w:r>
              <w:rPr>
                <w:rFonts w:ascii="宋体" w:hAnsi="宋体" w:cs="宋体"/>
                <w:color w:val="000000"/>
                <w:kern w:val="0"/>
                <w:sz w:val="21"/>
                <w:szCs w:val="21"/>
              </w:rPr>
              <w:t>45.00</w:t>
            </w:r>
            <w:del w:id="935" w:author="cc" w:date="2026-05-23T12:56:49Z">
              <w:r>
                <w:rPr>
                  <w:rFonts w:ascii="宋体" w:hAnsi="宋体" w:cs="宋体"/>
                  <w:color w:val="000000"/>
                  <w:kern w:val="0"/>
                  <w:sz w:val="21"/>
                  <w:szCs w:val="21"/>
                </w:rPr>
                <w:delText xml:space="preserve"> </w:delText>
              </w:r>
            </w:del>
          </w:p>
        </w:tc>
        <w:tc>
          <w:tcPr>
            <w:tcW w:w="511" w:type="pct"/>
            <w:vMerge w:val="continue"/>
            <w:tcBorders>
              <w:top w:val="single" w:color="000000" w:sz="4" w:space="0"/>
              <w:left w:val="single" w:color="000000" w:sz="4" w:space="0"/>
              <w:bottom w:val="single" w:color="000000" w:sz="4" w:space="0"/>
              <w:right w:val="single" w:color="000000" w:sz="4" w:space="0"/>
            </w:tcBorders>
            <w:vAlign w:val="center"/>
          </w:tcPr>
          <w:p w14:paraId="2C45D297">
            <w:pPr>
              <w:widowControl/>
              <w:spacing w:line="240" w:lineRule="auto"/>
              <w:jc w:val="left"/>
              <w:rPr>
                <w:rFonts w:hint="eastAsia" w:ascii="宋体" w:hAnsi="宋体" w:cs="宋体"/>
                <w:color w:val="000000"/>
                <w:kern w:val="0"/>
                <w:sz w:val="21"/>
                <w:szCs w:val="21"/>
              </w:rPr>
            </w:pPr>
          </w:p>
        </w:tc>
      </w:tr>
      <w:tr w14:paraId="1484F8C5">
        <w:trPr>
          <w:trHeight w:val="400" w:hRule="atLeast"/>
        </w:trPr>
        <w:tc>
          <w:tcPr>
            <w:tcW w:w="30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6FD1E1B">
            <w:pPr>
              <w:widowControl/>
              <w:spacing w:line="240" w:lineRule="auto"/>
              <w:jc w:val="center"/>
              <w:rPr>
                <w:rFonts w:hint="eastAsia" w:ascii="宋体" w:hAnsi="宋体" w:cs="宋体"/>
                <w:b/>
                <w:bCs/>
                <w:color w:val="000000"/>
                <w:kern w:val="0"/>
                <w:sz w:val="21"/>
                <w:szCs w:val="21"/>
              </w:rPr>
            </w:pPr>
            <w:r>
              <w:rPr>
                <w:rFonts w:ascii="宋体" w:hAnsi="宋体" w:cs="宋体"/>
                <w:b/>
                <w:bCs/>
                <w:color w:val="000000"/>
                <w:kern w:val="0"/>
                <w:sz w:val="21"/>
                <w:szCs w:val="21"/>
              </w:rPr>
              <w:t>9</w:t>
            </w:r>
          </w:p>
        </w:tc>
        <w:tc>
          <w:tcPr>
            <w:tcW w:w="230" w:type="pct"/>
            <w:vMerge w:val="continue"/>
            <w:tcBorders>
              <w:top w:val="single" w:color="000000" w:sz="4" w:space="0"/>
              <w:left w:val="single" w:color="000000" w:sz="4" w:space="0"/>
              <w:bottom w:val="single" w:color="000000" w:sz="4" w:space="0"/>
              <w:right w:val="single" w:color="000000" w:sz="4" w:space="0"/>
            </w:tcBorders>
            <w:vAlign w:val="center"/>
          </w:tcPr>
          <w:p w14:paraId="2778C295">
            <w:pPr>
              <w:widowControl/>
              <w:spacing w:line="240" w:lineRule="auto"/>
              <w:jc w:val="left"/>
              <w:rPr>
                <w:rFonts w:hint="eastAsia" w:ascii="宋体" w:hAnsi="宋体" w:cs="宋体"/>
                <w:color w:val="000000"/>
                <w:kern w:val="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vAlign w:val="center"/>
          </w:tcPr>
          <w:p w14:paraId="5ECDA0A0">
            <w:pPr>
              <w:widowControl/>
              <w:spacing w:line="240" w:lineRule="auto"/>
              <w:jc w:val="left"/>
              <w:rPr>
                <w:rFonts w:hint="eastAsia" w:ascii="宋体" w:hAnsi="宋体" w:cs="宋体"/>
                <w:color w:val="000000"/>
                <w:kern w:val="0"/>
                <w:sz w:val="21"/>
                <w:szCs w:val="21"/>
              </w:rPr>
            </w:pPr>
          </w:p>
        </w:tc>
        <w:tc>
          <w:tcPr>
            <w:tcW w:w="1326" w:type="pct"/>
            <w:vMerge w:val="continue"/>
            <w:tcBorders>
              <w:top w:val="single" w:color="000000" w:sz="4" w:space="0"/>
              <w:left w:val="single" w:color="000000" w:sz="4" w:space="0"/>
              <w:bottom w:val="single" w:color="000000" w:sz="4" w:space="0"/>
              <w:right w:val="single" w:color="000000" w:sz="4" w:space="0"/>
            </w:tcBorders>
            <w:vAlign w:val="center"/>
          </w:tcPr>
          <w:p w14:paraId="1197F371">
            <w:pPr>
              <w:widowControl/>
              <w:spacing w:line="240" w:lineRule="auto"/>
              <w:jc w:val="left"/>
              <w:rPr>
                <w:rFonts w:hint="eastAsia" w:ascii="宋体" w:hAnsi="宋体" w:cs="宋体"/>
                <w:color w:val="000000"/>
                <w:kern w:val="0"/>
                <w:sz w:val="21"/>
                <w:szCs w:val="21"/>
              </w:rPr>
            </w:pPr>
          </w:p>
        </w:tc>
        <w:tc>
          <w:tcPr>
            <w:tcW w:w="1862" w:type="pct"/>
            <w:tcBorders>
              <w:top w:val="single" w:color="000000" w:sz="4" w:space="0"/>
              <w:left w:val="single" w:color="000000" w:sz="4" w:space="0"/>
              <w:bottom w:val="single" w:color="000000" w:sz="4" w:space="0"/>
              <w:right w:val="single" w:color="000000" w:sz="4" w:space="0"/>
            </w:tcBorders>
            <w:vAlign w:val="center"/>
          </w:tcPr>
          <w:p w14:paraId="0D62FD50">
            <w:pPr>
              <w:widowControl/>
              <w:spacing w:line="240" w:lineRule="auto"/>
              <w:jc w:val="left"/>
              <w:rPr>
                <w:rFonts w:hint="eastAsia" w:ascii="宋体" w:hAnsi="宋体" w:cs="宋体"/>
                <w:color w:val="000000"/>
                <w:kern w:val="0"/>
                <w:sz w:val="21"/>
                <w:szCs w:val="21"/>
              </w:rPr>
            </w:pPr>
            <w:r>
              <w:rPr>
                <w:rFonts w:ascii="宋体" w:hAnsi="宋体" w:cs="宋体"/>
                <w:color w:val="000000"/>
                <w:kern w:val="0"/>
                <w:sz w:val="21"/>
                <w:szCs w:val="21"/>
              </w:rPr>
              <w:t>运营管理：系统通过权限管理实现用户、角色与资源的精细化授权控制，资源负责人维护及操作审计，保障日常运维与安全合规。</w:t>
            </w:r>
          </w:p>
        </w:tc>
        <w:tc>
          <w:tcPr>
            <w:tcW w:w="500" w:type="pct"/>
            <w:tcBorders>
              <w:top w:val="single" w:color="000000" w:sz="4" w:space="0"/>
              <w:left w:val="single" w:color="000000" w:sz="4" w:space="0"/>
              <w:bottom w:val="single" w:color="000000" w:sz="4" w:space="0"/>
              <w:right w:val="single" w:color="000000" w:sz="4" w:space="0"/>
            </w:tcBorders>
            <w:noWrap/>
            <w:vAlign w:val="center"/>
          </w:tcPr>
          <w:p w14:paraId="299C8F93">
            <w:pPr>
              <w:widowControl/>
              <w:spacing w:line="240" w:lineRule="auto"/>
              <w:jc w:val="center"/>
              <w:rPr>
                <w:rFonts w:hint="eastAsia" w:ascii="宋体" w:hAnsi="宋体" w:eastAsia="宋体" w:cs="宋体"/>
                <w:color w:val="000000"/>
                <w:kern w:val="0"/>
                <w:sz w:val="21"/>
                <w:szCs w:val="21"/>
                <w:lang w:eastAsia="zh-CN"/>
              </w:rPr>
            </w:pPr>
            <w:r>
              <w:rPr>
                <w:rFonts w:ascii="宋体" w:hAnsi="宋体" w:cs="宋体"/>
                <w:color w:val="000000"/>
                <w:kern w:val="0"/>
                <w:sz w:val="21"/>
                <w:szCs w:val="21"/>
              </w:rPr>
              <w:t>20.00</w:t>
            </w:r>
            <w:del w:id="936" w:author="cc" w:date="2026-05-23T12:56:49Z">
              <w:r>
                <w:rPr>
                  <w:rFonts w:ascii="宋体" w:hAnsi="宋体" w:cs="宋体"/>
                  <w:color w:val="000000"/>
                  <w:kern w:val="0"/>
                  <w:sz w:val="21"/>
                  <w:szCs w:val="21"/>
                </w:rPr>
                <w:delText xml:space="preserve"> </w:delText>
              </w:r>
            </w:del>
          </w:p>
        </w:tc>
        <w:tc>
          <w:tcPr>
            <w:tcW w:w="511" w:type="pct"/>
            <w:vMerge w:val="continue"/>
            <w:tcBorders>
              <w:top w:val="single" w:color="000000" w:sz="4" w:space="0"/>
              <w:left w:val="single" w:color="000000" w:sz="4" w:space="0"/>
              <w:bottom w:val="single" w:color="000000" w:sz="4" w:space="0"/>
              <w:right w:val="single" w:color="000000" w:sz="4" w:space="0"/>
            </w:tcBorders>
            <w:vAlign w:val="center"/>
          </w:tcPr>
          <w:p w14:paraId="763CC601">
            <w:pPr>
              <w:widowControl/>
              <w:spacing w:line="240" w:lineRule="auto"/>
              <w:jc w:val="left"/>
              <w:rPr>
                <w:rFonts w:hint="eastAsia" w:ascii="宋体" w:hAnsi="宋体" w:cs="宋体"/>
                <w:color w:val="000000"/>
                <w:kern w:val="0"/>
                <w:sz w:val="21"/>
                <w:szCs w:val="21"/>
              </w:rPr>
            </w:pPr>
          </w:p>
        </w:tc>
      </w:tr>
      <w:tr w14:paraId="05E4C45E">
        <w:trPr>
          <w:trHeight w:val="400" w:hRule="atLeast"/>
        </w:trPr>
        <w:tc>
          <w:tcPr>
            <w:tcW w:w="30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C486054">
            <w:pPr>
              <w:widowControl/>
              <w:spacing w:line="240" w:lineRule="auto"/>
              <w:jc w:val="center"/>
              <w:rPr>
                <w:rFonts w:hint="eastAsia" w:ascii="宋体" w:hAnsi="宋体" w:cs="宋体"/>
                <w:b/>
                <w:bCs/>
                <w:color w:val="000000"/>
                <w:kern w:val="0"/>
                <w:sz w:val="21"/>
                <w:szCs w:val="21"/>
              </w:rPr>
            </w:pPr>
            <w:r>
              <w:rPr>
                <w:rFonts w:ascii="宋体" w:hAnsi="宋体" w:cs="宋体"/>
                <w:b/>
                <w:bCs/>
                <w:color w:val="000000"/>
                <w:kern w:val="0"/>
                <w:sz w:val="21"/>
                <w:szCs w:val="21"/>
              </w:rPr>
              <w:t>10</w:t>
            </w:r>
          </w:p>
        </w:tc>
        <w:tc>
          <w:tcPr>
            <w:tcW w:w="230" w:type="pct"/>
            <w:vMerge w:val="continue"/>
            <w:tcBorders>
              <w:top w:val="single" w:color="000000" w:sz="4" w:space="0"/>
              <w:left w:val="single" w:color="000000" w:sz="4" w:space="0"/>
              <w:bottom w:val="single" w:color="000000" w:sz="4" w:space="0"/>
              <w:right w:val="single" w:color="000000" w:sz="4" w:space="0"/>
            </w:tcBorders>
            <w:vAlign w:val="center"/>
          </w:tcPr>
          <w:p w14:paraId="0FA44A4A">
            <w:pPr>
              <w:widowControl/>
              <w:spacing w:line="240" w:lineRule="auto"/>
              <w:jc w:val="left"/>
              <w:rPr>
                <w:rFonts w:hint="eastAsia" w:ascii="宋体" w:hAnsi="宋体" w:cs="宋体"/>
                <w:color w:val="000000"/>
                <w:kern w:val="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vAlign w:val="center"/>
          </w:tcPr>
          <w:p w14:paraId="2CC2AF35">
            <w:pPr>
              <w:widowControl/>
              <w:spacing w:line="240" w:lineRule="auto"/>
              <w:jc w:val="left"/>
              <w:rPr>
                <w:rFonts w:hint="eastAsia" w:ascii="宋体" w:hAnsi="宋体" w:cs="宋体"/>
                <w:color w:val="000000"/>
                <w:kern w:val="0"/>
                <w:sz w:val="21"/>
                <w:szCs w:val="21"/>
              </w:rPr>
            </w:pPr>
          </w:p>
        </w:tc>
        <w:tc>
          <w:tcPr>
            <w:tcW w:w="1326" w:type="pct"/>
            <w:vMerge w:val="continue"/>
            <w:tcBorders>
              <w:top w:val="single" w:color="000000" w:sz="4" w:space="0"/>
              <w:left w:val="single" w:color="000000" w:sz="4" w:space="0"/>
              <w:bottom w:val="single" w:color="000000" w:sz="4" w:space="0"/>
              <w:right w:val="single" w:color="000000" w:sz="4" w:space="0"/>
            </w:tcBorders>
            <w:vAlign w:val="center"/>
          </w:tcPr>
          <w:p w14:paraId="43C8522E">
            <w:pPr>
              <w:widowControl/>
              <w:spacing w:line="240" w:lineRule="auto"/>
              <w:jc w:val="left"/>
              <w:rPr>
                <w:rFonts w:hint="eastAsia" w:ascii="宋体" w:hAnsi="宋体" w:cs="宋体"/>
                <w:color w:val="000000"/>
                <w:kern w:val="0"/>
                <w:sz w:val="21"/>
                <w:szCs w:val="21"/>
              </w:rPr>
            </w:pPr>
          </w:p>
        </w:tc>
        <w:tc>
          <w:tcPr>
            <w:tcW w:w="1862" w:type="pct"/>
            <w:tcBorders>
              <w:top w:val="single" w:color="000000" w:sz="4" w:space="0"/>
              <w:left w:val="single" w:color="000000" w:sz="4" w:space="0"/>
              <w:bottom w:val="single" w:color="000000" w:sz="4" w:space="0"/>
              <w:right w:val="single" w:color="000000" w:sz="4" w:space="0"/>
            </w:tcBorders>
            <w:vAlign w:val="center"/>
          </w:tcPr>
          <w:p w14:paraId="770584F3">
            <w:pPr>
              <w:widowControl/>
              <w:spacing w:line="240" w:lineRule="auto"/>
              <w:jc w:val="left"/>
              <w:rPr>
                <w:rFonts w:hint="eastAsia" w:ascii="宋体" w:hAnsi="宋体" w:cs="宋体"/>
                <w:color w:val="000000"/>
                <w:kern w:val="0"/>
                <w:sz w:val="21"/>
                <w:szCs w:val="21"/>
              </w:rPr>
            </w:pPr>
            <w:r>
              <w:rPr>
                <w:rFonts w:ascii="宋体" w:hAnsi="宋体" w:cs="宋体"/>
                <w:color w:val="000000"/>
                <w:kern w:val="0"/>
                <w:sz w:val="21"/>
                <w:szCs w:val="21"/>
              </w:rPr>
              <w:t>移动端应用：移动端应用集成AI管理助手、指标数据看板、资讯洞察与个人中心，通过自然语言问答、可视化指标分析、行业热点与资讯聚合，以及个性化配置，帮助用户在移动端高效获取数据洞察和关键信息。</w:t>
            </w:r>
          </w:p>
        </w:tc>
        <w:tc>
          <w:tcPr>
            <w:tcW w:w="500" w:type="pct"/>
            <w:tcBorders>
              <w:top w:val="single" w:color="000000" w:sz="4" w:space="0"/>
              <w:left w:val="single" w:color="000000" w:sz="4" w:space="0"/>
              <w:bottom w:val="single" w:color="000000" w:sz="4" w:space="0"/>
              <w:right w:val="single" w:color="000000" w:sz="4" w:space="0"/>
            </w:tcBorders>
            <w:noWrap/>
            <w:vAlign w:val="center"/>
          </w:tcPr>
          <w:p w14:paraId="29CA611B">
            <w:pPr>
              <w:widowControl/>
              <w:spacing w:line="240" w:lineRule="auto"/>
              <w:jc w:val="center"/>
              <w:rPr>
                <w:rFonts w:hint="eastAsia" w:ascii="宋体" w:hAnsi="宋体" w:eastAsia="宋体" w:cs="宋体"/>
                <w:color w:val="000000"/>
                <w:kern w:val="0"/>
                <w:sz w:val="21"/>
                <w:szCs w:val="21"/>
                <w:lang w:eastAsia="zh-CN"/>
              </w:rPr>
            </w:pPr>
            <w:r>
              <w:rPr>
                <w:rFonts w:ascii="宋体" w:hAnsi="宋体" w:cs="宋体"/>
                <w:color w:val="000000"/>
                <w:kern w:val="0"/>
                <w:sz w:val="21"/>
                <w:szCs w:val="21"/>
              </w:rPr>
              <w:t>50.00</w:t>
            </w:r>
            <w:del w:id="937" w:author="cc" w:date="2026-05-23T12:56:49Z">
              <w:r>
                <w:rPr>
                  <w:rFonts w:ascii="宋体" w:hAnsi="宋体" w:cs="宋体"/>
                  <w:color w:val="000000"/>
                  <w:kern w:val="0"/>
                  <w:sz w:val="21"/>
                  <w:szCs w:val="21"/>
                </w:rPr>
                <w:delText xml:space="preserve"> </w:delText>
              </w:r>
            </w:del>
          </w:p>
        </w:tc>
        <w:tc>
          <w:tcPr>
            <w:tcW w:w="511" w:type="pct"/>
            <w:vMerge w:val="continue"/>
            <w:tcBorders>
              <w:top w:val="single" w:color="000000" w:sz="4" w:space="0"/>
              <w:left w:val="single" w:color="000000" w:sz="4" w:space="0"/>
              <w:bottom w:val="single" w:color="000000" w:sz="4" w:space="0"/>
              <w:right w:val="single" w:color="000000" w:sz="4" w:space="0"/>
            </w:tcBorders>
            <w:vAlign w:val="center"/>
          </w:tcPr>
          <w:p w14:paraId="53FC01FA">
            <w:pPr>
              <w:widowControl/>
              <w:spacing w:line="240" w:lineRule="auto"/>
              <w:jc w:val="left"/>
              <w:rPr>
                <w:rFonts w:hint="eastAsia" w:ascii="宋体" w:hAnsi="宋体" w:cs="宋体"/>
                <w:color w:val="000000"/>
                <w:kern w:val="0"/>
                <w:sz w:val="21"/>
                <w:szCs w:val="21"/>
              </w:rPr>
            </w:pPr>
          </w:p>
        </w:tc>
      </w:tr>
      <w:tr w14:paraId="42179074">
        <w:trPr>
          <w:trHeight w:val="400" w:hRule="atLeast"/>
        </w:trPr>
        <w:tc>
          <w:tcPr>
            <w:tcW w:w="30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44DF6E2">
            <w:pPr>
              <w:widowControl/>
              <w:spacing w:line="240" w:lineRule="auto"/>
              <w:jc w:val="center"/>
              <w:rPr>
                <w:rFonts w:hint="eastAsia" w:ascii="宋体" w:hAnsi="宋体" w:cs="宋体"/>
                <w:b/>
                <w:bCs/>
                <w:color w:val="000000"/>
                <w:kern w:val="0"/>
                <w:sz w:val="21"/>
                <w:szCs w:val="21"/>
              </w:rPr>
            </w:pPr>
            <w:r>
              <w:rPr>
                <w:rFonts w:ascii="宋体" w:hAnsi="宋体" w:cs="宋体"/>
                <w:b/>
                <w:bCs/>
                <w:color w:val="000000"/>
                <w:kern w:val="0"/>
                <w:sz w:val="21"/>
                <w:szCs w:val="21"/>
              </w:rPr>
              <w:t>11</w:t>
            </w:r>
          </w:p>
        </w:tc>
        <w:tc>
          <w:tcPr>
            <w:tcW w:w="230" w:type="pct"/>
            <w:vMerge w:val="continue"/>
            <w:tcBorders>
              <w:top w:val="single" w:color="000000" w:sz="4" w:space="0"/>
              <w:left w:val="single" w:color="000000" w:sz="4" w:space="0"/>
              <w:bottom w:val="single" w:color="000000" w:sz="4" w:space="0"/>
              <w:right w:val="single" w:color="000000" w:sz="4" w:space="0"/>
            </w:tcBorders>
            <w:vAlign w:val="center"/>
          </w:tcPr>
          <w:p w14:paraId="2E050070">
            <w:pPr>
              <w:widowControl/>
              <w:spacing w:line="240" w:lineRule="auto"/>
              <w:jc w:val="left"/>
              <w:rPr>
                <w:rFonts w:hint="eastAsia" w:ascii="宋体" w:hAnsi="宋体" w:cs="宋体"/>
                <w:color w:val="000000"/>
                <w:kern w:val="0"/>
                <w:sz w:val="21"/>
                <w:szCs w:val="21"/>
              </w:rPr>
            </w:pPr>
          </w:p>
        </w:tc>
        <w:tc>
          <w:tcPr>
            <w:tcW w:w="261" w:type="pct"/>
            <w:tcBorders>
              <w:top w:val="single" w:color="000000" w:sz="4" w:space="0"/>
              <w:left w:val="single" w:color="000000" w:sz="4" w:space="0"/>
              <w:bottom w:val="single" w:color="000000" w:sz="4" w:space="0"/>
              <w:right w:val="single" w:color="000000" w:sz="4" w:space="0"/>
            </w:tcBorders>
            <w:vAlign w:val="center"/>
          </w:tcPr>
          <w:p w14:paraId="10EE9558">
            <w:pPr>
              <w:widowControl/>
              <w:spacing w:line="240" w:lineRule="auto"/>
              <w:jc w:val="left"/>
              <w:rPr>
                <w:rFonts w:hint="eastAsia" w:ascii="宋体" w:hAnsi="宋体" w:cs="宋体"/>
                <w:color w:val="000000"/>
                <w:kern w:val="0"/>
                <w:sz w:val="21"/>
                <w:szCs w:val="21"/>
              </w:rPr>
            </w:pPr>
            <w:r>
              <w:rPr>
                <w:rFonts w:ascii="宋体" w:hAnsi="宋体" w:cs="宋体"/>
                <w:color w:val="000000"/>
                <w:kern w:val="0"/>
                <w:sz w:val="21"/>
                <w:szCs w:val="21"/>
              </w:rPr>
              <w:t>数据治理</w:t>
            </w:r>
          </w:p>
        </w:tc>
        <w:tc>
          <w:tcPr>
            <w:tcW w:w="1326" w:type="pct"/>
            <w:tcBorders>
              <w:top w:val="single" w:color="000000" w:sz="4" w:space="0"/>
              <w:left w:val="single" w:color="000000" w:sz="4" w:space="0"/>
              <w:bottom w:val="single" w:color="000000" w:sz="4" w:space="0"/>
              <w:right w:val="single" w:color="000000" w:sz="4" w:space="0"/>
            </w:tcBorders>
            <w:vAlign w:val="center"/>
          </w:tcPr>
          <w:p w14:paraId="2BE3FD7A">
            <w:pPr>
              <w:widowControl/>
              <w:spacing w:line="240" w:lineRule="auto"/>
              <w:jc w:val="left"/>
              <w:rPr>
                <w:rFonts w:hint="eastAsia" w:ascii="宋体" w:hAnsi="宋体" w:cs="宋体"/>
                <w:color w:val="000000"/>
                <w:kern w:val="0"/>
                <w:sz w:val="21"/>
                <w:szCs w:val="21"/>
              </w:rPr>
            </w:pPr>
            <w:r>
              <w:rPr>
                <w:rFonts w:ascii="宋体" w:hAnsi="宋体" w:cs="宋体"/>
                <w:color w:val="000000"/>
                <w:kern w:val="0"/>
                <w:sz w:val="21"/>
                <w:szCs w:val="21"/>
              </w:rPr>
              <w:t>托光谷数产现有数据基础（“光谷i企”平台企业数据、政策数据等），结合政务操作系统OS及产业数据集建设需求，需建立统一的数据治理服务体系。数据治理服务旨在解决数据分散、标准不一、质量参差、血缘不清等问题，为上层智能体应用和智能分析工具提供干净、可信、可用的数据资源</w:t>
            </w:r>
          </w:p>
        </w:tc>
        <w:tc>
          <w:tcPr>
            <w:tcW w:w="1862" w:type="pct"/>
            <w:tcBorders>
              <w:top w:val="single" w:color="000000" w:sz="4" w:space="0"/>
              <w:left w:val="single" w:color="000000" w:sz="4" w:space="0"/>
              <w:bottom w:val="single" w:color="000000" w:sz="4" w:space="0"/>
              <w:right w:val="single" w:color="000000" w:sz="4" w:space="0"/>
            </w:tcBorders>
            <w:vAlign w:val="center"/>
          </w:tcPr>
          <w:p w14:paraId="6480071C">
            <w:pPr>
              <w:widowControl/>
              <w:spacing w:line="240" w:lineRule="auto"/>
              <w:jc w:val="left"/>
              <w:rPr>
                <w:rFonts w:hint="eastAsia" w:ascii="宋体" w:hAnsi="宋体" w:cs="宋体"/>
                <w:color w:val="000000"/>
                <w:kern w:val="0"/>
                <w:sz w:val="21"/>
                <w:szCs w:val="21"/>
              </w:rPr>
            </w:pPr>
            <w:r>
              <w:rPr>
                <w:rFonts w:ascii="宋体" w:hAnsi="宋体" w:cs="宋体"/>
                <w:color w:val="000000"/>
                <w:kern w:val="0"/>
                <w:sz w:val="21"/>
                <w:szCs w:val="21"/>
              </w:rPr>
              <w:t>1、数据汇聚与集成模块</w:t>
            </w:r>
            <w:r>
              <w:rPr>
                <w:rFonts w:ascii="宋体" w:hAnsi="宋体" w:cs="宋体"/>
                <w:color w:val="000000"/>
                <w:kern w:val="0"/>
                <w:sz w:val="21"/>
                <w:szCs w:val="21"/>
              </w:rPr>
              <w:br w:type="textWrapping"/>
            </w:r>
            <w:r>
              <w:rPr>
                <w:rFonts w:ascii="宋体" w:hAnsi="宋体" w:cs="宋体"/>
                <w:color w:val="000000"/>
                <w:kern w:val="0"/>
                <w:sz w:val="21"/>
                <w:szCs w:val="21"/>
              </w:rPr>
              <w:t>支持多源数据接入，涵盖结构化数据（数据库、数据仓库）、半结构化数据（JSON、XML、日志）及非结构化数据（文档、PDF、图片）等各类数据源。提供异构数据适配能力，可适配Oracle、MySQL、PostgreSQL、Hadoop、对象存储等多种数据源，支持实时同步与批量同步两种模式。同时具备数据联邦查询功能，支持跨数据源的统一查询，无需物理搬迁数据。</w:t>
            </w:r>
            <w:r>
              <w:rPr>
                <w:rFonts w:ascii="宋体" w:hAnsi="宋体" w:cs="宋体"/>
                <w:color w:val="000000"/>
                <w:kern w:val="0"/>
                <w:sz w:val="21"/>
                <w:szCs w:val="21"/>
              </w:rPr>
              <w:br w:type="textWrapping"/>
            </w:r>
            <w:r>
              <w:rPr>
                <w:rFonts w:ascii="宋体" w:hAnsi="宋体" w:cs="宋体"/>
                <w:color w:val="000000"/>
                <w:kern w:val="0"/>
                <w:sz w:val="21"/>
                <w:szCs w:val="21"/>
              </w:rPr>
              <w:t>2、数据清洗与加工模块</w:t>
            </w:r>
            <w:r>
              <w:rPr>
                <w:rFonts w:ascii="宋体" w:hAnsi="宋体" w:cs="宋体"/>
                <w:color w:val="000000"/>
                <w:kern w:val="0"/>
                <w:sz w:val="21"/>
                <w:szCs w:val="21"/>
              </w:rPr>
              <w:br w:type="textWrapping"/>
            </w:r>
            <w:r>
              <w:rPr>
                <w:rFonts w:ascii="宋体" w:hAnsi="宋体" w:cs="宋体"/>
                <w:color w:val="000000"/>
                <w:kern w:val="0"/>
                <w:sz w:val="21"/>
                <w:szCs w:val="21"/>
              </w:rPr>
              <w:t>提供数据质量检测能力，对空值、重复值、格式错误、逻辑异常等问题进行自动检测与报告。支持数据标准化，按照统一的数据标准（如企业统一社会信用代码、行业分类代码等）进行格式转换与字段映射。具备数据脱敏功能，对身份证号、手机号、银行账户等敏感字段进行动态或静态脱敏处理。同时支持数据补全，基于规则引擎或外部数据源对缺失关键字段进行自动补全。</w:t>
            </w:r>
            <w:r>
              <w:rPr>
                <w:rFonts w:ascii="宋体" w:hAnsi="宋体" w:cs="宋体"/>
                <w:color w:val="000000"/>
                <w:kern w:val="0"/>
                <w:sz w:val="21"/>
                <w:szCs w:val="21"/>
              </w:rPr>
              <w:br w:type="textWrapping"/>
            </w:r>
            <w:r>
              <w:rPr>
                <w:rFonts w:ascii="宋体" w:hAnsi="宋体" w:cs="宋体"/>
                <w:color w:val="000000"/>
                <w:kern w:val="0"/>
                <w:sz w:val="21"/>
                <w:szCs w:val="21"/>
              </w:rPr>
              <w:t>3、元数据管理模块</w:t>
            </w:r>
            <w:r>
              <w:rPr>
                <w:rFonts w:ascii="宋体" w:hAnsi="宋体" w:cs="宋体"/>
                <w:color w:val="000000"/>
                <w:kern w:val="0"/>
                <w:sz w:val="21"/>
                <w:szCs w:val="21"/>
              </w:rPr>
              <w:br w:type="textWrapping"/>
            </w:r>
            <w:r>
              <w:rPr>
                <w:rFonts w:ascii="宋体" w:hAnsi="宋体" w:cs="宋体"/>
                <w:color w:val="000000"/>
                <w:kern w:val="0"/>
                <w:sz w:val="21"/>
                <w:szCs w:val="21"/>
              </w:rPr>
              <w:t>实现元数据的自动采集，涵盖技术元数据（库表结构、字段类型）、业务元数据（业务术语、指标定义）及操作元数据（ETL任务、访问记录）。提供元数据检索与血缘分析功能，支持数据血缘可视化，可追溯数据来源与加工路径。同时构建企业级数据目录，按业务主题、数据域分类组织数据资产，便于检索与理解</w:t>
            </w:r>
          </w:p>
        </w:tc>
        <w:tc>
          <w:tcPr>
            <w:tcW w:w="50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E9DBC8D">
            <w:pPr>
              <w:widowControl/>
              <w:spacing w:line="240" w:lineRule="auto"/>
              <w:jc w:val="center"/>
              <w:rPr>
                <w:rFonts w:hint="eastAsia" w:ascii="宋体" w:hAnsi="宋体" w:eastAsia="宋体" w:cs="宋体"/>
                <w:color w:val="000000"/>
                <w:kern w:val="0"/>
                <w:sz w:val="21"/>
                <w:szCs w:val="21"/>
                <w:lang w:eastAsia="zh-CN"/>
              </w:rPr>
            </w:pPr>
            <w:r>
              <w:rPr>
                <w:rFonts w:ascii="宋体" w:hAnsi="宋体" w:cs="宋体"/>
                <w:color w:val="000000"/>
                <w:kern w:val="0"/>
                <w:sz w:val="21"/>
                <w:szCs w:val="21"/>
              </w:rPr>
              <w:t>24.00</w:t>
            </w:r>
            <w:del w:id="938" w:author="cc" w:date="2026-05-23T12:56:49Z">
              <w:r>
                <w:rPr>
                  <w:rFonts w:ascii="宋体" w:hAnsi="宋体" w:cs="宋体"/>
                  <w:color w:val="000000"/>
                  <w:kern w:val="0"/>
                  <w:sz w:val="21"/>
                  <w:szCs w:val="21"/>
                </w:rPr>
                <w:delText xml:space="preserve"> </w:delText>
              </w:r>
            </w:del>
          </w:p>
        </w:tc>
        <w:tc>
          <w:tcPr>
            <w:tcW w:w="511"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4573EF9">
            <w:pPr>
              <w:widowControl/>
              <w:spacing w:line="240" w:lineRule="auto"/>
              <w:jc w:val="left"/>
              <w:rPr>
                <w:rFonts w:hint="eastAsia" w:ascii="宋体" w:hAnsi="宋体" w:cs="宋体"/>
                <w:color w:val="000000"/>
                <w:kern w:val="0"/>
                <w:sz w:val="21"/>
                <w:szCs w:val="21"/>
              </w:rPr>
            </w:pPr>
            <w:r>
              <w:rPr>
                <w:rFonts w:ascii="宋体" w:hAnsi="宋体" w:cs="宋体"/>
                <w:color w:val="000000"/>
                <w:kern w:val="0"/>
                <w:sz w:val="21"/>
                <w:szCs w:val="21"/>
              </w:rPr>
              <w:t>本地服务</w:t>
            </w:r>
          </w:p>
        </w:tc>
      </w:tr>
      <w:tr w14:paraId="6C1444EB">
        <w:trPr>
          <w:trHeight w:val="400" w:hRule="atLeast"/>
        </w:trPr>
        <w:tc>
          <w:tcPr>
            <w:tcW w:w="3989" w:type="pct"/>
            <w:gridSpan w:val="5"/>
            <w:tcBorders>
              <w:top w:val="single" w:color="000000" w:sz="4" w:space="0"/>
              <w:left w:val="single" w:color="000000" w:sz="4" w:space="0"/>
              <w:bottom w:val="single" w:color="000000" w:sz="4" w:space="0"/>
              <w:right w:val="single" w:color="000000" w:sz="4" w:space="0"/>
            </w:tcBorders>
            <w:noWrap/>
            <w:vAlign w:val="center"/>
          </w:tcPr>
          <w:p w14:paraId="1D0D7C3F">
            <w:pPr>
              <w:widowControl/>
              <w:spacing w:line="240" w:lineRule="auto"/>
              <w:jc w:val="center"/>
              <w:rPr>
                <w:rFonts w:hint="eastAsia" w:ascii="宋体" w:hAnsi="宋体" w:cs="宋体"/>
                <w:b/>
                <w:bCs/>
                <w:color w:val="000000"/>
                <w:kern w:val="0"/>
                <w:sz w:val="21"/>
                <w:szCs w:val="21"/>
              </w:rPr>
            </w:pPr>
            <w:r>
              <w:rPr>
                <w:rFonts w:ascii="宋体" w:hAnsi="宋体" w:cs="宋体"/>
                <w:b/>
                <w:bCs/>
                <w:color w:val="000000"/>
                <w:kern w:val="0"/>
                <w:sz w:val="21"/>
                <w:szCs w:val="21"/>
              </w:rPr>
              <w:t>小计</w:t>
            </w:r>
          </w:p>
        </w:tc>
        <w:tc>
          <w:tcPr>
            <w:tcW w:w="500" w:type="pct"/>
            <w:tcBorders>
              <w:top w:val="single" w:color="000000" w:sz="4" w:space="0"/>
              <w:left w:val="single" w:color="000000" w:sz="4" w:space="0"/>
              <w:bottom w:val="single" w:color="000000" w:sz="4" w:space="0"/>
              <w:right w:val="single" w:color="000000" w:sz="4" w:space="0"/>
            </w:tcBorders>
            <w:noWrap/>
            <w:vAlign w:val="center"/>
          </w:tcPr>
          <w:p w14:paraId="29644904">
            <w:pPr>
              <w:widowControl/>
              <w:spacing w:line="240" w:lineRule="auto"/>
              <w:jc w:val="center"/>
              <w:rPr>
                <w:rFonts w:hint="eastAsia" w:ascii="宋体" w:hAnsi="宋体" w:eastAsia="宋体" w:cs="宋体"/>
                <w:b/>
                <w:bCs/>
                <w:color w:val="000000"/>
                <w:kern w:val="0"/>
                <w:sz w:val="21"/>
                <w:szCs w:val="21"/>
                <w:lang w:eastAsia="zh-CN"/>
              </w:rPr>
            </w:pPr>
            <w:r>
              <w:rPr>
                <w:rFonts w:ascii="宋体" w:hAnsi="宋体" w:cs="宋体"/>
                <w:b/>
                <w:bCs/>
                <w:color w:val="000000"/>
                <w:kern w:val="0"/>
                <w:sz w:val="21"/>
                <w:szCs w:val="21"/>
              </w:rPr>
              <w:t>414.00</w:t>
            </w:r>
            <w:del w:id="939" w:author="cc" w:date="2026-05-23T12:56:49Z">
              <w:r>
                <w:rPr>
                  <w:rFonts w:ascii="宋体" w:hAnsi="宋体" w:cs="宋体"/>
                  <w:b/>
                  <w:bCs/>
                  <w:color w:val="000000"/>
                  <w:kern w:val="0"/>
                  <w:sz w:val="21"/>
                  <w:szCs w:val="21"/>
                </w:rPr>
                <w:delText xml:space="preserve"> </w:delText>
              </w:r>
            </w:del>
          </w:p>
        </w:tc>
        <w:tc>
          <w:tcPr>
            <w:tcW w:w="511" w:type="pct"/>
            <w:tcBorders>
              <w:top w:val="single" w:color="000000" w:sz="4" w:space="0"/>
              <w:left w:val="single" w:color="000000" w:sz="4" w:space="0"/>
              <w:bottom w:val="single" w:color="000000" w:sz="4" w:space="0"/>
              <w:right w:val="single" w:color="000000" w:sz="4" w:space="0"/>
            </w:tcBorders>
            <w:noWrap/>
            <w:vAlign w:val="center"/>
          </w:tcPr>
          <w:p w14:paraId="0751E6EA">
            <w:pPr>
              <w:widowControl/>
              <w:spacing w:line="240" w:lineRule="auto"/>
              <w:jc w:val="center"/>
              <w:rPr>
                <w:rFonts w:hint="eastAsia" w:ascii="宋体" w:hAnsi="宋体" w:cs="宋体"/>
                <w:b/>
                <w:bCs/>
                <w:color w:val="000000"/>
                <w:kern w:val="0"/>
                <w:sz w:val="21"/>
                <w:szCs w:val="21"/>
              </w:rPr>
            </w:pPr>
          </w:p>
        </w:tc>
      </w:tr>
    </w:tbl>
    <w:p w14:paraId="60A4E820">
      <w:pPr>
        <w:pStyle w:val="3"/>
        <w:numPr>
          <w:ilvl w:val="1"/>
          <w:numId w:val="0"/>
        </w:numPr>
        <w:ind w:left="578" w:hanging="578"/>
      </w:pPr>
      <w:bookmarkStart w:id="280" w:name="_Toc24134"/>
      <w:bookmarkStart w:id="281" w:name="_Toc229492080"/>
      <w:r>
        <w:rPr>
          <w:rFonts w:hint="eastAsia"/>
        </w:rPr>
        <w:t>12.5安全合规</w:t>
      </w:r>
      <w:bookmarkEnd w:id="280"/>
      <w:bookmarkEnd w:id="281"/>
    </w:p>
    <w:tbl>
      <w:tblPr>
        <w:tblStyle w:val="20"/>
        <w:tblW w:w="0" w:type="auto"/>
        <w:tblInd w:w="0" w:type="dxa"/>
        <w:tblLayout w:type="autofit"/>
        <w:tblCellMar>
          <w:top w:w="0" w:type="dxa"/>
          <w:left w:w="108" w:type="dxa"/>
          <w:bottom w:w="0" w:type="dxa"/>
          <w:right w:w="108" w:type="dxa"/>
        </w:tblCellMar>
      </w:tblPr>
      <w:tblGrid>
        <w:gridCol w:w="657"/>
        <w:gridCol w:w="553"/>
        <w:gridCol w:w="623"/>
        <w:gridCol w:w="691"/>
        <w:gridCol w:w="4562"/>
        <w:gridCol w:w="4374"/>
        <w:gridCol w:w="1538"/>
        <w:gridCol w:w="1176"/>
      </w:tblGrid>
      <w:tr w14:paraId="0098F682">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169FE19">
            <w:pPr>
              <w:widowControl/>
              <w:jc w:val="center"/>
              <w:textAlignment w:val="center"/>
              <w:rPr>
                <w:rFonts w:hint="eastAsia" w:ascii="宋体" w:hAnsi="宋体" w:cs="宋体"/>
                <w:b/>
                <w:bCs/>
                <w:color w:val="000000"/>
                <w:sz w:val="22"/>
                <w:szCs w:val="22"/>
              </w:rPr>
            </w:pPr>
            <w:r>
              <w:rPr>
                <w:rFonts w:hint="eastAsia" w:ascii="宋体" w:hAnsi="宋体" w:cs="宋体"/>
                <w:b/>
                <w:bCs/>
                <w:color w:val="000000"/>
                <w:kern w:val="0"/>
                <w:sz w:val="22"/>
                <w:szCs w:val="22"/>
                <w:lang w:bidi="ar"/>
              </w:rPr>
              <w:t>序号</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A45E331">
            <w:pPr>
              <w:widowControl/>
              <w:jc w:val="center"/>
              <w:textAlignment w:val="center"/>
              <w:rPr>
                <w:rFonts w:hint="eastAsia" w:ascii="宋体" w:hAnsi="宋体" w:cs="宋体"/>
                <w:b/>
                <w:bCs/>
                <w:color w:val="000000"/>
                <w:sz w:val="22"/>
                <w:szCs w:val="22"/>
              </w:rPr>
            </w:pPr>
            <w:r>
              <w:rPr>
                <w:rFonts w:hint="eastAsia" w:ascii="宋体" w:hAnsi="宋体" w:cs="宋体"/>
                <w:b/>
                <w:bCs/>
                <w:color w:val="000000"/>
                <w:kern w:val="0"/>
                <w:sz w:val="22"/>
                <w:szCs w:val="22"/>
                <w:lang w:bidi="ar"/>
              </w:rPr>
              <w:t>类别</w:t>
            </w:r>
          </w:p>
        </w:tc>
        <w:tc>
          <w:tcPr>
            <w:tcW w:w="0" w:type="auto"/>
            <w:gridSpan w:val="2"/>
            <w:tcBorders>
              <w:top w:val="single" w:color="000000" w:sz="4" w:space="0"/>
              <w:left w:val="single" w:color="000000" w:sz="4" w:space="0"/>
              <w:bottom w:val="single" w:color="000000" w:sz="4" w:space="0"/>
              <w:right w:val="single" w:color="000000" w:sz="4" w:space="0"/>
            </w:tcBorders>
            <w:shd w:val="clear" w:color="auto" w:fill="FFFFFF"/>
            <w:vAlign w:val="center"/>
          </w:tcPr>
          <w:p w14:paraId="7629AE08">
            <w:pPr>
              <w:widowControl/>
              <w:jc w:val="center"/>
              <w:textAlignment w:val="center"/>
              <w:rPr>
                <w:rFonts w:hint="eastAsia" w:ascii="宋体" w:hAnsi="宋体" w:cs="宋体"/>
                <w:b/>
                <w:bCs/>
                <w:color w:val="000000"/>
                <w:sz w:val="22"/>
                <w:szCs w:val="22"/>
              </w:rPr>
            </w:pPr>
            <w:r>
              <w:rPr>
                <w:rFonts w:hint="eastAsia" w:ascii="宋体" w:hAnsi="宋体" w:cs="宋体"/>
                <w:b/>
                <w:bCs/>
                <w:color w:val="000000"/>
                <w:kern w:val="0"/>
                <w:sz w:val="22"/>
                <w:szCs w:val="22"/>
                <w:lang w:bidi="ar"/>
              </w:rPr>
              <w:t>产品</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80663F0">
            <w:pPr>
              <w:widowControl/>
              <w:jc w:val="center"/>
              <w:textAlignment w:val="center"/>
              <w:rPr>
                <w:rFonts w:hint="eastAsia" w:ascii="宋体" w:hAnsi="宋体" w:cs="宋体"/>
                <w:b/>
                <w:bCs/>
                <w:color w:val="000000"/>
                <w:sz w:val="22"/>
                <w:szCs w:val="22"/>
              </w:rPr>
            </w:pPr>
            <w:r>
              <w:rPr>
                <w:rFonts w:hint="eastAsia" w:ascii="宋体" w:hAnsi="宋体" w:cs="宋体"/>
                <w:b/>
                <w:bCs/>
                <w:color w:val="000000"/>
                <w:kern w:val="0"/>
                <w:sz w:val="22"/>
                <w:szCs w:val="22"/>
                <w:lang w:bidi="ar"/>
              </w:rPr>
              <w:t>产品功能</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834D1EA">
            <w:pPr>
              <w:widowControl/>
              <w:jc w:val="center"/>
              <w:textAlignment w:val="center"/>
              <w:rPr>
                <w:rFonts w:hint="eastAsia" w:ascii="宋体" w:hAnsi="宋体" w:cs="宋体"/>
                <w:b/>
                <w:bCs/>
                <w:color w:val="000000"/>
                <w:sz w:val="22"/>
                <w:szCs w:val="22"/>
              </w:rPr>
            </w:pPr>
            <w:r>
              <w:rPr>
                <w:rFonts w:hint="eastAsia" w:ascii="宋体" w:hAnsi="宋体" w:cs="宋体"/>
                <w:b/>
                <w:bCs/>
                <w:color w:val="000000"/>
                <w:kern w:val="0"/>
                <w:sz w:val="22"/>
                <w:szCs w:val="22"/>
                <w:lang w:bidi="ar"/>
              </w:rPr>
              <w:t>产品功能模块</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D65F525">
            <w:pPr>
              <w:widowControl/>
              <w:jc w:val="center"/>
              <w:textAlignment w:val="center"/>
              <w:rPr>
                <w:rFonts w:hint="eastAsia" w:ascii="宋体" w:hAnsi="宋体" w:cs="宋体"/>
                <w:b/>
                <w:bCs/>
                <w:color w:val="000000"/>
                <w:sz w:val="22"/>
                <w:szCs w:val="22"/>
              </w:rPr>
            </w:pPr>
            <w:r>
              <w:rPr>
                <w:rFonts w:hint="eastAsia" w:ascii="宋体" w:hAnsi="宋体" w:cs="宋体"/>
                <w:b/>
                <w:bCs/>
                <w:color w:val="000000"/>
                <w:kern w:val="0"/>
                <w:sz w:val="22"/>
                <w:szCs w:val="22"/>
                <w:lang w:bidi="ar"/>
              </w:rPr>
              <w:t>单价（万元）</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B7A5EF0">
            <w:pPr>
              <w:widowControl/>
              <w:jc w:val="center"/>
              <w:textAlignment w:val="center"/>
              <w:rPr>
                <w:rFonts w:hint="eastAsia" w:ascii="宋体" w:hAnsi="宋体" w:cs="宋体"/>
                <w:b/>
                <w:bCs/>
                <w:color w:val="000000"/>
                <w:sz w:val="24"/>
              </w:rPr>
            </w:pPr>
            <w:r>
              <w:rPr>
                <w:rFonts w:hint="eastAsia" w:ascii="宋体" w:hAnsi="宋体" w:cs="宋体"/>
                <w:b/>
                <w:bCs/>
                <w:color w:val="000000"/>
                <w:kern w:val="0"/>
                <w:sz w:val="24"/>
                <w:lang w:bidi="ar"/>
              </w:rPr>
              <w:t>备注</w:t>
            </w:r>
          </w:p>
        </w:tc>
      </w:tr>
      <w:tr w14:paraId="57E1DD6B">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7357A20">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1</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299AC723">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安全合规系统</w:t>
            </w:r>
          </w:p>
        </w:tc>
        <w:tc>
          <w:tcPr>
            <w:tcW w:w="0" w:type="auto"/>
            <w:gridSpan w:val="2"/>
            <w:tcBorders>
              <w:top w:val="single" w:color="000000" w:sz="4" w:space="0"/>
              <w:left w:val="single" w:color="000000" w:sz="4" w:space="0"/>
              <w:bottom w:val="single" w:color="000000" w:sz="4" w:space="0"/>
              <w:right w:val="single" w:color="000000" w:sz="4" w:space="0"/>
            </w:tcBorders>
            <w:shd w:val="clear" w:color="auto" w:fill="FFFFFF"/>
            <w:vAlign w:val="center"/>
          </w:tcPr>
          <w:p w14:paraId="31D660D2">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大模型应用防火墙</w:t>
            </w:r>
            <w:del w:id="940" w:author="cc" w:date="2026-05-23T12:56:49Z">
              <w:r>
                <w:rPr>
                  <w:rFonts w:hint="eastAsia" w:ascii="宋体" w:hAnsi="宋体" w:cs="宋体"/>
                  <w:color w:val="000000"/>
                  <w:kern w:val="0"/>
                  <w:sz w:val="22"/>
                  <w:szCs w:val="22"/>
                  <w:lang w:bidi="ar"/>
                </w:rPr>
                <w:delText xml:space="preserve"> </w:delText>
              </w:r>
            </w:del>
            <w:r>
              <w:rPr>
                <w:rFonts w:hint="eastAsia" w:ascii="宋体" w:hAnsi="宋体" w:cs="宋体"/>
                <w:color w:val="000000"/>
                <w:kern w:val="0"/>
                <w:sz w:val="22"/>
                <w:szCs w:val="22"/>
                <w:lang w:bidi="ar"/>
              </w:rPr>
              <w:t>(AIFW)</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84D24FB">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本项目将会部署大模型作为人工智能的基础能力，但是大模型在业务使用中面临泄露敏感信息、违法获取和滥用数据、隐含歧视偏见等价值观念、生成内容侵权等各种问题。大模型应用防火墙，利用大语言模型技术，可以筛选和识别含有敏感信息风险的大模型交互内容。提供http</w:t>
            </w:r>
            <w:del w:id="941" w:author="cc" w:date="2026-05-23T12:56:49Z">
              <w:r>
                <w:rPr>
                  <w:rFonts w:hint="eastAsia" w:ascii="宋体" w:hAnsi="宋体" w:cs="宋体"/>
                  <w:color w:val="000000"/>
                  <w:kern w:val="0"/>
                  <w:sz w:val="22"/>
                  <w:szCs w:val="22"/>
                  <w:lang w:bidi="ar"/>
                </w:rPr>
                <w:delText xml:space="preserve">  </w:delText>
              </w:r>
            </w:del>
            <w:r>
              <w:rPr>
                <w:rFonts w:hint="eastAsia" w:ascii="宋体" w:hAnsi="宋体" w:cs="宋体"/>
                <w:color w:val="000000"/>
                <w:kern w:val="0"/>
                <w:sz w:val="22"/>
                <w:szCs w:val="22"/>
                <w:lang w:bidi="ar"/>
              </w:rPr>
              <w:t>API远程接入形式，支持以简化集成，并可适应不同规模的用户需求。大模型安全防护系统提供有害内容检测、风险容忍度调整、拦截内容分析、个人信息识别脱敏、商业敏感信息识别、大模型对话实施拦截、内容生成等功能，旨在为业务的大模型产品及应用提供安全防护能力，解决的核心问题是嵌入到大模型产品业务流程中，对训练/精调、推理环节中输入、输出内容进行风险管控、优化，提示词的攻击防护，以及内容的安全合规。</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290745C">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大模型应用防火墙主要提供以下功能模块：</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一、内容安全检测模块</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有害内容检测：识别并过滤涉及政治敏感、暴力、色情、仇恨言论等违法违规内容。</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风险容忍度调整：支持按业务场景灵活配置检测阈值（严格或宽松），平衡安全防护强度与用户体验。</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拦截内容分析：记录并分析被拦截的请求或响应，生成拦截日志与统计报表，供安全审计与策略优化。</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二、敏感信息防护模块</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信息识别与脱敏：自动敏感信息，并进行脱敏处理（如打码、替换或删除）。</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商业敏感信息识别：识别企业商业秘密、内部数据、未公开政策等敏感信息，防止在模型交互过程中泄露。</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三、交互管控模块</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大模型对话实时拦截：对用户输入的提示词和模型生成的内容进行双向实时检测，发现风险即阻断交互。</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内容生成过滤：对模型生成的内容进行后处理过滤，确保输出内容符合安全规范与合规要求。</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四、攻击防护模块</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提示词注入防护：检测并拦截试图绕过模型安全限制的恶意提示词（如越狱攻击、角色扮演攻击等）。</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模型滥用检测：识别高频异常请求、批量爬取、恶意试探等行为，防止大模型服务被滥用。</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五、集成与运维模块</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HTTP</w:t>
            </w:r>
            <w:del w:id="942" w:author="cc" w:date="2026-05-23T12:56:49Z">
              <w:r>
                <w:rPr>
                  <w:rFonts w:hint="eastAsia" w:ascii="宋体" w:hAnsi="宋体" w:cs="宋体"/>
                  <w:color w:val="000000"/>
                  <w:kern w:val="0"/>
                  <w:sz w:val="22"/>
                  <w:szCs w:val="22"/>
                  <w:lang w:bidi="ar"/>
                </w:rPr>
                <w:delText xml:space="preserve"> </w:delText>
              </w:r>
            </w:del>
            <w:r>
              <w:rPr>
                <w:rFonts w:hint="eastAsia" w:ascii="宋体" w:hAnsi="宋体" w:cs="宋体"/>
                <w:color w:val="000000"/>
                <w:kern w:val="0"/>
                <w:sz w:val="22"/>
                <w:szCs w:val="22"/>
                <w:lang w:bidi="ar"/>
              </w:rPr>
              <w:t>API远程接入：提供标准的HTTP</w:t>
            </w:r>
            <w:del w:id="943" w:author="cc" w:date="2026-05-23T12:56:49Z">
              <w:r>
                <w:rPr>
                  <w:rFonts w:hint="eastAsia" w:ascii="宋体" w:hAnsi="宋体" w:cs="宋体"/>
                  <w:color w:val="000000"/>
                  <w:kern w:val="0"/>
                  <w:sz w:val="22"/>
                  <w:szCs w:val="22"/>
                  <w:lang w:bidi="ar"/>
                </w:rPr>
                <w:delText xml:space="preserve"> </w:delText>
              </w:r>
            </w:del>
            <w:r>
              <w:rPr>
                <w:rFonts w:hint="eastAsia" w:ascii="宋体" w:hAnsi="宋体" w:cs="宋体"/>
                <w:color w:val="000000"/>
                <w:kern w:val="0"/>
                <w:sz w:val="22"/>
                <w:szCs w:val="22"/>
                <w:lang w:bidi="ar"/>
              </w:rPr>
              <w:t>API接口，支持简化集成，可适配不同规模的业务系统。</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策略管理：支持自定义安全策略，包括黑白名单、关键词过滤、正则表达式规则等。</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审计日志：记录所有检测与拦截事件，生成详细日志，满足安全合规审计要求。</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ACCADF9">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50</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93B02A9">
            <w:pPr>
              <w:widowControl/>
              <w:jc w:val="left"/>
              <w:textAlignment w:val="center"/>
              <w:rPr>
                <w:rFonts w:hint="eastAsia" w:ascii="宋体" w:hAnsi="宋体" w:cs="宋体"/>
                <w:color w:val="000000"/>
                <w:sz w:val="24"/>
              </w:rPr>
            </w:pPr>
            <w:r>
              <w:rPr>
                <w:rFonts w:hint="eastAsia" w:ascii="宋体" w:hAnsi="宋体" w:cs="宋体"/>
                <w:color w:val="000000"/>
                <w:kern w:val="0"/>
                <w:sz w:val="24"/>
                <w:lang w:bidi="ar"/>
              </w:rPr>
              <w:t>远端调用</w:t>
            </w:r>
          </w:p>
        </w:tc>
      </w:tr>
      <w:tr w14:paraId="745F0E79">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EF82B6A">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2</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1A6374E">
            <w:pPr>
              <w:jc w:val="left"/>
              <w:rPr>
                <w:rFonts w:hint="eastAsia" w:ascii="宋体" w:hAnsi="宋体" w:cs="宋体"/>
                <w:color w:val="000000"/>
                <w:sz w:val="22"/>
                <w:szCs w:val="22"/>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40A49536">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智能体安全防护平台</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4FD0559">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智能体安全管理平台</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9C2DACE">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智能体安全管理平台是国内首家针对智能体开发-上线-运行全生命周期的专业安全管理方案，旨在为企业构建智能体安全态势平台，通过“资产清点-风险扫描加固-运行防护-测评持续评估”的完整闭环，解决智能体自主执行特性带来的失控风险，保障智能体安全可控。该平台可对接各类开源、商业及企业自研智能体开发平台，实现跨平台统一管理，对</w:t>
            </w:r>
            <w:del w:id="944" w:author="cc" w:date="2026-05-23T12:56:49Z">
              <w:r>
                <w:rPr>
                  <w:rFonts w:hint="eastAsia" w:ascii="宋体" w:hAnsi="宋体" w:cs="宋体"/>
                  <w:color w:val="000000"/>
                  <w:kern w:val="0"/>
                  <w:sz w:val="22"/>
                  <w:szCs w:val="22"/>
                  <w:lang w:bidi="ar"/>
                </w:rPr>
                <w:delText xml:space="preserve"> </w:delText>
              </w:r>
            </w:del>
            <w:r>
              <w:rPr>
                <w:rFonts w:hint="eastAsia" w:ascii="宋体" w:hAnsi="宋体" w:cs="宋体"/>
                <w:color w:val="000000"/>
                <w:kern w:val="0"/>
                <w:sz w:val="22"/>
                <w:szCs w:val="22"/>
                <w:lang w:bidi="ar"/>
              </w:rPr>
              <w:t>MCP、大模型、工具集、知识库、系统提示词五大核心资产做细粒度清点，建立“智能体户籍档案”，帮助用户全面掌握资产状况；可全面扫描核心资产的各类安全风险，还拥有国内独有的提示词加固能力，从根源降低提示词攻击风险；通过部署</w:t>
            </w:r>
            <w:del w:id="945" w:author="cc" w:date="2026-05-23T12:56:49Z">
              <w:r>
                <w:rPr>
                  <w:rFonts w:hint="eastAsia" w:ascii="宋体" w:hAnsi="宋体" w:cs="宋体"/>
                  <w:color w:val="000000"/>
                  <w:kern w:val="0"/>
                  <w:sz w:val="22"/>
                  <w:szCs w:val="22"/>
                  <w:lang w:bidi="ar"/>
                </w:rPr>
                <w:delText xml:space="preserve"> </w:delText>
              </w:r>
            </w:del>
            <w:r>
              <w:rPr>
                <w:rFonts w:hint="eastAsia" w:ascii="宋体" w:hAnsi="宋体" w:cs="宋体"/>
                <w:color w:val="000000"/>
                <w:kern w:val="0"/>
                <w:sz w:val="22"/>
                <w:szCs w:val="22"/>
                <w:lang w:bidi="ar"/>
              </w:rPr>
              <w:t>MCP</w:t>
            </w:r>
            <w:del w:id="946" w:author="cc" w:date="2026-05-23T12:56:49Z">
              <w:r>
                <w:rPr>
                  <w:rFonts w:hint="eastAsia" w:ascii="宋体" w:hAnsi="宋体" w:cs="宋体"/>
                  <w:color w:val="000000"/>
                  <w:kern w:val="0"/>
                  <w:sz w:val="22"/>
                  <w:szCs w:val="22"/>
                  <w:lang w:bidi="ar"/>
                </w:rPr>
                <w:delText xml:space="preserve"> </w:delText>
              </w:r>
            </w:del>
            <w:r>
              <w:rPr>
                <w:rFonts w:hint="eastAsia" w:ascii="宋体" w:hAnsi="宋体" w:cs="宋体"/>
                <w:color w:val="000000"/>
                <w:kern w:val="0"/>
                <w:sz w:val="22"/>
                <w:szCs w:val="22"/>
                <w:lang w:bidi="ar"/>
              </w:rPr>
              <w:t>安全网关和流量代理，实时检测拦截威胁行为，自动识别意图前置过滤越界行为，防范服务滥用与提示词注入；还可自动生成针对性测评用例，通过多轮迭代生成测试问题高效挖掘潜在风险，持续提升智能体安全水位。该平台帮助用户建立实现安全左移，避免智能体“带着风险上线”，构建起全流程完整安全管理体系。</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35108DF">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平台核心功能包括：智能体资产管理（跨平台统一管理，细粒度清点五大核心资产）、安全防护与加固（资产风险扫描、国内独有提示词加固、配置加固）、运行时安全防护（MCP</w:t>
            </w:r>
            <w:del w:id="947" w:author="cc" w:date="2026-05-23T12:56:49Z">
              <w:r>
                <w:rPr>
                  <w:rFonts w:hint="eastAsia" w:ascii="宋体" w:hAnsi="宋体" w:cs="宋体"/>
                  <w:color w:val="000000"/>
                  <w:kern w:val="0"/>
                  <w:sz w:val="22"/>
                  <w:szCs w:val="22"/>
                  <w:lang w:bidi="ar"/>
                </w:rPr>
                <w:delText xml:space="preserve"> </w:delText>
              </w:r>
            </w:del>
            <w:r>
              <w:rPr>
                <w:rFonts w:hint="eastAsia" w:ascii="宋体" w:hAnsi="宋体" w:cs="宋体"/>
                <w:color w:val="000000"/>
                <w:kern w:val="0"/>
                <w:sz w:val="22"/>
                <w:szCs w:val="22"/>
                <w:lang w:bidi="ar"/>
              </w:rPr>
              <w:t>安全网关实时监测、智能体意图过滤）、AI</w:t>
            </w:r>
            <w:del w:id="948" w:author="cc" w:date="2026-05-23T12:56:49Z">
              <w:r>
                <w:rPr>
                  <w:rFonts w:hint="eastAsia" w:ascii="宋体" w:hAnsi="宋体" w:cs="宋体"/>
                  <w:color w:val="000000"/>
                  <w:kern w:val="0"/>
                  <w:sz w:val="22"/>
                  <w:szCs w:val="22"/>
                  <w:lang w:bidi="ar"/>
                </w:rPr>
                <w:delText xml:space="preserve"> </w:delText>
              </w:r>
            </w:del>
            <w:r>
              <w:rPr>
                <w:rFonts w:hint="eastAsia" w:ascii="宋体" w:hAnsi="宋体" w:cs="宋体"/>
                <w:color w:val="000000"/>
                <w:kern w:val="0"/>
                <w:sz w:val="22"/>
                <w:szCs w:val="22"/>
                <w:lang w:bidi="ar"/>
              </w:rPr>
              <w:t>红队测评与持续评估（针对性自动化测评、可视化结果展示）。</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6CE2C8E">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100</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E8FF962">
            <w:pPr>
              <w:widowControl/>
              <w:jc w:val="left"/>
              <w:textAlignment w:val="center"/>
              <w:rPr>
                <w:rFonts w:hint="eastAsia" w:ascii="宋体" w:hAnsi="宋体" w:cs="宋体"/>
                <w:color w:val="000000"/>
                <w:sz w:val="24"/>
              </w:rPr>
            </w:pPr>
            <w:r>
              <w:rPr>
                <w:rFonts w:hint="eastAsia" w:ascii="宋体" w:hAnsi="宋体" w:cs="宋体"/>
                <w:color w:val="000000"/>
                <w:kern w:val="0"/>
                <w:sz w:val="24"/>
                <w:lang w:bidi="ar"/>
              </w:rPr>
              <w:t>本地布署</w:t>
            </w:r>
          </w:p>
        </w:tc>
      </w:tr>
      <w:tr w14:paraId="1DFFA490">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DBB2B1E">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3</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0722526">
            <w:pPr>
              <w:jc w:val="left"/>
              <w:rPr>
                <w:rFonts w:hint="eastAsia" w:ascii="宋体" w:hAnsi="宋体" w:cs="宋体"/>
                <w:color w:val="000000"/>
                <w:sz w:val="22"/>
                <w:szCs w:val="22"/>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607D10A">
            <w:pPr>
              <w:jc w:val="cente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4EB22E1">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智能体身份与权限管理平台</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BA5FF0E">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智能体身份与权限管控平台旨在为企业构建统一、精细且动态的智能体身份治理体系，可无缝衔接企业现有身份基础设施，实现对“用户-智能体-插件-工具-API”全实体的身份管控、权限治理、安全审计与合规保障，为企业智能体应用提供零改造、高安全的运行底座。</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平台具备五大核心能力：一是打造统一身份模型，为全参与方建立集中化身份管理体系，明确信任关系，解决身份主体混乱问题；二是实现细粒度权限控制，基于多维度配置精细化授权策略，遵循“最小必要权限”原则精准管控访问行为；三是提供凭证安全托管服务，搭建集中式托管中心，实现动态凭证的生成、注入与回收，消除硬编码等风险；四是支持委托链授权，通过安全令牌机制实现跨实体调用的身份可信传递，确保操作可追溯至原始用户意图；五是构建全链路审计与风险态势系统，实现操作链还原、异常检测与合规报告生成，满足审计监管要求。</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A36BCE4">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一、统一身份模型模块</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集中化身份管理体系：为“用户-智能体-插件-工具-API”全参与方建立统一身份标识。</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信任关系建立：明确各实体间的信任关系，解决身份主体混乱问题。</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二、细粒度权限控制模块</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多维度权限配置：支持基于用户角色、智能体类型、操作类型、数据范围等多维度授权。</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最小必要权限原则：精准管控每个实体的访问行为，仅授予完成业务所需的最小权限集。</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三、凭证安全托管模块</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集中式凭证托管中心：统一存储和管理API密钥、访问令牌等凭证。</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动态凭证生命周期管理：支持凭证的自动生成、安全注入、定时回收与更新。</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消除硬编码风险：避免在代码或配置文件中明文存储敏感凭证。</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四、委托链授权模块</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安全令牌机制：实现跨实体调用（如用户→智能体→插件→工具→API）的身份可信传递。</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操作追溯：确保每一次委托调用均可追溯到原始用户意图，满足审计要求。</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五、全链路审计与风险态势模块操作链还原：完整记录一次请求在多个实体间的流转路径，支持链路追踪。</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异常检测：实时分析访问行为，识别权限滥用、越权尝试等异常事件。</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合规报告生成：自动生成满足监管要求的审计报告（如等保、密评、GDPR等）。</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六、集成与对接模块</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无缝衔接现有身份基础设施：支持与LDAP、AD、SSO、IAM等企业现有身份系统对接。</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零改造接入：提供标准API和代理组件，现有智能体应用无需修改代码即可接入。</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0F93399">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80</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33D33F9">
            <w:pPr>
              <w:widowControl/>
              <w:jc w:val="left"/>
              <w:textAlignment w:val="center"/>
              <w:rPr>
                <w:rFonts w:hint="eastAsia" w:ascii="宋体" w:hAnsi="宋体" w:cs="宋体"/>
                <w:color w:val="000000"/>
                <w:sz w:val="24"/>
              </w:rPr>
            </w:pPr>
            <w:r>
              <w:rPr>
                <w:rFonts w:hint="eastAsia" w:ascii="宋体" w:hAnsi="宋体" w:cs="宋体"/>
                <w:color w:val="000000"/>
                <w:kern w:val="0"/>
                <w:sz w:val="24"/>
                <w:lang w:bidi="ar"/>
              </w:rPr>
              <w:t>本地布署</w:t>
            </w:r>
          </w:p>
        </w:tc>
      </w:tr>
      <w:tr w14:paraId="7B930E7E">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358D844">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4</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26D8C22">
            <w:pPr>
              <w:jc w:val="left"/>
              <w:rPr>
                <w:rFonts w:hint="eastAsia" w:ascii="宋体" w:hAnsi="宋体" w:cs="宋体"/>
                <w:color w:val="000000"/>
                <w:sz w:val="22"/>
                <w:szCs w:val="22"/>
              </w:rPr>
            </w:pPr>
          </w:p>
        </w:tc>
        <w:tc>
          <w:tcPr>
            <w:tcW w:w="0" w:type="auto"/>
            <w:gridSpan w:val="2"/>
            <w:tcBorders>
              <w:top w:val="single" w:color="000000" w:sz="4" w:space="0"/>
              <w:left w:val="single" w:color="000000" w:sz="4" w:space="0"/>
              <w:bottom w:val="single" w:color="000000" w:sz="4" w:space="0"/>
              <w:right w:val="single" w:color="000000" w:sz="4" w:space="0"/>
            </w:tcBorders>
            <w:shd w:val="clear" w:color="auto" w:fill="FFFFFF"/>
            <w:vAlign w:val="center"/>
          </w:tcPr>
          <w:p w14:paraId="2FA5CFB1">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机密计算大模型服务</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71D7CE4">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机密计算是专为企业级用户设计的高安全等级大模型服务。它本质上是大模型运行在</w:t>
            </w:r>
            <w:del w:id="949" w:author="cc" w:date="2026-05-23T12:56:49Z">
              <w:r>
                <w:rPr>
                  <w:rFonts w:hint="eastAsia" w:ascii="宋体" w:hAnsi="宋体" w:cs="宋体"/>
                  <w:color w:val="000000"/>
                  <w:kern w:val="0"/>
                  <w:sz w:val="22"/>
                  <w:szCs w:val="22"/>
                  <w:lang w:bidi="ar"/>
                </w:rPr>
                <w:delText xml:space="preserve"> </w:delText>
              </w:r>
            </w:del>
            <w:r>
              <w:rPr>
                <w:rFonts w:hint="eastAsia" w:ascii="宋体" w:hAnsi="宋体" w:cs="宋体"/>
                <w:color w:val="000000"/>
                <w:kern w:val="0"/>
                <w:sz w:val="22"/>
                <w:szCs w:val="22"/>
                <w:lang w:bidi="ar"/>
              </w:rPr>
              <w:t>AICC（AI</w:t>
            </w:r>
            <w:del w:id="950" w:author="cc" w:date="2026-05-23T12:56:49Z">
              <w:r>
                <w:rPr>
                  <w:rFonts w:hint="eastAsia" w:ascii="宋体" w:hAnsi="宋体" w:cs="宋体"/>
                  <w:color w:val="000000"/>
                  <w:kern w:val="0"/>
                  <w:sz w:val="22"/>
                  <w:szCs w:val="22"/>
                  <w:lang w:bidi="ar"/>
                </w:rPr>
                <w:delText xml:space="preserve"> </w:delText>
              </w:r>
            </w:del>
            <w:r>
              <w:rPr>
                <w:rFonts w:hint="eastAsia" w:ascii="宋体" w:hAnsi="宋体" w:cs="宋体"/>
                <w:color w:val="000000"/>
                <w:kern w:val="0"/>
                <w:sz w:val="22"/>
                <w:szCs w:val="22"/>
                <w:lang w:bidi="ar"/>
              </w:rPr>
              <w:t>Confidential</w:t>
            </w:r>
            <w:del w:id="951" w:author="cc" w:date="2026-05-23T12:56:49Z">
              <w:r>
                <w:rPr>
                  <w:rFonts w:hint="eastAsia" w:ascii="宋体" w:hAnsi="宋体" w:cs="宋体"/>
                  <w:color w:val="000000"/>
                  <w:kern w:val="0"/>
                  <w:sz w:val="22"/>
                  <w:szCs w:val="22"/>
                  <w:lang w:bidi="ar"/>
                </w:rPr>
                <w:delText xml:space="preserve"> </w:delText>
              </w:r>
            </w:del>
            <w:r>
              <w:rPr>
                <w:rFonts w:hint="eastAsia" w:ascii="宋体" w:hAnsi="宋体" w:cs="宋体"/>
                <w:color w:val="000000"/>
                <w:kern w:val="0"/>
                <w:sz w:val="22"/>
                <w:szCs w:val="22"/>
                <w:lang w:bidi="ar"/>
              </w:rPr>
              <w:t>Computing）机密计算平台之上，旨在为用户提供数据安全无泄露风险的专属大模型SaaS服务，让企业级用户能够放心地将敏感数据上云进行推理计算，实现了用户AI能力与数据安全兼得目标。机密计算采用芯片级安全隔离、全链路密态计算、数据即用即销毁和安全可信可证明等技术。当面对一些复杂的生成式AI任务，用户可以借助机密计算来实现端侧用户隐私数据保护前提下的端云协作推理。还可以通过借助机密计算实现端侧数据在云上向量数据库的密文存储，在端侧发起推理请求时，机密计算将查询条件做向量加密，基于密态向量知识库，实现密文空间上的向量检索，从而保护知识库和向量数据安全。可解决本项目中企业级数字助手或其他需处理敏感数据的智能体应用调用云端大模型时的数据泄露风险。</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单个包提供在线推理资源包-100亿tokens使用规模。</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14CE42A">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一、芯片级安全隔离模块</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基于可信执行环境（TEE）技术，在云端计算硬件中构建独立、加密的安全飞地。</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确保数据仅在飞地内解密处理，云平台运营商及外部攻击者均无法访问飞地内数据。</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二、全链路密态计算模块</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数据传输加密：端到端加密信道，防止传输过程中被窃取或篡改。</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数据存储加密：云端向量数据库、缓存等以密文形式存储。</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内存计算加密：数据在CPU飞地内短暂解密，处理完成后立即清除明文。</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三、数据即用即销毁模块</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每次推理任务完成后，自动清理飞地内的临时数据、中间结果、密钥材料。</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不留任何残留痕迹，避免数据被后续任务或恶意程序恢复。</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四、安全可信可证明模块</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远程证明（Remote</w:t>
            </w:r>
            <w:del w:id="952" w:author="cc" w:date="2026-05-23T12:56:49Z">
              <w:r>
                <w:rPr>
                  <w:rFonts w:hint="eastAsia" w:ascii="宋体" w:hAnsi="宋体" w:cs="宋体"/>
                  <w:color w:val="000000"/>
                  <w:kern w:val="0"/>
                  <w:sz w:val="22"/>
                  <w:szCs w:val="22"/>
                  <w:lang w:bidi="ar"/>
                </w:rPr>
                <w:delText xml:space="preserve"> </w:delText>
              </w:r>
            </w:del>
            <w:r>
              <w:rPr>
                <w:rFonts w:hint="eastAsia" w:ascii="宋体" w:hAnsi="宋体" w:cs="宋体"/>
                <w:color w:val="000000"/>
                <w:kern w:val="0"/>
                <w:sz w:val="22"/>
                <w:szCs w:val="22"/>
                <w:lang w:bidi="ar"/>
              </w:rPr>
              <w:t>Attestation）：允许用户验证云端是否运行了指定的可信代码。</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环境完整性校验：确保机密计算环境未被篡改或降级。</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五、端云协作推理模块</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端侧隐私数据保护：用户敏感数据在端侧预处理后加密上传。</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云侧密态计算：云端仅处理加密数据，无法获知原始内容。</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结果加密返回：推理结果加密回传至端侧，端侧解密后使用。</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六、密态向量知识库模块</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向量密文存储：知识库中的向量数据以加密形式存储于云端。</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密文空间向量检索：查询条件经向量加密后，在密态向量库中进行检索，匹配过程不泄露查询意图和库内数据。</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检索结果加密返回：命中结果加密后返回端侧解密。</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七、资源与计费模块</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在线推理资源包：提供按tokens用量计费的服务包（如100亿tokens/包）。</w:t>
            </w:r>
            <w:r>
              <w:rPr>
                <w:rFonts w:hint="eastAsia" w:ascii="宋体" w:hAnsi="宋体" w:cs="宋体"/>
                <w:color w:val="000000"/>
                <w:kern w:val="0"/>
                <w:sz w:val="22"/>
                <w:szCs w:val="22"/>
                <w:lang w:bidi="ar"/>
              </w:rPr>
              <w:br w:type="textWrapping"/>
            </w:r>
            <w:r>
              <w:rPr>
                <w:rFonts w:hint="eastAsia" w:ascii="宋体" w:hAnsi="宋体" w:cs="宋体"/>
                <w:color w:val="000000"/>
                <w:kern w:val="0"/>
                <w:sz w:val="22"/>
                <w:szCs w:val="22"/>
                <w:lang w:bidi="ar"/>
              </w:rPr>
              <w:t>支持弹性扩缩：根据业务需求动态调整资源配额。</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DD9CE9D">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60</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7D82F15">
            <w:pPr>
              <w:widowControl/>
              <w:jc w:val="left"/>
              <w:textAlignment w:val="center"/>
              <w:rPr>
                <w:rFonts w:hint="eastAsia" w:ascii="宋体" w:hAnsi="宋体" w:cs="宋体"/>
                <w:color w:val="000000"/>
                <w:sz w:val="24"/>
              </w:rPr>
            </w:pPr>
            <w:r>
              <w:rPr>
                <w:rFonts w:hint="eastAsia" w:ascii="宋体" w:hAnsi="宋体" w:cs="宋体"/>
                <w:color w:val="000000"/>
                <w:kern w:val="0"/>
                <w:sz w:val="24"/>
                <w:lang w:bidi="ar"/>
              </w:rPr>
              <w:t>远端调用</w:t>
            </w:r>
          </w:p>
        </w:tc>
      </w:tr>
      <w:tr w14:paraId="09CE7E01">
        <w:trPr>
          <w:trHeight w:val="400" w:hRule="atLeast"/>
        </w:trPr>
        <w:tc>
          <w:tcPr>
            <w:tcW w:w="0" w:type="auto"/>
            <w:gridSpan w:val="6"/>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39FFE1E">
            <w:pPr>
              <w:widowControl/>
              <w:jc w:val="center"/>
              <w:textAlignment w:val="center"/>
              <w:rPr>
                <w:rFonts w:hint="eastAsia" w:ascii="宋体" w:hAnsi="宋体" w:cs="宋体"/>
                <w:b/>
                <w:bCs/>
                <w:color w:val="000000"/>
                <w:sz w:val="22"/>
                <w:szCs w:val="22"/>
              </w:rPr>
            </w:pPr>
            <w:r>
              <w:rPr>
                <w:rFonts w:hint="eastAsia" w:ascii="宋体" w:hAnsi="宋体" w:cs="宋体"/>
                <w:b/>
                <w:bCs/>
                <w:color w:val="000000"/>
                <w:kern w:val="0"/>
                <w:sz w:val="22"/>
                <w:szCs w:val="22"/>
                <w:lang w:bidi="ar"/>
              </w:rPr>
              <w:t>小计</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BE4B8F7">
            <w:pPr>
              <w:widowControl/>
              <w:jc w:val="center"/>
              <w:textAlignment w:val="center"/>
              <w:rPr>
                <w:rFonts w:hint="eastAsia" w:ascii="宋体" w:hAnsi="宋体" w:cs="宋体"/>
                <w:b/>
                <w:bCs/>
                <w:color w:val="000000"/>
                <w:sz w:val="22"/>
                <w:szCs w:val="22"/>
              </w:rPr>
            </w:pPr>
            <w:r>
              <w:rPr>
                <w:rFonts w:hint="eastAsia" w:ascii="宋体" w:hAnsi="宋体" w:cs="宋体"/>
                <w:b/>
                <w:bCs/>
                <w:color w:val="000000"/>
                <w:kern w:val="0"/>
                <w:sz w:val="22"/>
                <w:szCs w:val="22"/>
                <w:lang w:bidi="ar"/>
              </w:rPr>
              <w:t>290</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0989D11">
            <w:pPr>
              <w:jc w:val="left"/>
              <w:rPr>
                <w:rFonts w:hint="eastAsia" w:ascii="宋体" w:hAnsi="宋体" w:cs="宋体"/>
                <w:color w:val="000000"/>
                <w:sz w:val="24"/>
              </w:rPr>
            </w:pPr>
          </w:p>
        </w:tc>
      </w:tr>
    </w:tbl>
    <w:p w14:paraId="51C4A442"/>
    <w:p w14:paraId="7FDE6525"/>
    <w:p w14:paraId="11DB2F3C"/>
    <w:p w14:paraId="20AFCEC4"/>
    <w:p w14:paraId="139BF100"/>
    <w:p w14:paraId="60793E87">
      <w:pPr>
        <w:pStyle w:val="3"/>
        <w:numPr>
          <w:ilvl w:val="1"/>
          <w:numId w:val="0"/>
        </w:numPr>
        <w:ind w:left="578" w:hanging="578"/>
      </w:pPr>
      <w:bookmarkStart w:id="282" w:name="_Toc229492081"/>
      <w:bookmarkStart w:id="283" w:name="_Toc16556"/>
      <w:r>
        <w:rPr>
          <w:rFonts w:hint="eastAsia"/>
        </w:rPr>
        <w:t>12.6大模型能力接入</w:t>
      </w:r>
      <w:bookmarkEnd w:id="282"/>
      <w:bookmarkEnd w:id="283"/>
    </w:p>
    <w:tbl>
      <w:tblPr>
        <w:tblStyle w:val="20"/>
        <w:tblW w:w="5000" w:type="pct"/>
        <w:tblInd w:w="0" w:type="dxa"/>
        <w:tblLayout w:type="autofit"/>
        <w:tblCellMar>
          <w:top w:w="0" w:type="dxa"/>
          <w:left w:w="108" w:type="dxa"/>
          <w:bottom w:w="0" w:type="dxa"/>
          <w:right w:w="108" w:type="dxa"/>
        </w:tblCellMar>
      </w:tblPr>
      <w:tblGrid>
        <w:gridCol w:w="1022"/>
        <w:gridCol w:w="557"/>
        <w:gridCol w:w="1478"/>
        <w:gridCol w:w="1536"/>
        <w:gridCol w:w="7011"/>
        <w:gridCol w:w="1539"/>
        <w:gridCol w:w="1031"/>
      </w:tblGrid>
      <w:tr w14:paraId="22FA3A9D">
        <w:trPr>
          <w:trHeight w:val="312" w:hRule="atLeast"/>
        </w:trPr>
        <w:tc>
          <w:tcPr>
            <w:tcW w:w="38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6609D5B">
            <w:pPr>
              <w:widowControl/>
              <w:spacing w:line="240" w:lineRule="auto"/>
              <w:jc w:val="center"/>
              <w:rPr>
                <w:rFonts w:hint="eastAsia" w:ascii="宋体" w:hAnsi="宋体" w:cs="宋体"/>
                <w:b/>
                <w:bCs/>
                <w:color w:val="000000"/>
                <w:kern w:val="0"/>
                <w:sz w:val="22"/>
                <w:szCs w:val="22"/>
              </w:rPr>
            </w:pPr>
            <w:r>
              <w:rPr>
                <w:rFonts w:ascii="宋体" w:hAnsi="宋体" w:cs="宋体"/>
                <w:b/>
                <w:bCs/>
                <w:color w:val="000000"/>
                <w:kern w:val="0"/>
                <w:sz w:val="22"/>
                <w:szCs w:val="22"/>
              </w:rPr>
              <w:t>序号</w:t>
            </w:r>
          </w:p>
        </w:tc>
        <w:tc>
          <w:tcPr>
            <w:tcW w:w="2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3817D81">
            <w:pPr>
              <w:widowControl/>
              <w:spacing w:line="240" w:lineRule="auto"/>
              <w:jc w:val="center"/>
              <w:rPr>
                <w:rFonts w:hint="eastAsia" w:ascii="宋体" w:hAnsi="宋体" w:cs="宋体"/>
                <w:b/>
                <w:bCs/>
                <w:color w:val="000000"/>
                <w:kern w:val="0"/>
                <w:sz w:val="22"/>
                <w:szCs w:val="22"/>
              </w:rPr>
            </w:pPr>
            <w:r>
              <w:rPr>
                <w:rFonts w:ascii="宋体" w:hAnsi="宋体" w:cs="宋体"/>
                <w:b/>
                <w:bCs/>
                <w:color w:val="000000"/>
                <w:kern w:val="0"/>
                <w:sz w:val="22"/>
                <w:szCs w:val="22"/>
              </w:rPr>
              <w:t>类别</w:t>
            </w:r>
          </w:p>
        </w:tc>
        <w:tc>
          <w:tcPr>
            <w:tcW w:w="54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9B8A8B5">
            <w:pPr>
              <w:widowControl/>
              <w:spacing w:line="240" w:lineRule="auto"/>
              <w:jc w:val="center"/>
              <w:rPr>
                <w:rFonts w:hint="eastAsia" w:ascii="宋体" w:hAnsi="宋体" w:cs="宋体"/>
                <w:b/>
                <w:bCs/>
                <w:color w:val="000000"/>
                <w:kern w:val="0"/>
                <w:sz w:val="22"/>
                <w:szCs w:val="22"/>
              </w:rPr>
            </w:pPr>
            <w:r>
              <w:rPr>
                <w:rFonts w:ascii="宋体" w:hAnsi="宋体" w:cs="宋体"/>
                <w:b/>
                <w:bCs/>
                <w:color w:val="000000"/>
                <w:kern w:val="0"/>
                <w:sz w:val="22"/>
                <w:szCs w:val="22"/>
              </w:rPr>
              <w:t>产品</w:t>
            </w:r>
          </w:p>
        </w:tc>
        <w:tc>
          <w:tcPr>
            <w:tcW w:w="45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C2D28B5">
            <w:pPr>
              <w:widowControl/>
              <w:spacing w:line="240" w:lineRule="auto"/>
              <w:jc w:val="center"/>
              <w:rPr>
                <w:rFonts w:hint="eastAsia" w:ascii="宋体" w:hAnsi="宋体" w:cs="宋体"/>
                <w:b/>
                <w:bCs/>
                <w:color w:val="000000"/>
                <w:kern w:val="0"/>
                <w:sz w:val="22"/>
                <w:szCs w:val="22"/>
              </w:rPr>
            </w:pPr>
            <w:r>
              <w:rPr>
                <w:rFonts w:ascii="宋体" w:hAnsi="宋体" w:cs="宋体"/>
                <w:b/>
                <w:bCs/>
                <w:color w:val="000000"/>
                <w:kern w:val="0"/>
                <w:sz w:val="22"/>
                <w:szCs w:val="22"/>
              </w:rPr>
              <w:t>产品功能</w:t>
            </w:r>
          </w:p>
        </w:tc>
        <w:tc>
          <w:tcPr>
            <w:tcW w:w="249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B7F7276">
            <w:pPr>
              <w:widowControl/>
              <w:spacing w:line="240" w:lineRule="auto"/>
              <w:jc w:val="center"/>
              <w:rPr>
                <w:rFonts w:hint="eastAsia" w:ascii="宋体" w:hAnsi="宋体" w:cs="宋体"/>
                <w:b/>
                <w:bCs/>
                <w:color w:val="000000"/>
                <w:kern w:val="0"/>
                <w:sz w:val="22"/>
                <w:szCs w:val="22"/>
              </w:rPr>
            </w:pPr>
            <w:r>
              <w:rPr>
                <w:rFonts w:ascii="宋体" w:hAnsi="宋体" w:cs="宋体"/>
                <w:b/>
                <w:bCs/>
                <w:color w:val="000000"/>
                <w:kern w:val="0"/>
                <w:sz w:val="22"/>
                <w:szCs w:val="22"/>
              </w:rPr>
              <w:t>产品功能模块</w:t>
            </w:r>
          </w:p>
        </w:tc>
        <w:tc>
          <w:tcPr>
            <w:tcW w:w="508"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356D003">
            <w:pPr>
              <w:widowControl/>
              <w:spacing w:line="240" w:lineRule="auto"/>
              <w:jc w:val="center"/>
              <w:rPr>
                <w:rFonts w:hint="eastAsia" w:ascii="宋体" w:hAnsi="宋体" w:cs="宋体"/>
                <w:b/>
                <w:bCs/>
                <w:color w:val="000000"/>
                <w:kern w:val="0"/>
                <w:sz w:val="22"/>
                <w:szCs w:val="22"/>
              </w:rPr>
            </w:pPr>
            <w:r>
              <w:rPr>
                <w:rFonts w:ascii="宋体" w:hAnsi="宋体" w:cs="宋体"/>
                <w:b/>
                <w:bCs/>
                <w:color w:val="000000"/>
                <w:kern w:val="0"/>
                <w:sz w:val="22"/>
                <w:szCs w:val="22"/>
              </w:rPr>
              <w:t>单价（万元）</w:t>
            </w:r>
          </w:p>
        </w:tc>
        <w:tc>
          <w:tcPr>
            <w:tcW w:w="38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476F74E">
            <w:pPr>
              <w:widowControl/>
              <w:spacing w:line="240" w:lineRule="auto"/>
              <w:jc w:val="center"/>
              <w:rPr>
                <w:rFonts w:hint="eastAsia" w:ascii="宋体" w:hAnsi="宋体" w:cs="宋体"/>
                <w:b/>
                <w:bCs/>
                <w:color w:val="000000"/>
                <w:kern w:val="0"/>
                <w:sz w:val="22"/>
                <w:szCs w:val="22"/>
              </w:rPr>
            </w:pPr>
            <w:r>
              <w:rPr>
                <w:rFonts w:ascii="宋体" w:hAnsi="宋体" w:cs="宋体"/>
                <w:b/>
                <w:bCs/>
                <w:color w:val="000000"/>
                <w:kern w:val="0"/>
                <w:sz w:val="22"/>
                <w:szCs w:val="22"/>
              </w:rPr>
              <w:t>备注</w:t>
            </w:r>
          </w:p>
        </w:tc>
      </w:tr>
      <w:tr w14:paraId="2C48AC4F">
        <w:trPr>
          <w:trHeight w:val="2592" w:hRule="atLeast"/>
        </w:trPr>
        <w:tc>
          <w:tcPr>
            <w:tcW w:w="38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4A75340">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1</w:t>
            </w:r>
          </w:p>
        </w:tc>
        <w:tc>
          <w:tcPr>
            <w:tcW w:w="220"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5231C39F">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大模型</w:t>
            </w:r>
          </w:p>
        </w:tc>
        <w:tc>
          <w:tcPr>
            <w:tcW w:w="545"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5A2A90E3">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大模型Tokens算力</w:t>
            </w:r>
          </w:p>
        </w:tc>
        <w:tc>
          <w:tcPr>
            <w:tcW w:w="45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E054469">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大语言模型</w:t>
            </w:r>
          </w:p>
        </w:tc>
        <w:tc>
          <w:tcPr>
            <w:tcW w:w="249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B1E31DC">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大语言模型是本项目智能体的核心推理引擎，承载公文写作、智能咨询的自然语言理解与生成任务。</w:t>
            </w:r>
            <w:r>
              <w:rPr>
                <w:rFonts w:ascii="宋体" w:hAnsi="宋体" w:cs="宋体"/>
                <w:color w:val="000000"/>
                <w:kern w:val="0"/>
                <w:sz w:val="22"/>
                <w:szCs w:val="22"/>
              </w:rPr>
              <w:br w:type="textWrapping"/>
            </w:r>
            <w:r>
              <w:rPr>
                <w:rFonts w:ascii="宋体" w:hAnsi="宋体" w:cs="宋体"/>
                <w:color w:val="000000"/>
                <w:kern w:val="0"/>
                <w:sz w:val="22"/>
                <w:szCs w:val="22"/>
              </w:rPr>
              <w:t>按业务场景测算各智能体的日均调用量与单次token消耗：公文写作日均约200次、单次约10</w:t>
            </w:r>
            <w:del w:id="953" w:author="cc" w:date="2026-05-23T12:55:26Z">
              <w:r>
                <w:rPr>
                  <w:rFonts w:ascii="宋体" w:hAnsi="宋体" w:cs="宋体"/>
                  <w:color w:val="000000"/>
                  <w:kern w:val="0"/>
                  <w:sz w:val="22"/>
                  <w:szCs w:val="22"/>
                </w:rPr>
                <w:delText>,</w:delText>
              </w:r>
            </w:del>
            <w:ins w:id="954" w:author="cc" w:date="2026-05-23T12:55:26Z">
              <w:r>
                <w:rPr>
                  <w:rFonts w:hint="eastAsia" w:ascii="宋体" w:hAnsi="宋体" w:cs="宋体"/>
                  <w:color w:val="000000"/>
                  <w:kern w:val="0"/>
                  <w:sz w:val="22"/>
                  <w:szCs w:val="22"/>
                  <w:lang w:eastAsia="zh-CN"/>
                </w:rPr>
                <w:t>，</w:t>
              </w:r>
            </w:ins>
            <w:r>
              <w:rPr>
                <w:rFonts w:ascii="宋体" w:hAnsi="宋体" w:cs="宋体"/>
                <w:color w:val="000000"/>
                <w:kern w:val="0"/>
                <w:sz w:val="22"/>
                <w:szCs w:val="22"/>
              </w:rPr>
              <w:t>000</w:t>
            </w:r>
            <w:del w:id="955" w:author="cc" w:date="2026-05-23T12:56:49Z">
              <w:r>
                <w:rPr>
                  <w:rFonts w:ascii="宋体" w:hAnsi="宋体" w:cs="宋体"/>
                  <w:color w:val="000000"/>
                  <w:kern w:val="0"/>
                  <w:sz w:val="22"/>
                  <w:szCs w:val="22"/>
                </w:rPr>
                <w:delText xml:space="preserve"> </w:delText>
              </w:r>
            </w:del>
            <w:r>
              <w:rPr>
                <w:rFonts w:ascii="宋体" w:hAnsi="宋体" w:cs="宋体"/>
                <w:color w:val="000000"/>
                <w:kern w:val="0"/>
                <w:sz w:val="22"/>
                <w:szCs w:val="22"/>
              </w:rPr>
              <w:t>tokens（长文输出为主）；智能咨询日均约500次、单次约10</w:t>
            </w:r>
            <w:del w:id="956" w:author="cc" w:date="2026-05-23T12:55:26Z">
              <w:r>
                <w:rPr>
                  <w:rFonts w:ascii="宋体" w:hAnsi="宋体" w:cs="宋体"/>
                  <w:color w:val="000000"/>
                  <w:kern w:val="0"/>
                  <w:sz w:val="22"/>
                  <w:szCs w:val="22"/>
                </w:rPr>
                <w:delText>,</w:delText>
              </w:r>
            </w:del>
            <w:ins w:id="957" w:author="cc" w:date="2026-05-23T12:55:26Z">
              <w:r>
                <w:rPr>
                  <w:rFonts w:hint="eastAsia" w:ascii="宋体" w:hAnsi="宋体" w:cs="宋体"/>
                  <w:color w:val="000000"/>
                  <w:kern w:val="0"/>
                  <w:sz w:val="22"/>
                  <w:szCs w:val="22"/>
                  <w:lang w:eastAsia="zh-CN"/>
                </w:rPr>
                <w:t>，</w:t>
              </w:r>
            </w:ins>
            <w:r>
              <w:rPr>
                <w:rFonts w:ascii="宋体" w:hAnsi="宋体" w:cs="宋体"/>
                <w:color w:val="000000"/>
                <w:kern w:val="0"/>
                <w:sz w:val="22"/>
                <w:szCs w:val="22"/>
              </w:rPr>
              <w:t>000</w:t>
            </w:r>
            <w:del w:id="958" w:author="cc" w:date="2026-05-23T12:56:49Z">
              <w:r>
                <w:rPr>
                  <w:rFonts w:ascii="宋体" w:hAnsi="宋体" w:cs="宋体"/>
                  <w:color w:val="000000"/>
                  <w:kern w:val="0"/>
                  <w:sz w:val="22"/>
                  <w:szCs w:val="22"/>
                </w:rPr>
                <w:delText xml:space="preserve"> </w:delText>
              </w:r>
            </w:del>
            <w:r>
              <w:rPr>
                <w:rFonts w:ascii="宋体" w:hAnsi="宋体" w:cs="宋体"/>
                <w:color w:val="000000"/>
                <w:kern w:val="0"/>
                <w:sz w:val="22"/>
                <w:szCs w:val="22"/>
              </w:rPr>
              <w:t>tokens（多轮对话）。产业洞察每日用100次，每次使用20000tokens</w:t>
            </w:r>
            <w:r>
              <w:rPr>
                <w:rFonts w:ascii="宋体" w:hAnsi="宋体" w:cs="宋体"/>
                <w:color w:val="000000"/>
                <w:kern w:val="0"/>
                <w:sz w:val="22"/>
                <w:szCs w:val="22"/>
              </w:rPr>
              <w:br w:type="textWrapping"/>
            </w:r>
            <w:r>
              <w:rPr>
                <w:rFonts w:ascii="宋体" w:hAnsi="宋体" w:cs="宋体"/>
                <w:color w:val="000000"/>
                <w:kern w:val="0"/>
                <w:sz w:val="22"/>
                <w:szCs w:val="22"/>
              </w:rPr>
              <w:t>每年共计</w:t>
            </w:r>
            <w:del w:id="959" w:author="cc" w:date="2026-05-23T12:56:49Z">
              <w:r>
                <w:rPr>
                  <w:rFonts w:ascii="宋体" w:hAnsi="宋体" w:cs="宋体"/>
                  <w:color w:val="000000"/>
                  <w:kern w:val="0"/>
                  <w:sz w:val="22"/>
                  <w:szCs w:val="22"/>
                </w:rPr>
                <w:delText xml:space="preserve"> </w:delText>
              </w:r>
            </w:del>
            <w:r>
              <w:rPr>
                <w:rFonts w:ascii="宋体" w:hAnsi="宋体" w:cs="宋体"/>
                <w:color w:val="000000"/>
                <w:kern w:val="0"/>
                <w:sz w:val="22"/>
                <w:szCs w:val="22"/>
              </w:rPr>
              <w:br w:type="textWrapping"/>
            </w:r>
            <w:r>
              <w:rPr>
                <w:rFonts w:ascii="宋体" w:hAnsi="宋体" w:cs="宋体"/>
                <w:color w:val="000000"/>
                <w:kern w:val="0"/>
                <w:sz w:val="22"/>
                <w:szCs w:val="22"/>
              </w:rPr>
              <w:t>除此之外，考虑到有视频解析场景，需预留部分空间，每年合计调用tokens量为40亿tokens</w:t>
            </w:r>
            <w:r>
              <w:rPr>
                <w:rFonts w:ascii="宋体" w:hAnsi="宋体" w:cs="宋体"/>
                <w:color w:val="000000"/>
                <w:kern w:val="0"/>
                <w:sz w:val="22"/>
                <w:szCs w:val="22"/>
              </w:rPr>
              <w:br w:type="textWrapping"/>
            </w:r>
            <w:r>
              <w:rPr>
                <w:rFonts w:ascii="宋体" w:hAnsi="宋体" w:cs="宋体"/>
                <w:color w:val="000000"/>
                <w:kern w:val="0"/>
                <w:sz w:val="22"/>
                <w:szCs w:val="22"/>
              </w:rPr>
              <w:t>RPM3000，TPM500000</w:t>
            </w:r>
          </w:p>
        </w:tc>
        <w:tc>
          <w:tcPr>
            <w:tcW w:w="508"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06B83DC">
            <w:pPr>
              <w:widowControl/>
              <w:spacing w:line="240" w:lineRule="auto"/>
              <w:jc w:val="center"/>
              <w:rPr>
                <w:rFonts w:hint="eastAsia" w:ascii="宋体" w:hAnsi="宋体" w:cs="宋体"/>
                <w:color w:val="000000"/>
                <w:kern w:val="0"/>
                <w:sz w:val="21"/>
                <w:szCs w:val="21"/>
              </w:rPr>
            </w:pPr>
            <w:r>
              <w:rPr>
                <w:rFonts w:ascii="宋体" w:hAnsi="宋体" w:cs="宋体"/>
                <w:color w:val="000000"/>
                <w:kern w:val="0"/>
                <w:sz w:val="21"/>
                <w:szCs w:val="21"/>
              </w:rPr>
              <w:t>40</w:t>
            </w:r>
          </w:p>
        </w:tc>
        <w:tc>
          <w:tcPr>
            <w:tcW w:w="387"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67AE7EF0">
            <w:pPr>
              <w:widowControl/>
              <w:spacing w:line="240" w:lineRule="auto"/>
              <w:jc w:val="center"/>
              <w:rPr>
                <w:rFonts w:hint="eastAsia" w:ascii="宋体" w:hAnsi="宋体" w:cs="宋体"/>
                <w:color w:val="000000"/>
                <w:kern w:val="0"/>
                <w:sz w:val="21"/>
                <w:szCs w:val="21"/>
              </w:rPr>
            </w:pPr>
          </w:p>
        </w:tc>
      </w:tr>
      <w:tr w14:paraId="3103D951">
        <w:trPr>
          <w:trHeight w:val="2016" w:hRule="atLeast"/>
        </w:trPr>
        <w:tc>
          <w:tcPr>
            <w:tcW w:w="38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B07147C">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2</w:t>
            </w:r>
          </w:p>
        </w:tc>
        <w:tc>
          <w:tcPr>
            <w:tcW w:w="220" w:type="pct"/>
            <w:vMerge w:val="continue"/>
            <w:tcBorders>
              <w:top w:val="single" w:color="000000" w:sz="4" w:space="0"/>
              <w:left w:val="single" w:color="000000" w:sz="4" w:space="0"/>
              <w:bottom w:val="single" w:color="000000" w:sz="4" w:space="0"/>
              <w:right w:val="single" w:color="000000" w:sz="4" w:space="0"/>
            </w:tcBorders>
            <w:vAlign w:val="center"/>
          </w:tcPr>
          <w:p w14:paraId="59A9C551">
            <w:pPr>
              <w:widowControl/>
              <w:spacing w:line="240" w:lineRule="auto"/>
              <w:jc w:val="left"/>
              <w:rPr>
                <w:rFonts w:hint="eastAsia" w:ascii="宋体" w:hAnsi="宋体" w:cs="宋体"/>
                <w:color w:val="000000"/>
                <w:kern w:val="0"/>
                <w:sz w:val="22"/>
                <w:szCs w:val="22"/>
              </w:rPr>
            </w:pPr>
          </w:p>
        </w:tc>
        <w:tc>
          <w:tcPr>
            <w:tcW w:w="545" w:type="pct"/>
            <w:vMerge w:val="continue"/>
            <w:tcBorders>
              <w:top w:val="single" w:color="000000" w:sz="4" w:space="0"/>
              <w:left w:val="single" w:color="000000" w:sz="4" w:space="0"/>
              <w:bottom w:val="single" w:color="000000" w:sz="4" w:space="0"/>
              <w:right w:val="single" w:color="000000" w:sz="4" w:space="0"/>
            </w:tcBorders>
            <w:vAlign w:val="center"/>
          </w:tcPr>
          <w:p w14:paraId="6103A065">
            <w:pPr>
              <w:widowControl/>
              <w:spacing w:line="240" w:lineRule="auto"/>
              <w:jc w:val="left"/>
              <w:rPr>
                <w:rFonts w:hint="eastAsia" w:ascii="宋体" w:hAnsi="宋体" w:cs="宋体"/>
                <w:color w:val="000000"/>
                <w:kern w:val="0"/>
                <w:sz w:val="22"/>
                <w:szCs w:val="22"/>
              </w:rPr>
            </w:pPr>
          </w:p>
        </w:tc>
        <w:tc>
          <w:tcPr>
            <w:tcW w:w="45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32D3914">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语音合成模型</w:t>
            </w:r>
          </w:p>
        </w:tc>
        <w:tc>
          <w:tcPr>
            <w:tcW w:w="249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8F38DCE">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语音合成能力主要服务于"智能咨询。智能咨询场景需要将文字答案转化为语音播报，满足适老化、无障碍等场景下的语音交互需求；城市事件分拨场景需要通过语音自动通知网格员、相关处置部门，提升事件流转效率。</w:t>
            </w:r>
            <w:r>
              <w:rPr>
                <w:rFonts w:ascii="宋体" w:hAnsi="宋体" w:cs="宋体"/>
                <w:color w:val="000000"/>
                <w:kern w:val="0"/>
                <w:sz w:val="22"/>
                <w:szCs w:val="22"/>
              </w:rPr>
              <w:br w:type="textWrapping"/>
            </w:r>
            <w:r>
              <w:rPr>
                <w:rFonts w:ascii="宋体" w:hAnsi="宋体" w:cs="宋体"/>
                <w:color w:val="000000"/>
                <w:kern w:val="0"/>
                <w:sz w:val="22"/>
                <w:szCs w:val="22"/>
              </w:rPr>
              <w:t>按业务量测算：智能咨询语音播报日均约300次，每次平均合成约2000字；日均合成字数约为300×2000</w:t>
            </w:r>
            <w:del w:id="960" w:author="cc" w:date="2026-05-23T12:56:49Z">
              <w:r>
                <w:rPr>
                  <w:rFonts w:ascii="宋体" w:hAnsi="宋体" w:cs="宋体"/>
                  <w:color w:val="000000"/>
                  <w:kern w:val="0"/>
                  <w:sz w:val="22"/>
                  <w:szCs w:val="22"/>
                </w:rPr>
                <w:delText xml:space="preserve"> </w:delText>
              </w:r>
            </w:del>
            <w:r>
              <w:rPr>
                <w:rFonts w:ascii="宋体" w:hAnsi="宋体" w:cs="宋体"/>
                <w:color w:val="000000"/>
                <w:kern w:val="0"/>
                <w:sz w:val="22"/>
                <w:szCs w:val="22"/>
              </w:rPr>
              <w:t>=</w:t>
            </w:r>
            <w:del w:id="961" w:author="cc" w:date="2026-05-23T12:56:49Z">
              <w:r>
                <w:rPr>
                  <w:rFonts w:ascii="宋体" w:hAnsi="宋体" w:cs="宋体"/>
                  <w:color w:val="000000"/>
                  <w:kern w:val="0"/>
                  <w:sz w:val="22"/>
                  <w:szCs w:val="22"/>
                </w:rPr>
                <w:delText xml:space="preserve"> </w:delText>
              </w:r>
            </w:del>
            <w:r>
              <w:rPr>
                <w:rFonts w:ascii="宋体" w:hAnsi="宋体" w:cs="宋体"/>
                <w:color w:val="000000"/>
                <w:kern w:val="0"/>
                <w:sz w:val="22"/>
                <w:szCs w:val="22"/>
              </w:rPr>
              <w:t>60万字，另外留有余量，按照每日合成100万字年合成字数约为100万×365</w:t>
            </w:r>
            <w:del w:id="962" w:author="cc" w:date="2026-05-23T12:56:49Z">
              <w:r>
                <w:rPr>
                  <w:rFonts w:ascii="宋体" w:hAnsi="宋体" w:cs="宋体"/>
                  <w:color w:val="000000"/>
                  <w:kern w:val="0"/>
                  <w:sz w:val="22"/>
                  <w:szCs w:val="22"/>
                </w:rPr>
                <w:delText xml:space="preserve"> </w:delText>
              </w:r>
            </w:del>
            <w:r>
              <w:rPr>
                <w:rFonts w:ascii="宋体" w:hAnsi="宋体" w:cs="宋体"/>
                <w:color w:val="000000"/>
                <w:kern w:val="0"/>
                <w:sz w:val="22"/>
                <w:szCs w:val="22"/>
              </w:rPr>
              <w:t>≈</w:t>
            </w:r>
            <w:del w:id="963" w:author="cc" w:date="2026-05-23T12:56:49Z">
              <w:r>
                <w:rPr>
                  <w:rFonts w:ascii="宋体" w:hAnsi="宋体" w:cs="宋体"/>
                  <w:color w:val="000000"/>
                  <w:kern w:val="0"/>
                  <w:sz w:val="22"/>
                  <w:szCs w:val="22"/>
                </w:rPr>
                <w:delText xml:space="preserve"> </w:delText>
              </w:r>
            </w:del>
            <w:r>
              <w:rPr>
                <w:rFonts w:ascii="宋体" w:hAnsi="宋体" w:cs="宋体"/>
                <w:color w:val="000000"/>
                <w:kern w:val="0"/>
                <w:sz w:val="22"/>
                <w:szCs w:val="22"/>
              </w:rPr>
              <w:t>36500万字。</w:t>
            </w:r>
            <w:r>
              <w:rPr>
                <w:rFonts w:ascii="宋体" w:hAnsi="宋体" w:cs="宋体"/>
                <w:color w:val="000000"/>
                <w:kern w:val="0"/>
                <w:sz w:val="22"/>
                <w:szCs w:val="22"/>
              </w:rPr>
              <w:br w:type="textWrapping"/>
            </w:r>
            <w:r>
              <w:rPr>
                <w:rFonts w:ascii="宋体" w:hAnsi="宋体" w:cs="宋体"/>
                <w:color w:val="000000"/>
                <w:kern w:val="0"/>
                <w:sz w:val="22"/>
                <w:szCs w:val="22"/>
              </w:rPr>
              <w:t>并发：200个</w:t>
            </w:r>
          </w:p>
        </w:tc>
        <w:tc>
          <w:tcPr>
            <w:tcW w:w="508"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293F400">
            <w:pPr>
              <w:widowControl/>
              <w:spacing w:line="240" w:lineRule="auto"/>
              <w:jc w:val="center"/>
              <w:rPr>
                <w:rFonts w:hint="eastAsia" w:ascii="宋体" w:hAnsi="宋体" w:cs="宋体"/>
                <w:color w:val="000000"/>
                <w:kern w:val="0"/>
                <w:sz w:val="21"/>
                <w:szCs w:val="21"/>
              </w:rPr>
            </w:pPr>
            <w:r>
              <w:rPr>
                <w:rFonts w:ascii="宋体" w:hAnsi="宋体" w:cs="宋体"/>
                <w:color w:val="000000"/>
                <w:kern w:val="0"/>
                <w:sz w:val="21"/>
                <w:szCs w:val="21"/>
              </w:rPr>
              <w:t>20</w:t>
            </w:r>
          </w:p>
        </w:tc>
        <w:tc>
          <w:tcPr>
            <w:tcW w:w="387" w:type="pct"/>
            <w:vMerge w:val="continue"/>
            <w:tcBorders>
              <w:top w:val="single" w:color="000000" w:sz="4" w:space="0"/>
              <w:left w:val="single" w:color="000000" w:sz="4" w:space="0"/>
              <w:bottom w:val="single" w:color="000000" w:sz="4" w:space="0"/>
              <w:right w:val="single" w:color="000000" w:sz="4" w:space="0"/>
            </w:tcBorders>
            <w:vAlign w:val="center"/>
          </w:tcPr>
          <w:p w14:paraId="51046782">
            <w:pPr>
              <w:widowControl/>
              <w:spacing w:line="240" w:lineRule="auto"/>
              <w:jc w:val="left"/>
              <w:rPr>
                <w:rFonts w:hint="eastAsia" w:ascii="宋体" w:hAnsi="宋体" w:cs="宋体"/>
                <w:color w:val="000000"/>
                <w:kern w:val="0"/>
                <w:sz w:val="21"/>
                <w:szCs w:val="21"/>
              </w:rPr>
            </w:pPr>
          </w:p>
        </w:tc>
      </w:tr>
      <w:tr w14:paraId="66E70B14">
        <w:trPr>
          <w:trHeight w:val="1440" w:hRule="atLeast"/>
        </w:trPr>
        <w:tc>
          <w:tcPr>
            <w:tcW w:w="38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BB4D243">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3</w:t>
            </w:r>
          </w:p>
        </w:tc>
        <w:tc>
          <w:tcPr>
            <w:tcW w:w="220" w:type="pct"/>
            <w:vMerge w:val="continue"/>
            <w:tcBorders>
              <w:top w:val="single" w:color="000000" w:sz="4" w:space="0"/>
              <w:left w:val="single" w:color="000000" w:sz="4" w:space="0"/>
              <w:bottom w:val="single" w:color="000000" w:sz="4" w:space="0"/>
              <w:right w:val="single" w:color="000000" w:sz="4" w:space="0"/>
            </w:tcBorders>
            <w:vAlign w:val="center"/>
          </w:tcPr>
          <w:p w14:paraId="62F34C60">
            <w:pPr>
              <w:widowControl/>
              <w:spacing w:line="240" w:lineRule="auto"/>
              <w:jc w:val="left"/>
              <w:rPr>
                <w:rFonts w:hint="eastAsia" w:ascii="宋体" w:hAnsi="宋体" w:cs="宋体"/>
                <w:color w:val="000000"/>
                <w:kern w:val="0"/>
                <w:sz w:val="22"/>
                <w:szCs w:val="22"/>
              </w:rPr>
            </w:pPr>
          </w:p>
        </w:tc>
        <w:tc>
          <w:tcPr>
            <w:tcW w:w="545" w:type="pct"/>
            <w:vMerge w:val="continue"/>
            <w:tcBorders>
              <w:top w:val="single" w:color="000000" w:sz="4" w:space="0"/>
              <w:left w:val="single" w:color="000000" w:sz="4" w:space="0"/>
              <w:bottom w:val="single" w:color="000000" w:sz="4" w:space="0"/>
              <w:right w:val="single" w:color="000000" w:sz="4" w:space="0"/>
            </w:tcBorders>
            <w:vAlign w:val="center"/>
          </w:tcPr>
          <w:p w14:paraId="2AC5D86A">
            <w:pPr>
              <w:widowControl/>
              <w:spacing w:line="240" w:lineRule="auto"/>
              <w:jc w:val="left"/>
              <w:rPr>
                <w:rFonts w:hint="eastAsia" w:ascii="宋体" w:hAnsi="宋体" w:cs="宋体"/>
                <w:color w:val="000000"/>
                <w:kern w:val="0"/>
                <w:sz w:val="22"/>
                <w:szCs w:val="22"/>
              </w:rPr>
            </w:pPr>
          </w:p>
        </w:tc>
        <w:tc>
          <w:tcPr>
            <w:tcW w:w="45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30C36AC">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语音识别模型</w:t>
            </w:r>
          </w:p>
        </w:tc>
        <w:tc>
          <w:tcPr>
            <w:tcW w:w="249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69A2800">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语音识别能力主要服务于"智能咨询"智能体。智能咨询场景支持用户通过语音直接提问，降低文字输入门槛，提升交互便捷性；按业务量测算：智能咨询语音输入日均约200次，每次平均时长约60秒；留有余量，日均语音识别时长约200分钟，年识别时长约1216小时。</w:t>
            </w:r>
            <w:r>
              <w:rPr>
                <w:rFonts w:ascii="宋体" w:hAnsi="宋体" w:cs="宋体"/>
                <w:color w:val="000000"/>
                <w:kern w:val="0"/>
                <w:sz w:val="22"/>
                <w:szCs w:val="22"/>
              </w:rPr>
              <w:br w:type="textWrapping"/>
            </w:r>
            <w:r>
              <w:rPr>
                <w:rFonts w:ascii="宋体" w:hAnsi="宋体" w:cs="宋体"/>
                <w:color w:val="000000"/>
                <w:kern w:val="0"/>
                <w:sz w:val="22"/>
                <w:szCs w:val="22"/>
              </w:rPr>
              <w:t>并发：200个</w:t>
            </w:r>
          </w:p>
        </w:tc>
        <w:tc>
          <w:tcPr>
            <w:tcW w:w="508"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2FD2E5D">
            <w:pPr>
              <w:widowControl/>
              <w:spacing w:line="240" w:lineRule="auto"/>
              <w:jc w:val="center"/>
              <w:rPr>
                <w:rFonts w:hint="eastAsia" w:ascii="宋体" w:hAnsi="宋体" w:cs="宋体"/>
                <w:color w:val="000000"/>
                <w:kern w:val="0"/>
                <w:sz w:val="21"/>
                <w:szCs w:val="21"/>
              </w:rPr>
            </w:pPr>
            <w:r>
              <w:rPr>
                <w:rFonts w:ascii="宋体" w:hAnsi="宋体" w:cs="宋体"/>
                <w:color w:val="000000"/>
                <w:kern w:val="0"/>
                <w:sz w:val="21"/>
                <w:szCs w:val="21"/>
              </w:rPr>
              <w:t>12</w:t>
            </w:r>
          </w:p>
        </w:tc>
        <w:tc>
          <w:tcPr>
            <w:tcW w:w="387" w:type="pct"/>
            <w:vMerge w:val="continue"/>
            <w:tcBorders>
              <w:top w:val="single" w:color="000000" w:sz="4" w:space="0"/>
              <w:left w:val="single" w:color="000000" w:sz="4" w:space="0"/>
              <w:bottom w:val="single" w:color="000000" w:sz="4" w:space="0"/>
              <w:right w:val="single" w:color="000000" w:sz="4" w:space="0"/>
            </w:tcBorders>
            <w:vAlign w:val="center"/>
          </w:tcPr>
          <w:p w14:paraId="25E8969F">
            <w:pPr>
              <w:widowControl/>
              <w:spacing w:line="240" w:lineRule="auto"/>
              <w:jc w:val="left"/>
              <w:rPr>
                <w:rFonts w:hint="eastAsia" w:ascii="宋体" w:hAnsi="宋体" w:cs="宋体"/>
                <w:color w:val="000000"/>
                <w:kern w:val="0"/>
                <w:sz w:val="21"/>
                <w:szCs w:val="21"/>
              </w:rPr>
            </w:pPr>
          </w:p>
        </w:tc>
      </w:tr>
      <w:tr w14:paraId="71B48873">
        <w:trPr>
          <w:trHeight w:val="2592" w:hRule="atLeast"/>
        </w:trPr>
        <w:tc>
          <w:tcPr>
            <w:tcW w:w="38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8A0FCBF">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4</w:t>
            </w:r>
          </w:p>
        </w:tc>
        <w:tc>
          <w:tcPr>
            <w:tcW w:w="220" w:type="pct"/>
            <w:vMerge w:val="continue"/>
            <w:tcBorders>
              <w:top w:val="single" w:color="000000" w:sz="4" w:space="0"/>
              <w:left w:val="single" w:color="000000" w:sz="4" w:space="0"/>
              <w:bottom w:val="single" w:color="000000" w:sz="4" w:space="0"/>
              <w:right w:val="single" w:color="000000" w:sz="4" w:space="0"/>
            </w:tcBorders>
            <w:vAlign w:val="center"/>
          </w:tcPr>
          <w:p w14:paraId="630CF63D">
            <w:pPr>
              <w:widowControl/>
              <w:spacing w:line="240" w:lineRule="auto"/>
              <w:jc w:val="left"/>
              <w:rPr>
                <w:rFonts w:hint="eastAsia" w:ascii="宋体" w:hAnsi="宋体" w:cs="宋体"/>
                <w:color w:val="000000"/>
                <w:kern w:val="0"/>
                <w:sz w:val="22"/>
                <w:szCs w:val="22"/>
              </w:rPr>
            </w:pPr>
          </w:p>
        </w:tc>
        <w:tc>
          <w:tcPr>
            <w:tcW w:w="545" w:type="pct"/>
            <w:vMerge w:val="continue"/>
            <w:tcBorders>
              <w:top w:val="single" w:color="000000" w:sz="4" w:space="0"/>
              <w:left w:val="single" w:color="000000" w:sz="4" w:space="0"/>
              <w:bottom w:val="single" w:color="000000" w:sz="4" w:space="0"/>
              <w:right w:val="single" w:color="000000" w:sz="4" w:space="0"/>
            </w:tcBorders>
            <w:vAlign w:val="center"/>
          </w:tcPr>
          <w:p w14:paraId="034F6D9D">
            <w:pPr>
              <w:widowControl/>
              <w:spacing w:line="240" w:lineRule="auto"/>
              <w:jc w:val="left"/>
              <w:rPr>
                <w:rFonts w:hint="eastAsia" w:ascii="宋体" w:hAnsi="宋体" w:cs="宋体"/>
                <w:color w:val="000000"/>
                <w:kern w:val="0"/>
                <w:sz w:val="22"/>
                <w:szCs w:val="22"/>
              </w:rPr>
            </w:pPr>
          </w:p>
        </w:tc>
        <w:tc>
          <w:tcPr>
            <w:tcW w:w="45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92CBF48">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联网搜索</w:t>
            </w:r>
          </w:p>
        </w:tc>
        <w:tc>
          <w:tcPr>
            <w:tcW w:w="249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B2FD2E">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联网搜索能力主要服务于</w:t>
            </w:r>
            <w:del w:id="964" w:author="cc" w:date="2026-05-25T10:18:08Z">
              <w:r>
                <w:rPr>
                  <w:rFonts w:ascii="宋体" w:hAnsi="宋体" w:cs="宋体"/>
                  <w:color w:val="000000"/>
                  <w:kern w:val="0"/>
                  <w:sz w:val="22"/>
                  <w:szCs w:val="22"/>
                </w:rPr>
                <w:delText>"企业风险预警""企业政策匹配"和</w:delText>
              </w:r>
            </w:del>
            <w:r>
              <w:rPr>
                <w:rFonts w:ascii="宋体" w:hAnsi="宋体" w:cs="宋体"/>
                <w:color w:val="000000"/>
                <w:kern w:val="0"/>
                <w:sz w:val="22"/>
                <w:szCs w:val="22"/>
              </w:rPr>
              <w:t>"产业洞察"需要获取实时外部信息的智能体。</w:t>
            </w:r>
            <w:del w:id="965" w:author="cc" w:date="2026-05-25T10:18:22Z">
              <w:r>
                <w:rPr>
                  <w:rFonts w:ascii="宋体" w:hAnsi="宋体" w:cs="宋体"/>
                  <w:color w:val="000000"/>
                  <w:kern w:val="0"/>
                  <w:sz w:val="22"/>
                  <w:szCs w:val="22"/>
                </w:rPr>
                <w:delText>企业风险预警需要实时检索工商变更、司法诉讼、行政处罚、舆情动态等外部数据源，及时发现潜在风险信号；企业政策匹配需要联网抓取各级政府最新发布的扶持政策、补贴通知等文件，确保匹配结果的时效性；</w:delText>
              </w:r>
            </w:del>
            <w:del w:id="966" w:author="cc" w:date="2026-05-25T10:18:51Z">
              <w:r>
                <w:rPr>
                  <w:rFonts w:ascii="宋体" w:hAnsi="宋体" w:cs="宋体"/>
                  <w:color w:val="000000"/>
                  <w:kern w:val="0"/>
                  <w:sz w:val="22"/>
                  <w:szCs w:val="22"/>
                </w:rPr>
                <w:delText>产业洞察</w:delText>
              </w:r>
            </w:del>
            <w:r>
              <w:rPr>
                <w:rFonts w:ascii="宋体" w:hAnsi="宋体" w:cs="宋体"/>
                <w:color w:val="000000"/>
                <w:kern w:val="0"/>
                <w:sz w:val="22"/>
                <w:szCs w:val="22"/>
              </w:rPr>
              <w:t>需要联网搜索行业报告、市场动态、产业新闻等信息，为深度分析提供最新数据支撑。</w:t>
            </w:r>
            <w:r>
              <w:rPr>
                <w:rFonts w:ascii="宋体" w:hAnsi="宋体" w:cs="宋体"/>
                <w:color w:val="000000"/>
                <w:kern w:val="0"/>
                <w:sz w:val="22"/>
                <w:szCs w:val="22"/>
              </w:rPr>
              <w:br w:type="textWrapping"/>
            </w:r>
            <w:r>
              <w:rPr>
                <w:rFonts w:ascii="宋体" w:hAnsi="宋体" w:cs="宋体"/>
                <w:color w:val="000000"/>
                <w:kern w:val="0"/>
                <w:sz w:val="22"/>
                <w:szCs w:val="22"/>
              </w:rPr>
              <w:t>按业务量测算：</w:t>
            </w:r>
            <w:del w:id="967" w:author="cc" w:date="2026-05-25T10:18:33Z">
              <w:r>
                <w:rPr>
                  <w:rFonts w:ascii="宋体" w:hAnsi="宋体" w:cs="宋体"/>
                  <w:color w:val="000000"/>
                  <w:kern w:val="0"/>
                  <w:sz w:val="22"/>
                  <w:szCs w:val="22"/>
                </w:rPr>
                <w:delText>企业风险预警日均联网检索约200次，企业政策匹配日均联网检索约200次，</w:delText>
              </w:r>
            </w:del>
            <w:r>
              <w:rPr>
                <w:rFonts w:ascii="宋体" w:hAnsi="宋体" w:cs="宋体"/>
                <w:color w:val="000000"/>
                <w:kern w:val="0"/>
                <w:sz w:val="22"/>
                <w:szCs w:val="22"/>
              </w:rPr>
              <w:t>产业洞察日均联网检索约300次，合计日均调用约700次，年调用量约25.5万次。</w:t>
            </w:r>
            <w:r>
              <w:rPr>
                <w:rFonts w:ascii="宋体" w:hAnsi="宋体" w:cs="宋体"/>
                <w:color w:val="000000"/>
                <w:kern w:val="0"/>
                <w:sz w:val="22"/>
                <w:szCs w:val="22"/>
              </w:rPr>
              <w:br w:type="textWrapping"/>
            </w:r>
            <w:r>
              <w:rPr>
                <w:rFonts w:ascii="宋体" w:hAnsi="宋体" w:cs="宋体"/>
                <w:color w:val="000000"/>
                <w:kern w:val="0"/>
                <w:sz w:val="22"/>
                <w:szCs w:val="22"/>
              </w:rPr>
              <w:t>5qps</w:t>
            </w:r>
          </w:p>
        </w:tc>
        <w:tc>
          <w:tcPr>
            <w:tcW w:w="508"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1A7BE41">
            <w:pPr>
              <w:widowControl/>
              <w:spacing w:line="240" w:lineRule="auto"/>
              <w:jc w:val="center"/>
              <w:rPr>
                <w:rFonts w:hint="eastAsia" w:ascii="宋体" w:hAnsi="宋体" w:cs="宋体"/>
                <w:color w:val="000000"/>
                <w:kern w:val="0"/>
                <w:sz w:val="21"/>
                <w:szCs w:val="21"/>
              </w:rPr>
            </w:pPr>
            <w:r>
              <w:rPr>
                <w:rFonts w:ascii="宋体" w:hAnsi="宋体" w:cs="宋体"/>
                <w:color w:val="000000"/>
                <w:kern w:val="0"/>
                <w:sz w:val="21"/>
                <w:szCs w:val="21"/>
              </w:rPr>
              <w:t>36</w:t>
            </w:r>
          </w:p>
        </w:tc>
        <w:tc>
          <w:tcPr>
            <w:tcW w:w="387" w:type="pct"/>
            <w:vMerge w:val="continue"/>
            <w:tcBorders>
              <w:top w:val="single" w:color="000000" w:sz="4" w:space="0"/>
              <w:left w:val="single" w:color="000000" w:sz="4" w:space="0"/>
              <w:bottom w:val="single" w:color="000000" w:sz="4" w:space="0"/>
              <w:right w:val="single" w:color="000000" w:sz="4" w:space="0"/>
            </w:tcBorders>
            <w:vAlign w:val="center"/>
          </w:tcPr>
          <w:p w14:paraId="5B3A96B5">
            <w:pPr>
              <w:widowControl/>
              <w:spacing w:line="240" w:lineRule="auto"/>
              <w:jc w:val="left"/>
              <w:rPr>
                <w:rFonts w:hint="eastAsia" w:ascii="宋体" w:hAnsi="宋体" w:cs="宋体"/>
                <w:color w:val="000000"/>
                <w:kern w:val="0"/>
                <w:sz w:val="21"/>
                <w:szCs w:val="21"/>
              </w:rPr>
            </w:pPr>
          </w:p>
        </w:tc>
      </w:tr>
      <w:tr w14:paraId="2346A26D">
        <w:trPr>
          <w:trHeight w:val="3168" w:hRule="atLeast"/>
        </w:trPr>
        <w:tc>
          <w:tcPr>
            <w:tcW w:w="38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5E396CB">
            <w:pPr>
              <w:widowControl/>
              <w:spacing w:line="240" w:lineRule="auto"/>
              <w:jc w:val="center"/>
              <w:rPr>
                <w:rFonts w:hint="eastAsia" w:ascii="宋体" w:hAnsi="宋体" w:cs="宋体"/>
                <w:color w:val="000000"/>
                <w:kern w:val="0"/>
                <w:sz w:val="22"/>
                <w:szCs w:val="22"/>
              </w:rPr>
            </w:pPr>
            <w:r>
              <w:rPr>
                <w:rFonts w:ascii="宋体" w:hAnsi="宋体" w:cs="宋体"/>
                <w:color w:val="000000"/>
                <w:kern w:val="0"/>
                <w:sz w:val="22"/>
                <w:szCs w:val="22"/>
              </w:rPr>
              <w:t>5</w:t>
            </w:r>
          </w:p>
        </w:tc>
        <w:tc>
          <w:tcPr>
            <w:tcW w:w="220" w:type="pct"/>
            <w:vMerge w:val="continue"/>
            <w:tcBorders>
              <w:top w:val="single" w:color="000000" w:sz="4" w:space="0"/>
              <w:left w:val="single" w:color="000000" w:sz="4" w:space="0"/>
              <w:bottom w:val="single" w:color="000000" w:sz="4" w:space="0"/>
              <w:right w:val="single" w:color="000000" w:sz="4" w:space="0"/>
            </w:tcBorders>
            <w:vAlign w:val="center"/>
          </w:tcPr>
          <w:p w14:paraId="771CBCB0">
            <w:pPr>
              <w:widowControl/>
              <w:spacing w:line="240" w:lineRule="auto"/>
              <w:jc w:val="left"/>
              <w:rPr>
                <w:rFonts w:hint="eastAsia" w:ascii="宋体" w:hAnsi="宋体" w:cs="宋体"/>
                <w:color w:val="000000"/>
                <w:kern w:val="0"/>
                <w:sz w:val="22"/>
                <w:szCs w:val="22"/>
              </w:rPr>
            </w:pPr>
          </w:p>
        </w:tc>
        <w:tc>
          <w:tcPr>
            <w:tcW w:w="545" w:type="pct"/>
            <w:vMerge w:val="continue"/>
            <w:tcBorders>
              <w:top w:val="single" w:color="000000" w:sz="4" w:space="0"/>
              <w:left w:val="single" w:color="000000" w:sz="4" w:space="0"/>
              <w:bottom w:val="single" w:color="000000" w:sz="4" w:space="0"/>
              <w:right w:val="single" w:color="000000" w:sz="4" w:space="0"/>
            </w:tcBorders>
            <w:vAlign w:val="center"/>
          </w:tcPr>
          <w:p w14:paraId="247FAF10">
            <w:pPr>
              <w:widowControl/>
              <w:spacing w:line="240" w:lineRule="auto"/>
              <w:jc w:val="left"/>
              <w:rPr>
                <w:rFonts w:hint="eastAsia" w:ascii="宋体" w:hAnsi="宋体" w:cs="宋体"/>
                <w:color w:val="000000"/>
                <w:kern w:val="0"/>
                <w:sz w:val="22"/>
                <w:szCs w:val="22"/>
              </w:rPr>
            </w:pPr>
          </w:p>
        </w:tc>
        <w:tc>
          <w:tcPr>
            <w:tcW w:w="45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16BCDDB">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向量化模型</w:t>
            </w:r>
          </w:p>
        </w:tc>
        <w:tc>
          <w:tcPr>
            <w:tcW w:w="249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FC52A9E">
            <w:pPr>
              <w:widowControl/>
              <w:spacing w:line="240" w:lineRule="auto"/>
              <w:jc w:val="left"/>
              <w:rPr>
                <w:rFonts w:hint="eastAsia" w:ascii="宋体" w:hAnsi="宋体" w:cs="宋体"/>
                <w:color w:val="000000"/>
                <w:kern w:val="0"/>
                <w:sz w:val="22"/>
                <w:szCs w:val="22"/>
              </w:rPr>
            </w:pPr>
            <w:r>
              <w:rPr>
                <w:rFonts w:ascii="宋体" w:hAnsi="宋体" w:cs="宋体"/>
                <w:color w:val="000000"/>
                <w:kern w:val="0"/>
                <w:sz w:val="22"/>
                <w:szCs w:val="22"/>
              </w:rPr>
              <w:t>向量化模型是智能体实现精准知识检索的底层能力支撑。项目涉及的政策法规库、公文模板库、行业知识库等海量文本数据，均需通过向量化模型进行语义编码后存入向量数据库，使智能体在每次对话时能够基于语义相似度快速检索最相关的知识片段（即RAG检索增强生成），大幅提升回答的准确性和专业性。</w:t>
            </w:r>
            <w:r>
              <w:rPr>
                <w:rFonts w:ascii="宋体" w:hAnsi="宋体" w:cs="宋体"/>
                <w:color w:val="000000"/>
                <w:kern w:val="0"/>
                <w:sz w:val="22"/>
                <w:szCs w:val="22"/>
              </w:rPr>
              <w:br w:type="textWrapping"/>
            </w:r>
            <w:r>
              <w:rPr>
                <w:rFonts w:ascii="宋体" w:hAnsi="宋体" w:cs="宋体"/>
                <w:color w:val="000000"/>
                <w:kern w:val="0"/>
                <w:sz w:val="22"/>
                <w:szCs w:val="22"/>
              </w:rPr>
              <w:t>按tokens用量测算：初始知识库构建阶段，预估约500万字的存量文档需进行全量向量化，按平均1字≈1.5</w:t>
            </w:r>
            <w:del w:id="968" w:author="cc" w:date="2026-05-23T12:56:49Z">
              <w:r>
                <w:rPr>
                  <w:rFonts w:ascii="宋体" w:hAnsi="宋体" w:cs="宋体"/>
                  <w:color w:val="000000"/>
                  <w:kern w:val="0"/>
                  <w:sz w:val="22"/>
                  <w:szCs w:val="22"/>
                </w:rPr>
                <w:delText xml:space="preserve"> </w:delText>
              </w:r>
            </w:del>
            <w:r>
              <w:rPr>
                <w:rFonts w:ascii="宋体" w:hAnsi="宋体" w:cs="宋体"/>
                <w:color w:val="000000"/>
                <w:kern w:val="0"/>
                <w:sz w:val="22"/>
                <w:szCs w:val="22"/>
              </w:rPr>
              <w:t>tokens换算，初始向量化消耗约750万tokens；日常运行阶段，日均新增约5万字增量数据需实时向量化，日消耗约7.5万tokens。同时，3个智能体每次对话平均触发3次向量检索，每次检索的查询文本平均约200</w:t>
            </w:r>
            <w:del w:id="969" w:author="cc" w:date="2026-05-23T12:56:49Z">
              <w:r>
                <w:rPr>
                  <w:rFonts w:ascii="宋体" w:hAnsi="宋体" w:cs="宋体"/>
                  <w:color w:val="000000"/>
                  <w:kern w:val="0"/>
                  <w:sz w:val="22"/>
                  <w:szCs w:val="22"/>
                </w:rPr>
                <w:delText xml:space="preserve"> </w:delText>
              </w:r>
            </w:del>
            <w:r>
              <w:rPr>
                <w:rFonts w:ascii="宋体" w:hAnsi="宋体" w:cs="宋体"/>
                <w:color w:val="000000"/>
                <w:kern w:val="0"/>
                <w:sz w:val="22"/>
                <w:szCs w:val="22"/>
              </w:rPr>
              <w:t>tokens，日均约日消耗约40万tokens。综合增量向量化与检索调用，日均消耗约50万tokens，年消耗约1.83亿tokens。</w:t>
            </w:r>
            <w:del w:id="970" w:author="cc" w:date="2026-05-23T12:56:49Z">
              <w:r>
                <w:rPr>
                  <w:rFonts w:ascii="宋体" w:hAnsi="宋体" w:cs="宋体"/>
                  <w:color w:val="000000"/>
                  <w:kern w:val="0"/>
                  <w:sz w:val="22"/>
                  <w:szCs w:val="22"/>
                </w:rPr>
                <w:delText xml:space="preserve"> </w:delText>
              </w:r>
            </w:del>
            <w:r>
              <w:rPr>
                <w:rFonts w:ascii="宋体" w:hAnsi="宋体" w:cs="宋体"/>
                <w:color w:val="000000"/>
                <w:kern w:val="0"/>
                <w:sz w:val="22"/>
                <w:szCs w:val="22"/>
              </w:rPr>
              <w:br w:type="textWrapping"/>
            </w:r>
            <w:r>
              <w:rPr>
                <w:rFonts w:ascii="宋体" w:hAnsi="宋体" w:cs="宋体"/>
                <w:color w:val="000000"/>
                <w:kern w:val="0"/>
                <w:sz w:val="22"/>
                <w:szCs w:val="22"/>
              </w:rPr>
              <w:t>RPM750，TPM60000</w:t>
            </w:r>
          </w:p>
        </w:tc>
        <w:tc>
          <w:tcPr>
            <w:tcW w:w="508"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A00C3FE">
            <w:pPr>
              <w:widowControl/>
              <w:spacing w:line="240" w:lineRule="auto"/>
              <w:jc w:val="center"/>
              <w:rPr>
                <w:rFonts w:hint="eastAsia" w:ascii="宋体" w:hAnsi="宋体" w:cs="宋体"/>
                <w:color w:val="000000"/>
                <w:kern w:val="0"/>
                <w:sz w:val="21"/>
                <w:szCs w:val="21"/>
              </w:rPr>
            </w:pPr>
            <w:r>
              <w:rPr>
                <w:rFonts w:ascii="宋体" w:hAnsi="宋体" w:cs="宋体"/>
                <w:color w:val="000000"/>
                <w:kern w:val="0"/>
                <w:sz w:val="21"/>
                <w:szCs w:val="21"/>
              </w:rPr>
              <w:t>12</w:t>
            </w:r>
          </w:p>
        </w:tc>
        <w:tc>
          <w:tcPr>
            <w:tcW w:w="387" w:type="pct"/>
            <w:vMerge w:val="continue"/>
            <w:tcBorders>
              <w:top w:val="single" w:color="000000" w:sz="4" w:space="0"/>
              <w:left w:val="single" w:color="000000" w:sz="4" w:space="0"/>
              <w:bottom w:val="single" w:color="000000" w:sz="4" w:space="0"/>
              <w:right w:val="single" w:color="000000" w:sz="4" w:space="0"/>
            </w:tcBorders>
            <w:vAlign w:val="center"/>
          </w:tcPr>
          <w:p w14:paraId="4A6BC3E2">
            <w:pPr>
              <w:widowControl/>
              <w:spacing w:line="240" w:lineRule="auto"/>
              <w:jc w:val="left"/>
              <w:rPr>
                <w:rFonts w:hint="eastAsia" w:ascii="宋体" w:hAnsi="宋体" w:cs="宋体"/>
                <w:color w:val="000000"/>
                <w:kern w:val="0"/>
                <w:sz w:val="21"/>
                <w:szCs w:val="21"/>
              </w:rPr>
            </w:pPr>
          </w:p>
        </w:tc>
      </w:tr>
      <w:tr w14:paraId="21B53936">
        <w:trPr>
          <w:trHeight w:val="312" w:hRule="atLeast"/>
        </w:trPr>
        <w:tc>
          <w:tcPr>
            <w:tcW w:w="384"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7D1E399">
            <w:pPr>
              <w:widowControl/>
              <w:spacing w:line="240" w:lineRule="auto"/>
              <w:jc w:val="center"/>
              <w:rPr>
                <w:rFonts w:hint="eastAsia" w:ascii="宋体" w:hAnsi="宋体" w:cs="宋体"/>
                <w:b/>
                <w:bCs/>
                <w:color w:val="000000"/>
                <w:kern w:val="0"/>
                <w:sz w:val="22"/>
                <w:szCs w:val="22"/>
              </w:rPr>
            </w:pPr>
            <w:r>
              <w:rPr>
                <w:rFonts w:ascii="宋体" w:hAnsi="宋体" w:cs="宋体"/>
                <w:b/>
                <w:bCs/>
                <w:color w:val="000000"/>
                <w:kern w:val="0"/>
                <w:sz w:val="22"/>
                <w:szCs w:val="22"/>
              </w:rPr>
              <w:t>小计</w:t>
            </w:r>
          </w:p>
        </w:tc>
        <w:tc>
          <w:tcPr>
            <w:tcW w:w="22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A1540AA">
            <w:pPr>
              <w:widowControl/>
              <w:spacing w:line="240" w:lineRule="auto"/>
              <w:jc w:val="center"/>
              <w:rPr>
                <w:rFonts w:hint="eastAsia" w:ascii="宋体" w:hAnsi="宋体" w:cs="宋体"/>
                <w:b/>
                <w:bCs/>
                <w:color w:val="000000"/>
                <w:kern w:val="0"/>
                <w:sz w:val="22"/>
                <w:szCs w:val="22"/>
              </w:rPr>
            </w:pPr>
          </w:p>
        </w:tc>
        <w:tc>
          <w:tcPr>
            <w:tcW w:w="545"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C5EC307">
            <w:pPr>
              <w:widowControl/>
              <w:spacing w:line="240" w:lineRule="auto"/>
              <w:jc w:val="center"/>
              <w:rPr>
                <w:rFonts w:eastAsia="Times New Roman"/>
                <w:kern w:val="0"/>
                <w:sz w:val="20"/>
                <w:szCs w:val="20"/>
              </w:rPr>
            </w:pPr>
          </w:p>
        </w:tc>
        <w:tc>
          <w:tcPr>
            <w:tcW w:w="459"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A6CB463">
            <w:pPr>
              <w:widowControl/>
              <w:spacing w:line="240" w:lineRule="auto"/>
              <w:jc w:val="center"/>
              <w:rPr>
                <w:rFonts w:eastAsia="Times New Roman"/>
                <w:kern w:val="0"/>
                <w:sz w:val="20"/>
                <w:szCs w:val="20"/>
              </w:rPr>
            </w:pPr>
          </w:p>
        </w:tc>
        <w:tc>
          <w:tcPr>
            <w:tcW w:w="24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75139CB">
            <w:pPr>
              <w:widowControl/>
              <w:spacing w:line="240" w:lineRule="auto"/>
              <w:jc w:val="center"/>
              <w:rPr>
                <w:rFonts w:eastAsia="Times New Roman"/>
                <w:kern w:val="0"/>
                <w:sz w:val="20"/>
                <w:szCs w:val="20"/>
              </w:rPr>
            </w:pPr>
          </w:p>
        </w:tc>
        <w:tc>
          <w:tcPr>
            <w:tcW w:w="508"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222F617">
            <w:pPr>
              <w:widowControl/>
              <w:spacing w:line="240" w:lineRule="auto"/>
              <w:jc w:val="center"/>
              <w:rPr>
                <w:rFonts w:hint="eastAsia" w:ascii="宋体" w:hAnsi="宋体" w:cs="宋体"/>
                <w:b/>
                <w:bCs/>
                <w:color w:val="000000"/>
                <w:kern w:val="0"/>
                <w:sz w:val="21"/>
                <w:szCs w:val="21"/>
              </w:rPr>
            </w:pPr>
            <w:r>
              <w:rPr>
                <w:rFonts w:ascii="宋体" w:hAnsi="宋体" w:cs="宋体"/>
                <w:b/>
                <w:bCs/>
                <w:color w:val="000000"/>
                <w:kern w:val="0"/>
                <w:sz w:val="21"/>
                <w:szCs w:val="21"/>
              </w:rPr>
              <w:t>120</w:t>
            </w:r>
          </w:p>
        </w:tc>
        <w:tc>
          <w:tcPr>
            <w:tcW w:w="38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247A5EC">
            <w:pPr>
              <w:widowControl/>
              <w:spacing w:line="240" w:lineRule="auto"/>
              <w:jc w:val="center"/>
              <w:rPr>
                <w:rFonts w:hint="eastAsia" w:ascii="宋体" w:hAnsi="宋体" w:cs="宋体"/>
                <w:b/>
                <w:bCs/>
                <w:color w:val="000000"/>
                <w:kern w:val="0"/>
                <w:sz w:val="21"/>
                <w:szCs w:val="21"/>
              </w:rPr>
            </w:pPr>
          </w:p>
        </w:tc>
      </w:tr>
    </w:tbl>
    <w:p w14:paraId="4060845D"/>
    <w:p w14:paraId="51C2C305"/>
    <w:p w14:paraId="37C06B7C"/>
    <w:p w14:paraId="6BE857A0"/>
    <w:p w14:paraId="4B767E53"/>
    <w:p w14:paraId="1BD910E5"/>
    <w:p w14:paraId="7169D364"/>
    <w:p w14:paraId="03DF97FF">
      <w:pPr>
        <w:pStyle w:val="3"/>
        <w:numPr>
          <w:ilvl w:val="1"/>
          <w:numId w:val="0"/>
        </w:numPr>
        <w:ind w:left="578" w:hanging="578"/>
      </w:pPr>
      <w:bookmarkStart w:id="284" w:name="_Toc229492082"/>
      <w:bookmarkStart w:id="285" w:name="_Toc16952"/>
      <w:r>
        <w:rPr>
          <w:rFonts w:hint="eastAsia"/>
        </w:rPr>
        <w:t>12.7云资源需求清单</w:t>
      </w:r>
      <w:bookmarkEnd w:id="284"/>
      <w:bookmarkEnd w:id="285"/>
    </w:p>
    <w:tbl>
      <w:tblPr>
        <w:tblStyle w:val="20"/>
        <w:tblW w:w="4998" w:type="pct"/>
        <w:tblInd w:w="0" w:type="dxa"/>
        <w:tblLayout w:type="autofit"/>
        <w:tblCellMar>
          <w:top w:w="0" w:type="dxa"/>
          <w:left w:w="108" w:type="dxa"/>
          <w:bottom w:w="0" w:type="dxa"/>
          <w:right w:w="108" w:type="dxa"/>
        </w:tblCellMar>
      </w:tblPr>
      <w:tblGrid>
        <w:gridCol w:w="622"/>
        <w:gridCol w:w="2016"/>
        <w:gridCol w:w="2331"/>
        <w:gridCol w:w="3948"/>
        <w:gridCol w:w="937"/>
        <w:gridCol w:w="1102"/>
        <w:gridCol w:w="1487"/>
        <w:gridCol w:w="1725"/>
      </w:tblGrid>
      <w:tr w14:paraId="0520CD04">
        <w:trPr>
          <w:trHeight w:val="280" w:hRule="atLeast"/>
        </w:trPr>
        <w:tc>
          <w:tcPr>
            <w:tcW w:w="233" w:type="pct"/>
            <w:vMerge w:val="restart"/>
            <w:tcBorders>
              <w:top w:val="single" w:color="000000" w:sz="4" w:space="0"/>
              <w:left w:val="single" w:color="000000" w:sz="4" w:space="0"/>
              <w:bottom w:val="single" w:color="000000" w:sz="4" w:space="0"/>
              <w:right w:val="single" w:color="000000" w:sz="4" w:space="0"/>
            </w:tcBorders>
            <w:vAlign w:val="center"/>
          </w:tcPr>
          <w:p w14:paraId="33D6BE12">
            <w:pPr>
              <w:widowControl/>
              <w:jc w:val="center"/>
              <w:textAlignment w:val="center"/>
              <w:rPr>
                <w:rFonts w:hint="eastAsia" w:ascii="宋体" w:hAnsi="宋体" w:cs="宋体"/>
                <w:b/>
                <w:bCs/>
                <w:color w:val="000000"/>
                <w:sz w:val="22"/>
                <w:szCs w:val="22"/>
              </w:rPr>
            </w:pPr>
            <w:r>
              <w:rPr>
                <w:rFonts w:hint="eastAsia" w:ascii="宋体" w:hAnsi="宋体" w:cs="宋体"/>
                <w:b/>
                <w:bCs/>
                <w:color w:val="000000"/>
                <w:kern w:val="0"/>
                <w:sz w:val="22"/>
                <w:szCs w:val="22"/>
                <w:lang w:bidi="ar"/>
              </w:rPr>
              <w:t>序号</w:t>
            </w:r>
          </w:p>
        </w:tc>
        <w:tc>
          <w:tcPr>
            <w:tcW w:w="1561" w:type="pct"/>
            <w:gridSpan w:val="2"/>
            <w:vMerge w:val="restart"/>
            <w:tcBorders>
              <w:top w:val="single" w:color="000000" w:sz="4" w:space="0"/>
              <w:left w:val="single" w:color="000000" w:sz="4" w:space="0"/>
              <w:bottom w:val="single" w:color="000000" w:sz="4" w:space="0"/>
              <w:right w:val="single" w:color="000000" w:sz="4" w:space="0"/>
            </w:tcBorders>
            <w:vAlign w:val="center"/>
          </w:tcPr>
          <w:p w14:paraId="5046875D">
            <w:pPr>
              <w:widowControl/>
              <w:jc w:val="center"/>
              <w:textAlignment w:val="center"/>
              <w:rPr>
                <w:rFonts w:hint="eastAsia" w:ascii="宋体" w:hAnsi="宋体" w:cs="宋体"/>
                <w:b/>
                <w:bCs/>
                <w:color w:val="000000"/>
                <w:sz w:val="22"/>
                <w:szCs w:val="22"/>
              </w:rPr>
            </w:pPr>
            <w:r>
              <w:rPr>
                <w:rFonts w:hint="eastAsia" w:ascii="宋体" w:hAnsi="宋体" w:cs="宋体"/>
                <w:b/>
                <w:bCs/>
                <w:color w:val="000000"/>
                <w:kern w:val="0"/>
                <w:sz w:val="22"/>
                <w:szCs w:val="22"/>
                <w:lang w:bidi="ar"/>
              </w:rPr>
              <w:t>云服务类型</w:t>
            </w:r>
          </w:p>
        </w:tc>
        <w:tc>
          <w:tcPr>
            <w:tcW w:w="1405" w:type="pct"/>
            <w:vMerge w:val="restart"/>
            <w:tcBorders>
              <w:top w:val="single" w:color="000000" w:sz="4" w:space="0"/>
              <w:left w:val="single" w:color="000000" w:sz="4" w:space="0"/>
              <w:bottom w:val="single" w:color="000000" w:sz="4" w:space="0"/>
              <w:right w:val="single" w:color="000000" w:sz="4" w:space="0"/>
            </w:tcBorders>
            <w:noWrap/>
            <w:vAlign w:val="center"/>
          </w:tcPr>
          <w:p w14:paraId="3CC3D7EC">
            <w:pPr>
              <w:widowControl/>
              <w:jc w:val="center"/>
              <w:textAlignment w:val="center"/>
              <w:rPr>
                <w:rFonts w:hint="eastAsia" w:ascii="宋体" w:hAnsi="宋体" w:cs="宋体"/>
                <w:b/>
                <w:bCs/>
                <w:color w:val="000000"/>
                <w:sz w:val="22"/>
                <w:szCs w:val="22"/>
              </w:rPr>
            </w:pPr>
            <w:r>
              <w:rPr>
                <w:rFonts w:hint="eastAsia" w:ascii="宋体" w:hAnsi="宋体" w:cs="宋体"/>
                <w:b/>
                <w:bCs/>
                <w:color w:val="000000"/>
                <w:kern w:val="0"/>
                <w:sz w:val="22"/>
                <w:szCs w:val="22"/>
                <w:lang w:bidi="ar"/>
              </w:rPr>
              <w:t>服务规格</w:t>
            </w:r>
          </w:p>
        </w:tc>
        <w:tc>
          <w:tcPr>
            <w:tcW w:w="236" w:type="pct"/>
            <w:vMerge w:val="restart"/>
            <w:tcBorders>
              <w:top w:val="single" w:color="000000" w:sz="4" w:space="0"/>
              <w:left w:val="single" w:color="000000" w:sz="4" w:space="0"/>
              <w:bottom w:val="single" w:color="000000" w:sz="4" w:space="0"/>
              <w:right w:val="single" w:color="000000" w:sz="4" w:space="0"/>
            </w:tcBorders>
            <w:vAlign w:val="center"/>
          </w:tcPr>
          <w:p w14:paraId="403F4A1B">
            <w:pPr>
              <w:widowControl/>
              <w:jc w:val="center"/>
              <w:textAlignment w:val="center"/>
              <w:rPr>
                <w:rFonts w:hint="eastAsia" w:ascii="宋体" w:hAnsi="宋体" w:cs="宋体"/>
                <w:b/>
                <w:bCs/>
                <w:color w:val="000000"/>
                <w:sz w:val="22"/>
                <w:szCs w:val="22"/>
              </w:rPr>
            </w:pPr>
            <w:r>
              <w:rPr>
                <w:rFonts w:hint="eastAsia" w:ascii="宋体" w:hAnsi="宋体" w:cs="宋体"/>
                <w:b/>
                <w:bCs/>
                <w:color w:val="000000"/>
                <w:kern w:val="0"/>
                <w:sz w:val="22"/>
                <w:szCs w:val="22"/>
                <w:lang w:bidi="ar"/>
              </w:rPr>
              <w:t>单位</w:t>
            </w:r>
          </w:p>
        </w:tc>
        <w:tc>
          <w:tcPr>
            <w:tcW w:w="402" w:type="pct"/>
            <w:tcBorders>
              <w:top w:val="single" w:color="000000" w:sz="4" w:space="0"/>
              <w:left w:val="single" w:color="000000" w:sz="4" w:space="0"/>
              <w:bottom w:val="single" w:color="000000" w:sz="4" w:space="0"/>
              <w:right w:val="single" w:color="000000" w:sz="4" w:space="0"/>
            </w:tcBorders>
            <w:vAlign w:val="center"/>
          </w:tcPr>
          <w:p w14:paraId="570AD1B0">
            <w:pPr>
              <w:widowControl/>
              <w:jc w:val="center"/>
              <w:textAlignment w:val="center"/>
              <w:rPr>
                <w:rFonts w:hint="eastAsia" w:ascii="宋体" w:hAnsi="宋体" w:cs="宋体"/>
                <w:b/>
                <w:bCs/>
                <w:color w:val="000000"/>
                <w:sz w:val="22"/>
                <w:szCs w:val="22"/>
              </w:rPr>
            </w:pPr>
            <w:r>
              <w:rPr>
                <w:rFonts w:hint="eastAsia" w:ascii="宋体" w:hAnsi="宋体" w:cs="宋体"/>
                <w:b/>
                <w:bCs/>
                <w:color w:val="000000"/>
                <w:kern w:val="0"/>
                <w:sz w:val="22"/>
                <w:szCs w:val="22"/>
                <w:lang w:bidi="ar"/>
              </w:rPr>
              <w:t>数量</w:t>
            </w:r>
          </w:p>
        </w:tc>
        <w:tc>
          <w:tcPr>
            <w:tcW w:w="538" w:type="pct"/>
            <w:vMerge w:val="restart"/>
            <w:tcBorders>
              <w:top w:val="single" w:color="000000" w:sz="4" w:space="0"/>
              <w:left w:val="single" w:color="000000" w:sz="4" w:space="0"/>
              <w:bottom w:val="single" w:color="000000" w:sz="4" w:space="0"/>
              <w:right w:val="single" w:color="000000" w:sz="4" w:space="0"/>
            </w:tcBorders>
            <w:vAlign w:val="center"/>
          </w:tcPr>
          <w:p w14:paraId="551B2BA5">
            <w:pPr>
              <w:widowControl/>
              <w:jc w:val="center"/>
              <w:textAlignment w:val="center"/>
              <w:rPr>
                <w:rFonts w:hint="eastAsia" w:ascii="宋体" w:hAnsi="宋体" w:cs="宋体"/>
                <w:b/>
                <w:bCs/>
                <w:color w:val="000000"/>
                <w:sz w:val="22"/>
                <w:szCs w:val="22"/>
              </w:rPr>
            </w:pPr>
            <w:r>
              <w:rPr>
                <w:rFonts w:hint="eastAsia" w:ascii="宋体" w:hAnsi="宋体" w:cs="宋体"/>
                <w:b/>
                <w:bCs/>
                <w:color w:val="000000"/>
                <w:kern w:val="0"/>
                <w:sz w:val="22"/>
                <w:szCs w:val="22"/>
                <w:lang w:bidi="ar"/>
              </w:rPr>
              <w:t>单价</w:t>
            </w:r>
            <w:r>
              <w:rPr>
                <w:rFonts w:hint="eastAsia" w:ascii="宋体" w:hAnsi="宋体" w:cs="宋体"/>
                <w:b/>
                <w:bCs/>
                <w:color w:val="000000"/>
                <w:kern w:val="0"/>
                <w:sz w:val="22"/>
                <w:szCs w:val="22"/>
                <w:lang w:bidi="ar"/>
              </w:rPr>
              <w:br w:type="textWrapping"/>
            </w:r>
            <w:r>
              <w:rPr>
                <w:rFonts w:hint="eastAsia" w:ascii="宋体" w:hAnsi="宋体" w:cs="宋体"/>
                <w:b/>
                <w:bCs/>
                <w:color w:val="000000"/>
                <w:kern w:val="0"/>
                <w:sz w:val="22"/>
                <w:szCs w:val="22"/>
                <w:lang w:bidi="ar"/>
              </w:rPr>
              <w:t>（万元/年）</w:t>
            </w:r>
          </w:p>
        </w:tc>
        <w:tc>
          <w:tcPr>
            <w:tcW w:w="622" w:type="pct"/>
            <w:vMerge w:val="restart"/>
            <w:tcBorders>
              <w:top w:val="single" w:color="000000" w:sz="4" w:space="0"/>
              <w:left w:val="single" w:color="000000" w:sz="4" w:space="0"/>
              <w:bottom w:val="single" w:color="000000" w:sz="4" w:space="0"/>
              <w:right w:val="single" w:color="000000" w:sz="4" w:space="0"/>
            </w:tcBorders>
            <w:vAlign w:val="center"/>
          </w:tcPr>
          <w:p w14:paraId="0E664990">
            <w:pPr>
              <w:widowControl/>
              <w:jc w:val="center"/>
              <w:textAlignment w:val="center"/>
              <w:rPr>
                <w:rFonts w:hint="eastAsia" w:ascii="宋体" w:hAnsi="宋体" w:cs="宋体"/>
                <w:b/>
                <w:bCs/>
                <w:color w:val="000000"/>
                <w:sz w:val="22"/>
                <w:szCs w:val="22"/>
              </w:rPr>
            </w:pPr>
            <w:r>
              <w:rPr>
                <w:rFonts w:hint="eastAsia" w:ascii="宋体" w:hAnsi="宋体" w:cs="宋体"/>
                <w:b/>
                <w:bCs/>
                <w:color w:val="000000"/>
                <w:kern w:val="0"/>
                <w:sz w:val="22"/>
                <w:szCs w:val="22"/>
                <w:lang w:bidi="ar"/>
              </w:rPr>
              <w:t>合计</w:t>
            </w:r>
            <w:r>
              <w:rPr>
                <w:rFonts w:hint="eastAsia" w:ascii="宋体" w:hAnsi="宋体" w:cs="宋体"/>
                <w:b/>
                <w:bCs/>
                <w:color w:val="000000"/>
                <w:kern w:val="0"/>
                <w:sz w:val="22"/>
                <w:szCs w:val="22"/>
                <w:lang w:bidi="ar"/>
              </w:rPr>
              <w:br w:type="textWrapping"/>
            </w:r>
            <w:r>
              <w:rPr>
                <w:rFonts w:hint="eastAsia" w:ascii="宋体" w:hAnsi="宋体" w:cs="宋体"/>
                <w:b/>
                <w:bCs/>
                <w:color w:val="000000"/>
                <w:kern w:val="0"/>
                <w:sz w:val="22"/>
                <w:szCs w:val="22"/>
                <w:lang w:bidi="ar"/>
              </w:rPr>
              <w:t>（万元/年）</w:t>
            </w:r>
          </w:p>
        </w:tc>
      </w:tr>
      <w:tr w14:paraId="45C6B0DB">
        <w:trPr>
          <w:trHeight w:val="560" w:hRule="atLeast"/>
        </w:trPr>
        <w:tc>
          <w:tcPr>
            <w:tcW w:w="233" w:type="pct"/>
            <w:vMerge w:val="continue"/>
            <w:tcBorders>
              <w:top w:val="single" w:color="000000" w:sz="4" w:space="0"/>
              <w:left w:val="single" w:color="000000" w:sz="4" w:space="0"/>
              <w:bottom w:val="single" w:color="000000" w:sz="4" w:space="0"/>
              <w:right w:val="single" w:color="000000" w:sz="4" w:space="0"/>
            </w:tcBorders>
            <w:vAlign w:val="center"/>
          </w:tcPr>
          <w:p w14:paraId="5665D2AA">
            <w:pPr>
              <w:jc w:val="center"/>
              <w:rPr>
                <w:rFonts w:hint="eastAsia" w:ascii="宋体" w:hAnsi="宋体" w:cs="宋体"/>
                <w:b/>
                <w:bCs/>
                <w:color w:val="000000"/>
                <w:sz w:val="22"/>
                <w:szCs w:val="22"/>
              </w:rPr>
            </w:pPr>
          </w:p>
        </w:tc>
        <w:tc>
          <w:tcPr>
            <w:tcW w:w="1561" w:type="pct"/>
            <w:gridSpan w:val="2"/>
            <w:vMerge w:val="continue"/>
            <w:tcBorders>
              <w:top w:val="single" w:color="000000" w:sz="4" w:space="0"/>
              <w:left w:val="single" w:color="000000" w:sz="4" w:space="0"/>
              <w:bottom w:val="single" w:color="000000" w:sz="4" w:space="0"/>
              <w:right w:val="single" w:color="000000" w:sz="4" w:space="0"/>
            </w:tcBorders>
            <w:vAlign w:val="center"/>
          </w:tcPr>
          <w:p w14:paraId="1B4FB726">
            <w:pPr>
              <w:jc w:val="center"/>
              <w:rPr>
                <w:rFonts w:hint="eastAsia" w:ascii="宋体" w:hAnsi="宋体" w:cs="宋体"/>
                <w:b/>
                <w:bCs/>
                <w:color w:val="000000"/>
                <w:sz w:val="22"/>
                <w:szCs w:val="22"/>
              </w:rPr>
            </w:pPr>
          </w:p>
        </w:tc>
        <w:tc>
          <w:tcPr>
            <w:tcW w:w="1405" w:type="pct"/>
            <w:vMerge w:val="continue"/>
            <w:tcBorders>
              <w:top w:val="single" w:color="000000" w:sz="4" w:space="0"/>
              <w:left w:val="single" w:color="000000" w:sz="4" w:space="0"/>
              <w:bottom w:val="single" w:color="000000" w:sz="4" w:space="0"/>
              <w:right w:val="single" w:color="000000" w:sz="4" w:space="0"/>
            </w:tcBorders>
            <w:noWrap/>
            <w:vAlign w:val="center"/>
          </w:tcPr>
          <w:p w14:paraId="5C31FC27">
            <w:pPr>
              <w:jc w:val="center"/>
              <w:rPr>
                <w:rFonts w:hint="eastAsia" w:ascii="宋体" w:hAnsi="宋体" w:cs="宋体"/>
                <w:b/>
                <w:bCs/>
                <w:color w:val="000000"/>
                <w:sz w:val="22"/>
                <w:szCs w:val="22"/>
              </w:rPr>
            </w:pPr>
          </w:p>
        </w:tc>
        <w:tc>
          <w:tcPr>
            <w:tcW w:w="236" w:type="pct"/>
            <w:vMerge w:val="continue"/>
            <w:tcBorders>
              <w:top w:val="single" w:color="000000" w:sz="4" w:space="0"/>
              <w:left w:val="single" w:color="000000" w:sz="4" w:space="0"/>
              <w:bottom w:val="single" w:color="000000" w:sz="4" w:space="0"/>
              <w:right w:val="single" w:color="000000" w:sz="4" w:space="0"/>
            </w:tcBorders>
            <w:vAlign w:val="center"/>
          </w:tcPr>
          <w:p w14:paraId="04A34BB9">
            <w:pPr>
              <w:jc w:val="center"/>
              <w:rPr>
                <w:rFonts w:hint="eastAsia" w:ascii="宋体" w:hAnsi="宋体" w:cs="宋体"/>
                <w:b/>
                <w:bCs/>
                <w:color w:val="000000"/>
                <w:sz w:val="22"/>
                <w:szCs w:val="22"/>
              </w:rPr>
            </w:pPr>
          </w:p>
        </w:tc>
        <w:tc>
          <w:tcPr>
            <w:tcW w:w="402" w:type="pct"/>
            <w:tcBorders>
              <w:top w:val="single" w:color="000000" w:sz="4" w:space="0"/>
              <w:left w:val="single" w:color="000000" w:sz="4" w:space="0"/>
              <w:bottom w:val="single" w:color="000000" w:sz="4" w:space="0"/>
              <w:right w:val="single" w:color="000000" w:sz="4" w:space="0"/>
            </w:tcBorders>
            <w:vAlign w:val="center"/>
          </w:tcPr>
          <w:p w14:paraId="079CACBC">
            <w:pPr>
              <w:widowControl/>
              <w:jc w:val="center"/>
              <w:textAlignment w:val="center"/>
              <w:rPr>
                <w:rFonts w:hint="eastAsia" w:ascii="宋体" w:hAnsi="宋体" w:cs="宋体"/>
                <w:b/>
                <w:bCs/>
                <w:color w:val="000000"/>
                <w:sz w:val="22"/>
                <w:szCs w:val="22"/>
              </w:rPr>
            </w:pPr>
            <w:r>
              <w:rPr>
                <w:rFonts w:hint="eastAsia" w:ascii="宋体" w:hAnsi="宋体" w:cs="宋体"/>
                <w:b/>
                <w:bCs/>
                <w:color w:val="000000"/>
                <w:kern w:val="0"/>
                <w:sz w:val="22"/>
                <w:szCs w:val="22"/>
                <w:lang w:bidi="ar"/>
              </w:rPr>
              <w:t>电子政务外网</w:t>
            </w:r>
          </w:p>
        </w:tc>
        <w:tc>
          <w:tcPr>
            <w:tcW w:w="538" w:type="pct"/>
            <w:vMerge w:val="continue"/>
            <w:tcBorders>
              <w:top w:val="single" w:color="000000" w:sz="4" w:space="0"/>
              <w:left w:val="single" w:color="000000" w:sz="4" w:space="0"/>
              <w:bottom w:val="single" w:color="000000" w:sz="4" w:space="0"/>
              <w:right w:val="single" w:color="000000" w:sz="4" w:space="0"/>
            </w:tcBorders>
            <w:vAlign w:val="center"/>
          </w:tcPr>
          <w:p w14:paraId="209B6870">
            <w:pPr>
              <w:jc w:val="center"/>
              <w:rPr>
                <w:rFonts w:hint="eastAsia" w:ascii="宋体" w:hAnsi="宋体" w:cs="宋体"/>
                <w:b/>
                <w:bCs/>
                <w:color w:val="000000"/>
                <w:sz w:val="22"/>
                <w:szCs w:val="22"/>
              </w:rPr>
            </w:pPr>
          </w:p>
        </w:tc>
        <w:tc>
          <w:tcPr>
            <w:tcW w:w="622" w:type="pct"/>
            <w:vMerge w:val="continue"/>
            <w:tcBorders>
              <w:top w:val="single" w:color="000000" w:sz="4" w:space="0"/>
              <w:left w:val="single" w:color="000000" w:sz="4" w:space="0"/>
              <w:bottom w:val="single" w:color="000000" w:sz="4" w:space="0"/>
              <w:right w:val="single" w:color="000000" w:sz="4" w:space="0"/>
            </w:tcBorders>
            <w:vAlign w:val="center"/>
          </w:tcPr>
          <w:p w14:paraId="050256C0">
            <w:pPr>
              <w:jc w:val="center"/>
              <w:rPr>
                <w:rFonts w:hint="eastAsia" w:ascii="宋体" w:hAnsi="宋体" w:cs="宋体"/>
                <w:b/>
                <w:bCs/>
                <w:color w:val="000000"/>
                <w:sz w:val="22"/>
                <w:szCs w:val="22"/>
              </w:rPr>
            </w:pPr>
          </w:p>
        </w:tc>
      </w:tr>
      <w:tr w14:paraId="09F63776">
        <w:trPr>
          <w:trHeight w:val="400" w:hRule="atLeast"/>
        </w:trPr>
        <w:tc>
          <w:tcPr>
            <w:tcW w:w="233" w:type="pct"/>
            <w:tcBorders>
              <w:top w:val="single" w:color="000000" w:sz="4" w:space="0"/>
              <w:left w:val="single" w:color="000000" w:sz="4" w:space="0"/>
              <w:bottom w:val="single" w:color="000000" w:sz="4" w:space="0"/>
              <w:right w:val="single" w:color="000000" w:sz="4" w:space="0"/>
            </w:tcBorders>
            <w:noWrap/>
            <w:vAlign w:val="center"/>
          </w:tcPr>
          <w:p w14:paraId="727BA8BB">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1</w:t>
            </w:r>
          </w:p>
        </w:tc>
        <w:tc>
          <w:tcPr>
            <w:tcW w:w="725" w:type="pct"/>
            <w:tcBorders>
              <w:top w:val="single" w:color="000000" w:sz="4" w:space="0"/>
              <w:left w:val="single" w:color="000000" w:sz="4" w:space="0"/>
              <w:bottom w:val="single" w:color="000000" w:sz="4" w:space="0"/>
              <w:right w:val="single" w:color="000000" w:sz="4" w:space="0"/>
            </w:tcBorders>
            <w:noWrap/>
            <w:vAlign w:val="center"/>
          </w:tcPr>
          <w:p w14:paraId="0D0512B6">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智能分析工具</w:t>
            </w:r>
          </w:p>
        </w:tc>
        <w:tc>
          <w:tcPr>
            <w:tcW w:w="836" w:type="pct"/>
            <w:tcBorders>
              <w:top w:val="single" w:color="000000" w:sz="4" w:space="0"/>
              <w:left w:val="single" w:color="000000" w:sz="4" w:space="0"/>
              <w:bottom w:val="single" w:color="000000" w:sz="4" w:space="0"/>
              <w:right w:val="single" w:color="000000" w:sz="4" w:space="0"/>
            </w:tcBorders>
            <w:vAlign w:val="center"/>
          </w:tcPr>
          <w:p w14:paraId="16AB7E80">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智能分析工具</w:t>
            </w:r>
          </w:p>
        </w:tc>
        <w:tc>
          <w:tcPr>
            <w:tcW w:w="1405" w:type="pct"/>
            <w:tcBorders>
              <w:top w:val="single" w:color="000000" w:sz="4" w:space="0"/>
              <w:left w:val="single" w:color="000000" w:sz="4" w:space="0"/>
              <w:bottom w:val="single" w:color="000000" w:sz="4" w:space="0"/>
              <w:right w:val="single" w:color="000000" w:sz="4" w:space="0"/>
            </w:tcBorders>
            <w:vAlign w:val="center"/>
          </w:tcPr>
          <w:p w14:paraId="4C20B8AF">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国产云服务器服务（32核128G内存700G系统硬盘）</w:t>
            </w:r>
          </w:p>
        </w:tc>
        <w:tc>
          <w:tcPr>
            <w:tcW w:w="236" w:type="pct"/>
            <w:tcBorders>
              <w:top w:val="single" w:color="000000" w:sz="4" w:space="0"/>
              <w:left w:val="single" w:color="000000" w:sz="4" w:space="0"/>
              <w:bottom w:val="single" w:color="000000" w:sz="4" w:space="0"/>
              <w:right w:val="single" w:color="000000" w:sz="4" w:space="0"/>
            </w:tcBorders>
            <w:noWrap/>
            <w:vAlign w:val="center"/>
          </w:tcPr>
          <w:p w14:paraId="1E59F6A8">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台/年</w:t>
            </w:r>
          </w:p>
        </w:tc>
        <w:tc>
          <w:tcPr>
            <w:tcW w:w="402" w:type="pct"/>
            <w:tcBorders>
              <w:top w:val="single" w:color="000000" w:sz="4" w:space="0"/>
              <w:left w:val="single" w:color="000000" w:sz="4" w:space="0"/>
              <w:bottom w:val="single" w:color="000000" w:sz="4" w:space="0"/>
              <w:right w:val="single" w:color="000000" w:sz="4" w:space="0"/>
            </w:tcBorders>
            <w:noWrap/>
            <w:vAlign w:val="center"/>
          </w:tcPr>
          <w:p w14:paraId="7C583FC7">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3</w:t>
            </w: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6093B0B3">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6.00</w:t>
            </w:r>
            <w:del w:id="971" w:author="cc" w:date="2026-05-23T12:56:49Z">
              <w:r>
                <w:rPr>
                  <w:rFonts w:hint="eastAsia" w:ascii="宋体" w:hAnsi="宋体" w:cs="宋体"/>
                  <w:color w:val="000000"/>
                  <w:kern w:val="0"/>
                  <w:sz w:val="22"/>
                  <w:szCs w:val="22"/>
                  <w:lang w:bidi="ar"/>
                </w:rPr>
                <w:delText xml:space="preserve"> </w:delText>
              </w:r>
            </w:del>
          </w:p>
        </w:tc>
        <w:tc>
          <w:tcPr>
            <w:tcW w:w="622" w:type="pct"/>
            <w:tcBorders>
              <w:top w:val="single" w:color="000000" w:sz="4" w:space="0"/>
              <w:left w:val="single" w:color="000000" w:sz="4" w:space="0"/>
              <w:bottom w:val="single" w:color="000000" w:sz="4" w:space="0"/>
              <w:right w:val="single" w:color="000000" w:sz="4" w:space="0"/>
            </w:tcBorders>
            <w:vAlign w:val="center"/>
          </w:tcPr>
          <w:p w14:paraId="1CEEA32A">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18.00</w:t>
            </w:r>
            <w:del w:id="972" w:author="cc" w:date="2026-05-23T12:56:49Z">
              <w:r>
                <w:rPr>
                  <w:rFonts w:hint="eastAsia" w:ascii="宋体" w:hAnsi="宋体" w:cs="宋体"/>
                  <w:color w:val="000000"/>
                  <w:kern w:val="0"/>
                  <w:sz w:val="22"/>
                  <w:szCs w:val="22"/>
                  <w:lang w:bidi="ar"/>
                </w:rPr>
                <w:delText xml:space="preserve"> </w:delText>
              </w:r>
            </w:del>
          </w:p>
        </w:tc>
      </w:tr>
      <w:tr w14:paraId="6C147047">
        <w:trPr>
          <w:trHeight w:val="400" w:hRule="atLeast"/>
        </w:trPr>
        <w:tc>
          <w:tcPr>
            <w:tcW w:w="233" w:type="pct"/>
            <w:tcBorders>
              <w:top w:val="single" w:color="000000" w:sz="4" w:space="0"/>
              <w:left w:val="single" w:color="000000" w:sz="4" w:space="0"/>
              <w:bottom w:val="single" w:color="000000" w:sz="4" w:space="0"/>
              <w:right w:val="single" w:color="000000" w:sz="4" w:space="0"/>
            </w:tcBorders>
            <w:noWrap/>
            <w:vAlign w:val="center"/>
          </w:tcPr>
          <w:p w14:paraId="45BA5BFF">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2</w:t>
            </w:r>
          </w:p>
        </w:tc>
        <w:tc>
          <w:tcPr>
            <w:tcW w:w="725" w:type="pct"/>
            <w:vMerge w:val="restart"/>
            <w:tcBorders>
              <w:top w:val="single" w:color="000000" w:sz="4" w:space="0"/>
              <w:left w:val="single" w:color="000000" w:sz="4" w:space="0"/>
              <w:bottom w:val="single" w:color="000000" w:sz="4" w:space="0"/>
              <w:right w:val="single" w:color="000000" w:sz="4" w:space="0"/>
            </w:tcBorders>
            <w:noWrap/>
            <w:vAlign w:val="center"/>
          </w:tcPr>
          <w:p w14:paraId="19680CF9">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大模型应用安全</w:t>
            </w:r>
          </w:p>
        </w:tc>
        <w:tc>
          <w:tcPr>
            <w:tcW w:w="836" w:type="pct"/>
            <w:tcBorders>
              <w:top w:val="single" w:color="000000" w:sz="4" w:space="0"/>
              <w:left w:val="single" w:color="000000" w:sz="4" w:space="0"/>
              <w:bottom w:val="single" w:color="000000" w:sz="4" w:space="0"/>
              <w:right w:val="single" w:color="000000" w:sz="4" w:space="0"/>
            </w:tcBorders>
            <w:vAlign w:val="center"/>
          </w:tcPr>
          <w:p w14:paraId="47C65CEF">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智能体安全管理</w:t>
            </w:r>
          </w:p>
        </w:tc>
        <w:tc>
          <w:tcPr>
            <w:tcW w:w="1405" w:type="pct"/>
            <w:tcBorders>
              <w:top w:val="single" w:color="000000" w:sz="4" w:space="0"/>
              <w:left w:val="single" w:color="000000" w:sz="4" w:space="0"/>
              <w:bottom w:val="single" w:color="000000" w:sz="4" w:space="0"/>
              <w:right w:val="single" w:color="000000" w:sz="4" w:space="0"/>
            </w:tcBorders>
            <w:vAlign w:val="center"/>
          </w:tcPr>
          <w:p w14:paraId="1FE82AAC">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国产云服务器服务（16核32G内存1T系统硬盘）</w:t>
            </w:r>
          </w:p>
        </w:tc>
        <w:tc>
          <w:tcPr>
            <w:tcW w:w="236" w:type="pct"/>
            <w:tcBorders>
              <w:top w:val="single" w:color="000000" w:sz="4" w:space="0"/>
              <w:left w:val="single" w:color="000000" w:sz="4" w:space="0"/>
              <w:bottom w:val="single" w:color="000000" w:sz="4" w:space="0"/>
              <w:right w:val="single" w:color="000000" w:sz="4" w:space="0"/>
            </w:tcBorders>
            <w:noWrap/>
            <w:vAlign w:val="center"/>
          </w:tcPr>
          <w:p w14:paraId="28B9C6E7">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台/年</w:t>
            </w:r>
          </w:p>
        </w:tc>
        <w:tc>
          <w:tcPr>
            <w:tcW w:w="402" w:type="pct"/>
            <w:tcBorders>
              <w:top w:val="single" w:color="000000" w:sz="4" w:space="0"/>
              <w:left w:val="single" w:color="000000" w:sz="4" w:space="0"/>
              <w:bottom w:val="single" w:color="000000" w:sz="4" w:space="0"/>
              <w:right w:val="single" w:color="000000" w:sz="4" w:space="0"/>
            </w:tcBorders>
            <w:noWrap/>
            <w:vAlign w:val="center"/>
          </w:tcPr>
          <w:p w14:paraId="7A104B27">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3</w:t>
            </w: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5E20230F">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2.45</w:t>
            </w:r>
            <w:del w:id="973" w:author="cc" w:date="2026-05-23T12:56:49Z">
              <w:r>
                <w:rPr>
                  <w:rFonts w:hint="eastAsia" w:ascii="宋体" w:hAnsi="宋体" w:cs="宋体"/>
                  <w:color w:val="000000"/>
                  <w:kern w:val="0"/>
                  <w:sz w:val="22"/>
                  <w:szCs w:val="22"/>
                  <w:lang w:bidi="ar"/>
                </w:rPr>
                <w:delText xml:space="preserve"> </w:delText>
              </w:r>
            </w:del>
          </w:p>
        </w:tc>
        <w:tc>
          <w:tcPr>
            <w:tcW w:w="622" w:type="pct"/>
            <w:tcBorders>
              <w:top w:val="single" w:color="000000" w:sz="4" w:space="0"/>
              <w:left w:val="single" w:color="000000" w:sz="4" w:space="0"/>
              <w:bottom w:val="single" w:color="000000" w:sz="4" w:space="0"/>
              <w:right w:val="single" w:color="000000" w:sz="4" w:space="0"/>
            </w:tcBorders>
            <w:vAlign w:val="center"/>
          </w:tcPr>
          <w:p w14:paraId="11EDD516">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7.35</w:t>
            </w:r>
            <w:del w:id="974" w:author="cc" w:date="2026-05-23T12:56:49Z">
              <w:r>
                <w:rPr>
                  <w:rFonts w:hint="eastAsia" w:ascii="宋体" w:hAnsi="宋体" w:cs="宋体"/>
                  <w:color w:val="000000"/>
                  <w:kern w:val="0"/>
                  <w:sz w:val="22"/>
                  <w:szCs w:val="22"/>
                  <w:lang w:bidi="ar"/>
                </w:rPr>
                <w:delText xml:space="preserve"> </w:delText>
              </w:r>
            </w:del>
          </w:p>
        </w:tc>
      </w:tr>
      <w:tr w14:paraId="245844A7">
        <w:trPr>
          <w:trHeight w:val="400" w:hRule="atLeast"/>
        </w:trPr>
        <w:tc>
          <w:tcPr>
            <w:tcW w:w="233" w:type="pct"/>
            <w:tcBorders>
              <w:top w:val="single" w:color="000000" w:sz="4" w:space="0"/>
              <w:left w:val="single" w:color="000000" w:sz="4" w:space="0"/>
              <w:bottom w:val="single" w:color="000000" w:sz="4" w:space="0"/>
              <w:right w:val="single" w:color="000000" w:sz="4" w:space="0"/>
            </w:tcBorders>
            <w:noWrap/>
            <w:vAlign w:val="center"/>
          </w:tcPr>
          <w:p w14:paraId="672431FA">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3</w:t>
            </w:r>
          </w:p>
        </w:tc>
        <w:tc>
          <w:tcPr>
            <w:tcW w:w="725" w:type="pct"/>
            <w:vMerge w:val="continue"/>
            <w:tcBorders>
              <w:top w:val="single" w:color="000000" w:sz="4" w:space="0"/>
              <w:left w:val="single" w:color="000000" w:sz="4" w:space="0"/>
              <w:bottom w:val="single" w:color="000000" w:sz="4" w:space="0"/>
              <w:right w:val="single" w:color="000000" w:sz="4" w:space="0"/>
            </w:tcBorders>
            <w:noWrap/>
            <w:vAlign w:val="center"/>
          </w:tcPr>
          <w:p w14:paraId="729E2A18">
            <w:pPr>
              <w:jc w:val="left"/>
              <w:rPr>
                <w:rFonts w:hint="eastAsia" w:ascii="宋体" w:hAnsi="宋体" w:cs="宋体"/>
                <w:color w:val="000000"/>
                <w:sz w:val="22"/>
                <w:szCs w:val="22"/>
              </w:rPr>
            </w:pPr>
          </w:p>
        </w:tc>
        <w:tc>
          <w:tcPr>
            <w:tcW w:w="836" w:type="pct"/>
            <w:tcBorders>
              <w:top w:val="single" w:color="000000" w:sz="4" w:space="0"/>
              <w:left w:val="single" w:color="000000" w:sz="4" w:space="0"/>
              <w:bottom w:val="single" w:color="000000" w:sz="4" w:space="0"/>
              <w:right w:val="single" w:color="000000" w:sz="4" w:space="0"/>
            </w:tcBorders>
            <w:vAlign w:val="center"/>
          </w:tcPr>
          <w:p w14:paraId="38C1D899">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智能体身份与权限管理</w:t>
            </w:r>
          </w:p>
        </w:tc>
        <w:tc>
          <w:tcPr>
            <w:tcW w:w="1405" w:type="pct"/>
            <w:tcBorders>
              <w:top w:val="single" w:color="000000" w:sz="4" w:space="0"/>
              <w:left w:val="single" w:color="000000" w:sz="4" w:space="0"/>
              <w:bottom w:val="single" w:color="000000" w:sz="4" w:space="0"/>
              <w:right w:val="single" w:color="000000" w:sz="4" w:space="0"/>
            </w:tcBorders>
            <w:vAlign w:val="center"/>
          </w:tcPr>
          <w:p w14:paraId="7F9F4569">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国产云服务器服务（16核32G内存800G系统硬盘）</w:t>
            </w:r>
          </w:p>
        </w:tc>
        <w:tc>
          <w:tcPr>
            <w:tcW w:w="236" w:type="pct"/>
            <w:tcBorders>
              <w:top w:val="single" w:color="000000" w:sz="4" w:space="0"/>
              <w:left w:val="single" w:color="000000" w:sz="4" w:space="0"/>
              <w:bottom w:val="single" w:color="000000" w:sz="4" w:space="0"/>
              <w:right w:val="single" w:color="000000" w:sz="4" w:space="0"/>
            </w:tcBorders>
            <w:noWrap/>
            <w:vAlign w:val="center"/>
          </w:tcPr>
          <w:p w14:paraId="1C36D990">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台/年</w:t>
            </w:r>
          </w:p>
        </w:tc>
        <w:tc>
          <w:tcPr>
            <w:tcW w:w="402" w:type="pct"/>
            <w:tcBorders>
              <w:top w:val="single" w:color="000000" w:sz="4" w:space="0"/>
              <w:left w:val="single" w:color="000000" w:sz="4" w:space="0"/>
              <w:bottom w:val="single" w:color="000000" w:sz="4" w:space="0"/>
              <w:right w:val="single" w:color="000000" w:sz="4" w:space="0"/>
            </w:tcBorders>
            <w:noWrap/>
            <w:vAlign w:val="center"/>
          </w:tcPr>
          <w:p w14:paraId="7F452C12">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3</w:t>
            </w: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1BB8A8AD">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2.25</w:t>
            </w:r>
            <w:del w:id="975" w:author="cc" w:date="2026-05-23T12:56:49Z">
              <w:r>
                <w:rPr>
                  <w:rFonts w:hint="eastAsia" w:ascii="宋体" w:hAnsi="宋体" w:cs="宋体"/>
                  <w:color w:val="000000"/>
                  <w:kern w:val="0"/>
                  <w:sz w:val="22"/>
                  <w:szCs w:val="22"/>
                  <w:lang w:bidi="ar"/>
                </w:rPr>
                <w:delText xml:space="preserve"> </w:delText>
              </w:r>
            </w:del>
          </w:p>
        </w:tc>
        <w:tc>
          <w:tcPr>
            <w:tcW w:w="622" w:type="pct"/>
            <w:tcBorders>
              <w:top w:val="single" w:color="000000" w:sz="4" w:space="0"/>
              <w:left w:val="single" w:color="000000" w:sz="4" w:space="0"/>
              <w:bottom w:val="single" w:color="000000" w:sz="4" w:space="0"/>
              <w:right w:val="single" w:color="000000" w:sz="4" w:space="0"/>
            </w:tcBorders>
            <w:vAlign w:val="center"/>
          </w:tcPr>
          <w:p w14:paraId="162BAB53">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6.75</w:t>
            </w:r>
            <w:del w:id="976" w:author="cc" w:date="2026-05-23T12:56:49Z">
              <w:r>
                <w:rPr>
                  <w:rFonts w:hint="eastAsia" w:ascii="宋体" w:hAnsi="宋体" w:cs="宋体"/>
                  <w:color w:val="000000"/>
                  <w:kern w:val="0"/>
                  <w:sz w:val="22"/>
                  <w:szCs w:val="22"/>
                  <w:lang w:bidi="ar"/>
                </w:rPr>
                <w:delText xml:space="preserve"> </w:delText>
              </w:r>
            </w:del>
          </w:p>
        </w:tc>
      </w:tr>
      <w:tr w14:paraId="4BA00620">
        <w:trPr>
          <w:trHeight w:val="400" w:hRule="atLeast"/>
        </w:trPr>
        <w:tc>
          <w:tcPr>
            <w:tcW w:w="233" w:type="pct"/>
            <w:tcBorders>
              <w:top w:val="single" w:color="000000" w:sz="4" w:space="0"/>
              <w:left w:val="single" w:color="000000" w:sz="4" w:space="0"/>
              <w:bottom w:val="single" w:color="000000" w:sz="4" w:space="0"/>
              <w:right w:val="single" w:color="000000" w:sz="4" w:space="0"/>
            </w:tcBorders>
            <w:noWrap/>
            <w:vAlign w:val="center"/>
          </w:tcPr>
          <w:p w14:paraId="694E88AB">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4</w:t>
            </w:r>
          </w:p>
        </w:tc>
        <w:tc>
          <w:tcPr>
            <w:tcW w:w="725" w:type="pct"/>
            <w:tcBorders>
              <w:top w:val="single" w:color="000000" w:sz="4" w:space="0"/>
              <w:left w:val="single" w:color="000000" w:sz="4" w:space="0"/>
              <w:bottom w:val="single" w:color="000000" w:sz="4" w:space="0"/>
              <w:right w:val="single" w:color="000000" w:sz="4" w:space="0"/>
            </w:tcBorders>
            <w:vAlign w:val="center"/>
          </w:tcPr>
          <w:p w14:paraId="04DDE556">
            <w:pPr>
              <w:widowControl/>
              <w:jc w:val="left"/>
              <w:textAlignment w:val="center"/>
              <w:rPr>
                <w:rFonts w:hint="eastAsia" w:ascii="宋体" w:hAnsi="宋体" w:cs="宋体"/>
                <w:color w:val="1F2329"/>
                <w:sz w:val="22"/>
                <w:szCs w:val="22"/>
              </w:rPr>
            </w:pPr>
            <w:r>
              <w:rPr>
                <w:rFonts w:hint="eastAsia" w:ascii="宋体" w:hAnsi="宋体" w:cs="宋体"/>
                <w:color w:val="1F2329"/>
                <w:kern w:val="0"/>
                <w:sz w:val="22"/>
                <w:szCs w:val="22"/>
                <w:lang w:bidi="ar"/>
              </w:rPr>
              <w:t>大模型管理及服务平台</w:t>
            </w:r>
          </w:p>
        </w:tc>
        <w:tc>
          <w:tcPr>
            <w:tcW w:w="836" w:type="pct"/>
            <w:tcBorders>
              <w:top w:val="single" w:color="000000" w:sz="4" w:space="0"/>
              <w:left w:val="single" w:color="000000" w:sz="4" w:space="0"/>
              <w:bottom w:val="single" w:color="000000" w:sz="4" w:space="0"/>
              <w:right w:val="single" w:color="000000" w:sz="4" w:space="0"/>
            </w:tcBorders>
            <w:vAlign w:val="center"/>
          </w:tcPr>
          <w:p w14:paraId="4FB3C638">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智能体标准版</w:t>
            </w:r>
          </w:p>
        </w:tc>
        <w:tc>
          <w:tcPr>
            <w:tcW w:w="1405" w:type="pct"/>
            <w:tcBorders>
              <w:top w:val="single" w:color="000000" w:sz="4" w:space="0"/>
              <w:left w:val="single" w:color="000000" w:sz="4" w:space="0"/>
              <w:bottom w:val="single" w:color="000000" w:sz="4" w:space="0"/>
              <w:right w:val="single" w:color="000000" w:sz="4" w:space="0"/>
            </w:tcBorders>
            <w:vAlign w:val="center"/>
          </w:tcPr>
          <w:p w14:paraId="3EC8321A">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国产云服务器服务（16核32G内存800G系统硬盘）</w:t>
            </w:r>
          </w:p>
        </w:tc>
        <w:tc>
          <w:tcPr>
            <w:tcW w:w="236" w:type="pct"/>
            <w:tcBorders>
              <w:top w:val="single" w:color="000000" w:sz="4" w:space="0"/>
              <w:left w:val="single" w:color="000000" w:sz="4" w:space="0"/>
              <w:bottom w:val="single" w:color="000000" w:sz="4" w:space="0"/>
              <w:right w:val="single" w:color="000000" w:sz="4" w:space="0"/>
            </w:tcBorders>
            <w:noWrap/>
            <w:vAlign w:val="center"/>
          </w:tcPr>
          <w:p w14:paraId="2136EE88">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台/年</w:t>
            </w:r>
          </w:p>
        </w:tc>
        <w:tc>
          <w:tcPr>
            <w:tcW w:w="402" w:type="pct"/>
            <w:tcBorders>
              <w:top w:val="single" w:color="000000" w:sz="4" w:space="0"/>
              <w:left w:val="single" w:color="000000" w:sz="4" w:space="0"/>
              <w:bottom w:val="single" w:color="000000" w:sz="4" w:space="0"/>
              <w:right w:val="single" w:color="000000" w:sz="4" w:space="0"/>
            </w:tcBorders>
            <w:noWrap/>
            <w:vAlign w:val="center"/>
          </w:tcPr>
          <w:p w14:paraId="53699E23">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8</w:t>
            </w: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15E4908A">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2.45</w:t>
            </w:r>
            <w:del w:id="977" w:author="cc" w:date="2026-05-23T12:56:49Z">
              <w:r>
                <w:rPr>
                  <w:rFonts w:hint="eastAsia" w:ascii="宋体" w:hAnsi="宋体" w:cs="宋体"/>
                  <w:color w:val="000000"/>
                  <w:kern w:val="0"/>
                  <w:sz w:val="22"/>
                  <w:szCs w:val="22"/>
                  <w:lang w:bidi="ar"/>
                </w:rPr>
                <w:delText xml:space="preserve"> </w:delText>
              </w:r>
            </w:del>
          </w:p>
        </w:tc>
        <w:tc>
          <w:tcPr>
            <w:tcW w:w="622" w:type="pct"/>
            <w:tcBorders>
              <w:top w:val="single" w:color="000000" w:sz="4" w:space="0"/>
              <w:left w:val="single" w:color="000000" w:sz="4" w:space="0"/>
              <w:bottom w:val="single" w:color="000000" w:sz="4" w:space="0"/>
              <w:right w:val="single" w:color="000000" w:sz="4" w:space="0"/>
            </w:tcBorders>
            <w:vAlign w:val="center"/>
          </w:tcPr>
          <w:p w14:paraId="7C89C037">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19.60</w:t>
            </w:r>
            <w:del w:id="978" w:author="cc" w:date="2026-05-23T12:56:49Z">
              <w:r>
                <w:rPr>
                  <w:rFonts w:hint="eastAsia" w:ascii="宋体" w:hAnsi="宋体" w:cs="宋体"/>
                  <w:color w:val="000000"/>
                  <w:kern w:val="0"/>
                  <w:sz w:val="22"/>
                  <w:szCs w:val="22"/>
                  <w:lang w:bidi="ar"/>
                </w:rPr>
                <w:delText xml:space="preserve"> </w:delText>
              </w:r>
            </w:del>
          </w:p>
        </w:tc>
      </w:tr>
      <w:tr w14:paraId="11CDE9D2">
        <w:trPr>
          <w:trHeight w:val="400" w:hRule="atLeast"/>
        </w:trPr>
        <w:tc>
          <w:tcPr>
            <w:tcW w:w="233" w:type="pct"/>
            <w:tcBorders>
              <w:top w:val="single" w:color="000000" w:sz="4" w:space="0"/>
              <w:left w:val="single" w:color="000000" w:sz="4" w:space="0"/>
              <w:bottom w:val="single" w:color="000000" w:sz="4" w:space="0"/>
              <w:right w:val="single" w:color="000000" w:sz="4" w:space="0"/>
            </w:tcBorders>
            <w:noWrap/>
            <w:vAlign w:val="center"/>
          </w:tcPr>
          <w:p w14:paraId="5517D51D">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5</w:t>
            </w:r>
          </w:p>
        </w:tc>
        <w:tc>
          <w:tcPr>
            <w:tcW w:w="725" w:type="pct"/>
            <w:vMerge w:val="restart"/>
            <w:tcBorders>
              <w:top w:val="single" w:color="000000" w:sz="4" w:space="0"/>
              <w:left w:val="single" w:color="000000" w:sz="4" w:space="0"/>
              <w:bottom w:val="single" w:color="000000" w:sz="4" w:space="0"/>
              <w:right w:val="single" w:color="000000" w:sz="4" w:space="0"/>
            </w:tcBorders>
            <w:vAlign w:val="center"/>
          </w:tcPr>
          <w:p w14:paraId="0E578B0F">
            <w:pPr>
              <w:widowControl/>
              <w:jc w:val="left"/>
              <w:textAlignment w:val="center"/>
              <w:rPr>
                <w:rFonts w:hint="eastAsia" w:ascii="宋体" w:hAnsi="宋体" w:cs="宋体"/>
                <w:color w:val="1F2329"/>
                <w:sz w:val="22"/>
                <w:szCs w:val="22"/>
              </w:rPr>
            </w:pPr>
            <w:r>
              <w:rPr>
                <w:rFonts w:hint="eastAsia" w:ascii="宋体" w:hAnsi="宋体" w:cs="宋体"/>
                <w:color w:val="1F2329"/>
                <w:kern w:val="0"/>
                <w:sz w:val="22"/>
                <w:szCs w:val="22"/>
                <w:lang w:bidi="ar"/>
              </w:rPr>
              <w:t>政务OS</w:t>
            </w:r>
          </w:p>
        </w:tc>
        <w:tc>
          <w:tcPr>
            <w:tcW w:w="836" w:type="pct"/>
            <w:tcBorders>
              <w:top w:val="single" w:color="000000" w:sz="4" w:space="0"/>
              <w:left w:val="single" w:color="000000" w:sz="4" w:space="0"/>
              <w:bottom w:val="single" w:color="000000" w:sz="4" w:space="0"/>
              <w:right w:val="single" w:color="000000" w:sz="4" w:space="0"/>
            </w:tcBorders>
            <w:vAlign w:val="center"/>
          </w:tcPr>
          <w:p w14:paraId="4F7E89E7">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政务OS</w:t>
            </w:r>
            <w:del w:id="979" w:author="cc" w:date="2026-05-23T12:56:49Z">
              <w:r>
                <w:rPr>
                  <w:rFonts w:hint="eastAsia" w:ascii="宋体" w:hAnsi="宋体" w:cs="宋体"/>
                  <w:color w:val="000000"/>
                  <w:kern w:val="0"/>
                  <w:sz w:val="22"/>
                  <w:szCs w:val="22"/>
                  <w:lang w:bidi="ar"/>
                </w:rPr>
                <w:delText xml:space="preserve"> </w:delText>
              </w:r>
            </w:del>
            <w:r>
              <w:rPr>
                <w:rFonts w:hint="eastAsia" w:ascii="宋体" w:hAnsi="宋体" w:cs="宋体"/>
                <w:color w:val="000000"/>
                <w:kern w:val="0"/>
                <w:sz w:val="22"/>
                <w:szCs w:val="22"/>
                <w:lang w:bidi="ar"/>
              </w:rPr>
              <w:t>控制平面</w:t>
            </w:r>
          </w:p>
        </w:tc>
        <w:tc>
          <w:tcPr>
            <w:tcW w:w="1405" w:type="pct"/>
            <w:tcBorders>
              <w:top w:val="single" w:color="000000" w:sz="4" w:space="0"/>
              <w:left w:val="single" w:color="000000" w:sz="4" w:space="0"/>
              <w:bottom w:val="single" w:color="000000" w:sz="4" w:space="0"/>
              <w:right w:val="single" w:color="000000" w:sz="4" w:space="0"/>
            </w:tcBorders>
            <w:vAlign w:val="center"/>
          </w:tcPr>
          <w:p w14:paraId="447D3963">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国产云服务器服务（32核64G内存1.5T系统硬盘）</w:t>
            </w:r>
          </w:p>
        </w:tc>
        <w:tc>
          <w:tcPr>
            <w:tcW w:w="236" w:type="pct"/>
            <w:tcBorders>
              <w:top w:val="single" w:color="000000" w:sz="4" w:space="0"/>
              <w:left w:val="single" w:color="000000" w:sz="4" w:space="0"/>
              <w:bottom w:val="single" w:color="000000" w:sz="4" w:space="0"/>
              <w:right w:val="single" w:color="000000" w:sz="4" w:space="0"/>
            </w:tcBorders>
            <w:noWrap/>
            <w:vAlign w:val="center"/>
          </w:tcPr>
          <w:p w14:paraId="130F55F9">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台/年</w:t>
            </w:r>
          </w:p>
        </w:tc>
        <w:tc>
          <w:tcPr>
            <w:tcW w:w="402" w:type="pct"/>
            <w:tcBorders>
              <w:top w:val="single" w:color="000000" w:sz="4" w:space="0"/>
              <w:left w:val="single" w:color="000000" w:sz="4" w:space="0"/>
              <w:bottom w:val="single" w:color="000000" w:sz="4" w:space="0"/>
              <w:right w:val="single" w:color="000000" w:sz="4" w:space="0"/>
            </w:tcBorders>
            <w:noWrap/>
            <w:vAlign w:val="center"/>
          </w:tcPr>
          <w:p w14:paraId="4E61DE1D">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3</w:t>
            </w: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1B92E244">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6.27</w:t>
            </w:r>
            <w:del w:id="980" w:author="cc" w:date="2026-05-23T12:56:49Z">
              <w:r>
                <w:rPr>
                  <w:rFonts w:hint="eastAsia" w:ascii="宋体" w:hAnsi="宋体" w:cs="宋体"/>
                  <w:color w:val="000000"/>
                  <w:kern w:val="0"/>
                  <w:sz w:val="22"/>
                  <w:szCs w:val="22"/>
                  <w:lang w:bidi="ar"/>
                </w:rPr>
                <w:delText xml:space="preserve"> </w:delText>
              </w:r>
            </w:del>
          </w:p>
        </w:tc>
        <w:tc>
          <w:tcPr>
            <w:tcW w:w="622" w:type="pct"/>
            <w:tcBorders>
              <w:top w:val="single" w:color="000000" w:sz="4" w:space="0"/>
              <w:left w:val="single" w:color="000000" w:sz="4" w:space="0"/>
              <w:bottom w:val="single" w:color="000000" w:sz="4" w:space="0"/>
              <w:right w:val="single" w:color="000000" w:sz="4" w:space="0"/>
            </w:tcBorders>
            <w:vAlign w:val="center"/>
          </w:tcPr>
          <w:p w14:paraId="6CFF1B79">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18.81</w:t>
            </w:r>
            <w:del w:id="981" w:author="cc" w:date="2026-05-23T12:56:49Z">
              <w:r>
                <w:rPr>
                  <w:rFonts w:hint="eastAsia" w:ascii="宋体" w:hAnsi="宋体" w:cs="宋体"/>
                  <w:color w:val="000000"/>
                  <w:kern w:val="0"/>
                  <w:sz w:val="22"/>
                  <w:szCs w:val="22"/>
                  <w:lang w:bidi="ar"/>
                </w:rPr>
                <w:delText xml:space="preserve"> </w:delText>
              </w:r>
            </w:del>
          </w:p>
        </w:tc>
      </w:tr>
      <w:tr w14:paraId="6EDABBA3">
        <w:trPr>
          <w:trHeight w:val="400" w:hRule="atLeast"/>
        </w:trPr>
        <w:tc>
          <w:tcPr>
            <w:tcW w:w="233" w:type="pct"/>
            <w:tcBorders>
              <w:top w:val="single" w:color="000000" w:sz="4" w:space="0"/>
              <w:left w:val="single" w:color="000000" w:sz="4" w:space="0"/>
              <w:bottom w:val="single" w:color="000000" w:sz="4" w:space="0"/>
              <w:right w:val="single" w:color="000000" w:sz="4" w:space="0"/>
            </w:tcBorders>
            <w:noWrap/>
            <w:vAlign w:val="center"/>
          </w:tcPr>
          <w:p w14:paraId="238FD051">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6</w:t>
            </w:r>
          </w:p>
        </w:tc>
        <w:tc>
          <w:tcPr>
            <w:tcW w:w="725" w:type="pct"/>
            <w:vMerge w:val="continue"/>
            <w:tcBorders>
              <w:top w:val="single" w:color="000000" w:sz="4" w:space="0"/>
              <w:left w:val="single" w:color="000000" w:sz="4" w:space="0"/>
              <w:bottom w:val="single" w:color="000000" w:sz="4" w:space="0"/>
              <w:right w:val="single" w:color="000000" w:sz="4" w:space="0"/>
            </w:tcBorders>
            <w:vAlign w:val="center"/>
          </w:tcPr>
          <w:p w14:paraId="5F3781A6">
            <w:pPr>
              <w:jc w:val="left"/>
              <w:rPr>
                <w:rFonts w:hint="eastAsia" w:ascii="宋体" w:hAnsi="宋体" w:cs="宋体"/>
                <w:color w:val="1F2329"/>
                <w:sz w:val="22"/>
                <w:szCs w:val="22"/>
              </w:rPr>
            </w:pPr>
          </w:p>
        </w:tc>
        <w:tc>
          <w:tcPr>
            <w:tcW w:w="836" w:type="pct"/>
            <w:tcBorders>
              <w:top w:val="single" w:color="000000" w:sz="4" w:space="0"/>
              <w:left w:val="single" w:color="000000" w:sz="4" w:space="0"/>
              <w:bottom w:val="single" w:color="000000" w:sz="4" w:space="0"/>
              <w:right w:val="single" w:color="000000" w:sz="4" w:space="0"/>
            </w:tcBorders>
            <w:vAlign w:val="center"/>
          </w:tcPr>
          <w:p w14:paraId="6F75AF6B">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政务OS</w:t>
            </w:r>
            <w:del w:id="982" w:author="cc" w:date="2026-05-23T12:56:49Z">
              <w:r>
                <w:rPr>
                  <w:rFonts w:hint="eastAsia" w:ascii="宋体" w:hAnsi="宋体" w:cs="宋体"/>
                  <w:color w:val="000000"/>
                  <w:kern w:val="0"/>
                  <w:sz w:val="22"/>
                  <w:szCs w:val="22"/>
                  <w:lang w:bidi="ar"/>
                </w:rPr>
                <w:delText xml:space="preserve"> </w:delText>
              </w:r>
            </w:del>
            <w:r>
              <w:rPr>
                <w:rFonts w:hint="eastAsia" w:ascii="宋体" w:hAnsi="宋体" w:cs="宋体"/>
                <w:color w:val="000000"/>
                <w:kern w:val="0"/>
                <w:sz w:val="22"/>
                <w:szCs w:val="22"/>
                <w:lang w:bidi="ar"/>
              </w:rPr>
              <w:t>用户实例</w:t>
            </w:r>
          </w:p>
        </w:tc>
        <w:tc>
          <w:tcPr>
            <w:tcW w:w="1405" w:type="pct"/>
            <w:tcBorders>
              <w:top w:val="single" w:color="000000" w:sz="4" w:space="0"/>
              <w:left w:val="single" w:color="000000" w:sz="4" w:space="0"/>
              <w:bottom w:val="single" w:color="000000" w:sz="4" w:space="0"/>
              <w:right w:val="single" w:color="000000" w:sz="4" w:space="0"/>
            </w:tcBorders>
            <w:vAlign w:val="center"/>
          </w:tcPr>
          <w:p w14:paraId="10D78E37">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国产云服务器服务（32核64G内存1.3T系统硬盘）</w:t>
            </w:r>
          </w:p>
        </w:tc>
        <w:tc>
          <w:tcPr>
            <w:tcW w:w="236" w:type="pct"/>
            <w:tcBorders>
              <w:top w:val="single" w:color="000000" w:sz="4" w:space="0"/>
              <w:left w:val="single" w:color="000000" w:sz="4" w:space="0"/>
              <w:bottom w:val="single" w:color="000000" w:sz="4" w:space="0"/>
              <w:right w:val="single" w:color="000000" w:sz="4" w:space="0"/>
            </w:tcBorders>
            <w:noWrap/>
            <w:vAlign w:val="center"/>
          </w:tcPr>
          <w:p w14:paraId="38778EA6">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台/年</w:t>
            </w:r>
          </w:p>
        </w:tc>
        <w:tc>
          <w:tcPr>
            <w:tcW w:w="402" w:type="pct"/>
            <w:tcBorders>
              <w:top w:val="single" w:color="000000" w:sz="4" w:space="0"/>
              <w:left w:val="single" w:color="000000" w:sz="4" w:space="0"/>
              <w:bottom w:val="single" w:color="000000" w:sz="4" w:space="0"/>
              <w:right w:val="single" w:color="000000" w:sz="4" w:space="0"/>
            </w:tcBorders>
            <w:noWrap/>
            <w:vAlign w:val="center"/>
          </w:tcPr>
          <w:p w14:paraId="5DA858C2">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4</w:t>
            </w: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1E61FE3E">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6.17</w:t>
            </w:r>
            <w:del w:id="983" w:author="cc" w:date="2026-05-23T12:56:49Z">
              <w:r>
                <w:rPr>
                  <w:rFonts w:hint="eastAsia" w:ascii="宋体" w:hAnsi="宋体" w:cs="宋体"/>
                  <w:color w:val="000000"/>
                  <w:kern w:val="0"/>
                  <w:sz w:val="22"/>
                  <w:szCs w:val="22"/>
                  <w:lang w:bidi="ar"/>
                </w:rPr>
                <w:delText xml:space="preserve"> </w:delText>
              </w:r>
            </w:del>
          </w:p>
        </w:tc>
        <w:tc>
          <w:tcPr>
            <w:tcW w:w="622" w:type="pct"/>
            <w:tcBorders>
              <w:top w:val="single" w:color="000000" w:sz="4" w:space="0"/>
              <w:left w:val="single" w:color="000000" w:sz="4" w:space="0"/>
              <w:bottom w:val="single" w:color="000000" w:sz="4" w:space="0"/>
              <w:right w:val="single" w:color="000000" w:sz="4" w:space="0"/>
            </w:tcBorders>
            <w:vAlign w:val="center"/>
          </w:tcPr>
          <w:p w14:paraId="30635C5A">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24.68</w:t>
            </w:r>
            <w:del w:id="984" w:author="cc" w:date="2026-05-23T12:56:49Z">
              <w:r>
                <w:rPr>
                  <w:rFonts w:hint="eastAsia" w:ascii="宋体" w:hAnsi="宋体" w:cs="宋体"/>
                  <w:color w:val="000000"/>
                  <w:kern w:val="0"/>
                  <w:sz w:val="22"/>
                  <w:szCs w:val="22"/>
                  <w:lang w:bidi="ar"/>
                </w:rPr>
                <w:delText xml:space="preserve"> </w:delText>
              </w:r>
            </w:del>
          </w:p>
        </w:tc>
      </w:tr>
      <w:tr w14:paraId="2FD65F0D">
        <w:trPr>
          <w:trHeight w:val="400" w:hRule="atLeast"/>
        </w:trPr>
        <w:tc>
          <w:tcPr>
            <w:tcW w:w="233" w:type="pct"/>
            <w:tcBorders>
              <w:top w:val="single" w:color="000000" w:sz="4" w:space="0"/>
              <w:left w:val="single" w:color="000000" w:sz="4" w:space="0"/>
              <w:bottom w:val="single" w:color="000000" w:sz="4" w:space="0"/>
              <w:right w:val="single" w:color="000000" w:sz="4" w:space="0"/>
            </w:tcBorders>
            <w:noWrap/>
            <w:vAlign w:val="center"/>
          </w:tcPr>
          <w:p w14:paraId="585D5F57">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7</w:t>
            </w:r>
          </w:p>
        </w:tc>
        <w:tc>
          <w:tcPr>
            <w:tcW w:w="725" w:type="pct"/>
            <w:vMerge w:val="restart"/>
            <w:tcBorders>
              <w:top w:val="single" w:color="000000" w:sz="4" w:space="0"/>
              <w:left w:val="single" w:color="000000" w:sz="4" w:space="0"/>
              <w:bottom w:val="single" w:color="000000" w:sz="4" w:space="0"/>
              <w:right w:val="single" w:color="000000" w:sz="4" w:space="0"/>
            </w:tcBorders>
            <w:vAlign w:val="center"/>
          </w:tcPr>
          <w:p w14:paraId="111F61A7">
            <w:pPr>
              <w:widowControl/>
              <w:jc w:val="left"/>
              <w:textAlignment w:val="center"/>
              <w:rPr>
                <w:rFonts w:hint="eastAsia" w:ascii="宋体" w:hAnsi="宋体" w:cs="宋体"/>
                <w:color w:val="1F2329"/>
                <w:sz w:val="22"/>
                <w:szCs w:val="22"/>
              </w:rPr>
            </w:pPr>
            <w:r>
              <w:rPr>
                <w:rFonts w:hint="eastAsia" w:ascii="宋体" w:hAnsi="宋体" w:cs="宋体"/>
                <w:color w:val="1F2329"/>
                <w:kern w:val="0"/>
                <w:sz w:val="22"/>
                <w:szCs w:val="22"/>
                <w:lang w:bidi="ar"/>
              </w:rPr>
              <w:t>智能体部分</w:t>
            </w:r>
          </w:p>
        </w:tc>
        <w:tc>
          <w:tcPr>
            <w:tcW w:w="836" w:type="pct"/>
            <w:tcBorders>
              <w:top w:val="single" w:color="000000" w:sz="4" w:space="0"/>
              <w:left w:val="single" w:color="000000" w:sz="4" w:space="0"/>
              <w:bottom w:val="single" w:color="000000" w:sz="4" w:space="0"/>
              <w:right w:val="single" w:color="000000" w:sz="4" w:space="0"/>
            </w:tcBorders>
            <w:vAlign w:val="center"/>
          </w:tcPr>
          <w:p w14:paraId="7BF1FD5C">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网关服务器</w:t>
            </w:r>
          </w:p>
        </w:tc>
        <w:tc>
          <w:tcPr>
            <w:tcW w:w="1405" w:type="pct"/>
            <w:tcBorders>
              <w:top w:val="single" w:color="000000" w:sz="4" w:space="0"/>
              <w:left w:val="single" w:color="000000" w:sz="4" w:space="0"/>
              <w:bottom w:val="single" w:color="000000" w:sz="4" w:space="0"/>
              <w:right w:val="single" w:color="000000" w:sz="4" w:space="0"/>
            </w:tcBorders>
            <w:vAlign w:val="center"/>
          </w:tcPr>
          <w:p w14:paraId="0D91AD62">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国产云服务器服务（8核16G内存300G系统硬盘）</w:t>
            </w:r>
          </w:p>
        </w:tc>
        <w:tc>
          <w:tcPr>
            <w:tcW w:w="236" w:type="pct"/>
            <w:tcBorders>
              <w:top w:val="single" w:color="000000" w:sz="4" w:space="0"/>
              <w:left w:val="single" w:color="000000" w:sz="4" w:space="0"/>
              <w:bottom w:val="single" w:color="000000" w:sz="4" w:space="0"/>
              <w:right w:val="single" w:color="000000" w:sz="4" w:space="0"/>
            </w:tcBorders>
            <w:noWrap/>
            <w:vAlign w:val="center"/>
          </w:tcPr>
          <w:p w14:paraId="28B53EED">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台/年</w:t>
            </w:r>
          </w:p>
        </w:tc>
        <w:tc>
          <w:tcPr>
            <w:tcW w:w="402" w:type="pct"/>
            <w:tcBorders>
              <w:top w:val="single" w:color="000000" w:sz="4" w:space="0"/>
              <w:left w:val="single" w:color="000000" w:sz="4" w:space="0"/>
              <w:bottom w:val="single" w:color="000000" w:sz="4" w:space="0"/>
              <w:right w:val="single" w:color="000000" w:sz="4" w:space="0"/>
            </w:tcBorders>
            <w:noWrap/>
            <w:vAlign w:val="center"/>
          </w:tcPr>
          <w:p w14:paraId="4C3BD806">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1</w:t>
            </w: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2EDB346C">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1.00</w:t>
            </w:r>
            <w:del w:id="985" w:author="cc" w:date="2026-05-23T12:56:49Z">
              <w:r>
                <w:rPr>
                  <w:rFonts w:hint="eastAsia" w:ascii="宋体" w:hAnsi="宋体" w:cs="宋体"/>
                  <w:color w:val="000000"/>
                  <w:kern w:val="0"/>
                  <w:sz w:val="22"/>
                  <w:szCs w:val="22"/>
                  <w:lang w:bidi="ar"/>
                </w:rPr>
                <w:delText xml:space="preserve"> </w:delText>
              </w:r>
            </w:del>
          </w:p>
        </w:tc>
        <w:tc>
          <w:tcPr>
            <w:tcW w:w="622" w:type="pct"/>
            <w:tcBorders>
              <w:top w:val="single" w:color="000000" w:sz="4" w:space="0"/>
              <w:left w:val="single" w:color="000000" w:sz="4" w:space="0"/>
              <w:bottom w:val="single" w:color="000000" w:sz="4" w:space="0"/>
              <w:right w:val="single" w:color="000000" w:sz="4" w:space="0"/>
            </w:tcBorders>
            <w:vAlign w:val="center"/>
          </w:tcPr>
          <w:p w14:paraId="2A76EFB3">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1.00</w:t>
            </w:r>
            <w:del w:id="986" w:author="cc" w:date="2026-05-23T12:56:49Z">
              <w:r>
                <w:rPr>
                  <w:rFonts w:hint="eastAsia" w:ascii="宋体" w:hAnsi="宋体" w:cs="宋体"/>
                  <w:color w:val="000000"/>
                  <w:kern w:val="0"/>
                  <w:sz w:val="22"/>
                  <w:szCs w:val="22"/>
                  <w:lang w:bidi="ar"/>
                </w:rPr>
                <w:delText xml:space="preserve"> </w:delText>
              </w:r>
            </w:del>
          </w:p>
        </w:tc>
      </w:tr>
      <w:tr w14:paraId="575CAADE">
        <w:trPr>
          <w:trHeight w:val="400" w:hRule="atLeast"/>
        </w:trPr>
        <w:tc>
          <w:tcPr>
            <w:tcW w:w="233" w:type="pct"/>
            <w:tcBorders>
              <w:top w:val="single" w:color="000000" w:sz="4" w:space="0"/>
              <w:left w:val="single" w:color="000000" w:sz="4" w:space="0"/>
              <w:bottom w:val="single" w:color="000000" w:sz="4" w:space="0"/>
              <w:right w:val="single" w:color="000000" w:sz="4" w:space="0"/>
            </w:tcBorders>
            <w:noWrap/>
            <w:vAlign w:val="center"/>
          </w:tcPr>
          <w:p w14:paraId="4E0931F7">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8</w:t>
            </w:r>
          </w:p>
        </w:tc>
        <w:tc>
          <w:tcPr>
            <w:tcW w:w="725" w:type="pct"/>
            <w:vMerge w:val="continue"/>
            <w:tcBorders>
              <w:top w:val="single" w:color="000000" w:sz="4" w:space="0"/>
              <w:left w:val="single" w:color="000000" w:sz="4" w:space="0"/>
              <w:bottom w:val="single" w:color="000000" w:sz="4" w:space="0"/>
              <w:right w:val="single" w:color="000000" w:sz="4" w:space="0"/>
            </w:tcBorders>
            <w:vAlign w:val="center"/>
          </w:tcPr>
          <w:p w14:paraId="51CEAC11">
            <w:pPr>
              <w:jc w:val="left"/>
              <w:rPr>
                <w:rFonts w:hint="eastAsia" w:ascii="宋体" w:hAnsi="宋体" w:cs="宋体"/>
                <w:color w:val="1F2329"/>
                <w:sz w:val="22"/>
                <w:szCs w:val="22"/>
              </w:rPr>
            </w:pPr>
          </w:p>
        </w:tc>
        <w:tc>
          <w:tcPr>
            <w:tcW w:w="836" w:type="pct"/>
            <w:tcBorders>
              <w:top w:val="single" w:color="000000" w:sz="4" w:space="0"/>
              <w:left w:val="single" w:color="000000" w:sz="4" w:space="0"/>
              <w:bottom w:val="single" w:color="000000" w:sz="4" w:space="0"/>
              <w:right w:val="single" w:color="000000" w:sz="4" w:space="0"/>
            </w:tcBorders>
            <w:vAlign w:val="center"/>
          </w:tcPr>
          <w:p w14:paraId="00ABF221">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对外数据接口服务器</w:t>
            </w:r>
          </w:p>
        </w:tc>
        <w:tc>
          <w:tcPr>
            <w:tcW w:w="1405" w:type="pct"/>
            <w:tcBorders>
              <w:top w:val="single" w:color="000000" w:sz="4" w:space="0"/>
              <w:left w:val="single" w:color="000000" w:sz="4" w:space="0"/>
              <w:bottom w:val="single" w:color="000000" w:sz="4" w:space="0"/>
              <w:right w:val="single" w:color="000000" w:sz="4" w:space="0"/>
            </w:tcBorders>
            <w:vAlign w:val="center"/>
          </w:tcPr>
          <w:p w14:paraId="5F748951">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国产云服务器服务（16核32G内存600G系统硬盘）</w:t>
            </w:r>
          </w:p>
        </w:tc>
        <w:tc>
          <w:tcPr>
            <w:tcW w:w="236" w:type="pct"/>
            <w:tcBorders>
              <w:top w:val="single" w:color="000000" w:sz="4" w:space="0"/>
              <w:left w:val="single" w:color="000000" w:sz="4" w:space="0"/>
              <w:bottom w:val="single" w:color="000000" w:sz="4" w:space="0"/>
              <w:right w:val="single" w:color="000000" w:sz="4" w:space="0"/>
            </w:tcBorders>
            <w:noWrap/>
            <w:vAlign w:val="center"/>
          </w:tcPr>
          <w:p w14:paraId="14C4E483">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台/年</w:t>
            </w:r>
          </w:p>
        </w:tc>
        <w:tc>
          <w:tcPr>
            <w:tcW w:w="402" w:type="pct"/>
            <w:tcBorders>
              <w:top w:val="single" w:color="000000" w:sz="4" w:space="0"/>
              <w:left w:val="single" w:color="000000" w:sz="4" w:space="0"/>
              <w:bottom w:val="single" w:color="000000" w:sz="4" w:space="0"/>
              <w:right w:val="single" w:color="000000" w:sz="4" w:space="0"/>
            </w:tcBorders>
            <w:noWrap/>
            <w:vAlign w:val="center"/>
          </w:tcPr>
          <w:p w14:paraId="607F2CBC">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1</w:t>
            </w: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09E41C84">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1.80</w:t>
            </w:r>
            <w:del w:id="987" w:author="cc" w:date="2026-05-23T12:56:49Z">
              <w:r>
                <w:rPr>
                  <w:rFonts w:hint="eastAsia" w:ascii="宋体" w:hAnsi="宋体" w:cs="宋体"/>
                  <w:color w:val="000000"/>
                  <w:kern w:val="0"/>
                  <w:sz w:val="22"/>
                  <w:szCs w:val="22"/>
                  <w:lang w:bidi="ar"/>
                </w:rPr>
                <w:delText xml:space="preserve"> </w:delText>
              </w:r>
            </w:del>
          </w:p>
        </w:tc>
        <w:tc>
          <w:tcPr>
            <w:tcW w:w="622" w:type="pct"/>
            <w:tcBorders>
              <w:top w:val="single" w:color="000000" w:sz="4" w:space="0"/>
              <w:left w:val="single" w:color="000000" w:sz="4" w:space="0"/>
              <w:bottom w:val="single" w:color="000000" w:sz="4" w:space="0"/>
              <w:right w:val="single" w:color="000000" w:sz="4" w:space="0"/>
            </w:tcBorders>
            <w:vAlign w:val="center"/>
          </w:tcPr>
          <w:p w14:paraId="0F269CDE">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1.80</w:t>
            </w:r>
            <w:del w:id="988" w:author="cc" w:date="2026-05-23T12:56:49Z">
              <w:r>
                <w:rPr>
                  <w:rFonts w:hint="eastAsia" w:ascii="宋体" w:hAnsi="宋体" w:cs="宋体"/>
                  <w:color w:val="000000"/>
                  <w:kern w:val="0"/>
                  <w:sz w:val="22"/>
                  <w:szCs w:val="22"/>
                  <w:lang w:bidi="ar"/>
                </w:rPr>
                <w:delText xml:space="preserve"> </w:delText>
              </w:r>
            </w:del>
          </w:p>
        </w:tc>
      </w:tr>
      <w:tr w14:paraId="38737217">
        <w:trPr>
          <w:trHeight w:val="400" w:hRule="atLeast"/>
        </w:trPr>
        <w:tc>
          <w:tcPr>
            <w:tcW w:w="233" w:type="pct"/>
            <w:tcBorders>
              <w:top w:val="single" w:color="000000" w:sz="4" w:space="0"/>
              <w:left w:val="single" w:color="000000" w:sz="4" w:space="0"/>
              <w:bottom w:val="single" w:color="000000" w:sz="4" w:space="0"/>
              <w:right w:val="single" w:color="000000" w:sz="4" w:space="0"/>
            </w:tcBorders>
            <w:noWrap/>
            <w:vAlign w:val="center"/>
          </w:tcPr>
          <w:p w14:paraId="1913E5A9">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9</w:t>
            </w:r>
          </w:p>
        </w:tc>
        <w:tc>
          <w:tcPr>
            <w:tcW w:w="725" w:type="pct"/>
            <w:vMerge w:val="continue"/>
            <w:tcBorders>
              <w:top w:val="single" w:color="000000" w:sz="4" w:space="0"/>
              <w:left w:val="single" w:color="000000" w:sz="4" w:space="0"/>
              <w:bottom w:val="single" w:color="000000" w:sz="4" w:space="0"/>
              <w:right w:val="single" w:color="000000" w:sz="4" w:space="0"/>
            </w:tcBorders>
            <w:vAlign w:val="center"/>
          </w:tcPr>
          <w:p w14:paraId="2B5E4429">
            <w:pPr>
              <w:jc w:val="left"/>
              <w:rPr>
                <w:rFonts w:hint="eastAsia" w:ascii="宋体" w:hAnsi="宋体" w:cs="宋体"/>
                <w:color w:val="1F2329"/>
                <w:sz w:val="22"/>
                <w:szCs w:val="22"/>
              </w:rPr>
            </w:pPr>
          </w:p>
        </w:tc>
        <w:tc>
          <w:tcPr>
            <w:tcW w:w="836" w:type="pct"/>
            <w:tcBorders>
              <w:top w:val="single" w:color="000000" w:sz="4" w:space="0"/>
              <w:left w:val="single" w:color="000000" w:sz="4" w:space="0"/>
              <w:bottom w:val="single" w:color="000000" w:sz="4" w:space="0"/>
              <w:right w:val="single" w:color="000000" w:sz="4" w:space="0"/>
            </w:tcBorders>
            <w:vAlign w:val="center"/>
          </w:tcPr>
          <w:p w14:paraId="5A69A279">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数据库服务器</w:t>
            </w:r>
          </w:p>
        </w:tc>
        <w:tc>
          <w:tcPr>
            <w:tcW w:w="1405" w:type="pct"/>
            <w:tcBorders>
              <w:top w:val="single" w:color="000000" w:sz="4" w:space="0"/>
              <w:left w:val="single" w:color="000000" w:sz="4" w:space="0"/>
              <w:bottom w:val="single" w:color="000000" w:sz="4" w:space="0"/>
              <w:right w:val="single" w:color="000000" w:sz="4" w:space="0"/>
            </w:tcBorders>
            <w:vAlign w:val="center"/>
          </w:tcPr>
          <w:p w14:paraId="218AE409">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国产云服务器服务（16核32G内存2.1T系统硬盘）</w:t>
            </w:r>
          </w:p>
        </w:tc>
        <w:tc>
          <w:tcPr>
            <w:tcW w:w="236" w:type="pct"/>
            <w:tcBorders>
              <w:top w:val="single" w:color="000000" w:sz="4" w:space="0"/>
              <w:left w:val="single" w:color="000000" w:sz="4" w:space="0"/>
              <w:bottom w:val="single" w:color="000000" w:sz="4" w:space="0"/>
              <w:right w:val="single" w:color="000000" w:sz="4" w:space="0"/>
            </w:tcBorders>
            <w:noWrap/>
            <w:vAlign w:val="center"/>
          </w:tcPr>
          <w:p w14:paraId="685AEC35">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台/年</w:t>
            </w:r>
          </w:p>
        </w:tc>
        <w:tc>
          <w:tcPr>
            <w:tcW w:w="402" w:type="pct"/>
            <w:tcBorders>
              <w:top w:val="single" w:color="000000" w:sz="4" w:space="0"/>
              <w:left w:val="single" w:color="000000" w:sz="4" w:space="0"/>
              <w:bottom w:val="single" w:color="000000" w:sz="4" w:space="0"/>
              <w:right w:val="single" w:color="000000" w:sz="4" w:space="0"/>
            </w:tcBorders>
            <w:noWrap/>
            <w:vAlign w:val="center"/>
          </w:tcPr>
          <w:p w14:paraId="03249D47">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1</w:t>
            </w: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2EB24F1D">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2.79</w:t>
            </w:r>
            <w:del w:id="989" w:author="cc" w:date="2026-05-23T12:56:49Z">
              <w:r>
                <w:rPr>
                  <w:rFonts w:hint="eastAsia" w:ascii="宋体" w:hAnsi="宋体" w:cs="宋体"/>
                  <w:color w:val="000000"/>
                  <w:kern w:val="0"/>
                  <w:sz w:val="22"/>
                  <w:szCs w:val="22"/>
                  <w:lang w:bidi="ar"/>
                </w:rPr>
                <w:delText xml:space="preserve"> </w:delText>
              </w:r>
            </w:del>
          </w:p>
        </w:tc>
        <w:tc>
          <w:tcPr>
            <w:tcW w:w="622" w:type="pct"/>
            <w:tcBorders>
              <w:top w:val="single" w:color="000000" w:sz="4" w:space="0"/>
              <w:left w:val="single" w:color="000000" w:sz="4" w:space="0"/>
              <w:bottom w:val="single" w:color="000000" w:sz="4" w:space="0"/>
              <w:right w:val="single" w:color="000000" w:sz="4" w:space="0"/>
            </w:tcBorders>
            <w:vAlign w:val="center"/>
          </w:tcPr>
          <w:p w14:paraId="0991C65C">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2.79</w:t>
            </w:r>
            <w:del w:id="990" w:author="cc" w:date="2026-05-23T12:56:49Z">
              <w:r>
                <w:rPr>
                  <w:rFonts w:hint="eastAsia" w:ascii="宋体" w:hAnsi="宋体" w:cs="宋体"/>
                  <w:color w:val="000000"/>
                  <w:kern w:val="0"/>
                  <w:sz w:val="22"/>
                  <w:szCs w:val="22"/>
                  <w:lang w:bidi="ar"/>
                </w:rPr>
                <w:delText xml:space="preserve"> </w:delText>
              </w:r>
            </w:del>
          </w:p>
        </w:tc>
      </w:tr>
      <w:tr w14:paraId="7134A0EC">
        <w:trPr>
          <w:trHeight w:val="400" w:hRule="atLeast"/>
        </w:trPr>
        <w:tc>
          <w:tcPr>
            <w:tcW w:w="233" w:type="pct"/>
            <w:tcBorders>
              <w:top w:val="single" w:color="000000" w:sz="4" w:space="0"/>
              <w:left w:val="single" w:color="000000" w:sz="4" w:space="0"/>
              <w:bottom w:val="single" w:color="000000" w:sz="4" w:space="0"/>
              <w:right w:val="single" w:color="000000" w:sz="4" w:space="0"/>
            </w:tcBorders>
            <w:noWrap/>
            <w:vAlign w:val="center"/>
          </w:tcPr>
          <w:p w14:paraId="3FECBED0">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10</w:t>
            </w:r>
          </w:p>
        </w:tc>
        <w:tc>
          <w:tcPr>
            <w:tcW w:w="725" w:type="pct"/>
            <w:vMerge w:val="continue"/>
            <w:tcBorders>
              <w:top w:val="single" w:color="000000" w:sz="4" w:space="0"/>
              <w:left w:val="single" w:color="000000" w:sz="4" w:space="0"/>
              <w:bottom w:val="single" w:color="000000" w:sz="4" w:space="0"/>
              <w:right w:val="single" w:color="000000" w:sz="4" w:space="0"/>
            </w:tcBorders>
            <w:vAlign w:val="center"/>
          </w:tcPr>
          <w:p w14:paraId="7860FEF6">
            <w:pPr>
              <w:jc w:val="left"/>
              <w:rPr>
                <w:rFonts w:hint="eastAsia" w:ascii="宋体" w:hAnsi="宋体" w:cs="宋体"/>
                <w:color w:val="1F2329"/>
                <w:sz w:val="22"/>
                <w:szCs w:val="22"/>
              </w:rPr>
            </w:pPr>
          </w:p>
        </w:tc>
        <w:tc>
          <w:tcPr>
            <w:tcW w:w="836" w:type="pct"/>
            <w:tcBorders>
              <w:top w:val="single" w:color="000000" w:sz="4" w:space="0"/>
              <w:left w:val="single" w:color="000000" w:sz="4" w:space="0"/>
              <w:bottom w:val="single" w:color="000000" w:sz="4" w:space="0"/>
              <w:right w:val="single" w:color="000000" w:sz="4" w:space="0"/>
            </w:tcBorders>
            <w:vAlign w:val="center"/>
          </w:tcPr>
          <w:p w14:paraId="3C22158F">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应用服务器</w:t>
            </w:r>
          </w:p>
        </w:tc>
        <w:tc>
          <w:tcPr>
            <w:tcW w:w="1405" w:type="pct"/>
            <w:tcBorders>
              <w:top w:val="single" w:color="000000" w:sz="4" w:space="0"/>
              <w:left w:val="single" w:color="000000" w:sz="4" w:space="0"/>
              <w:bottom w:val="single" w:color="000000" w:sz="4" w:space="0"/>
              <w:right w:val="single" w:color="000000" w:sz="4" w:space="0"/>
            </w:tcBorders>
            <w:vAlign w:val="center"/>
          </w:tcPr>
          <w:p w14:paraId="02A1E1E6">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国产云服务器服务（16核32G内存600G系统硬盘）</w:t>
            </w:r>
          </w:p>
        </w:tc>
        <w:tc>
          <w:tcPr>
            <w:tcW w:w="236" w:type="pct"/>
            <w:tcBorders>
              <w:top w:val="single" w:color="000000" w:sz="4" w:space="0"/>
              <w:left w:val="single" w:color="000000" w:sz="4" w:space="0"/>
              <w:bottom w:val="single" w:color="000000" w:sz="4" w:space="0"/>
              <w:right w:val="single" w:color="000000" w:sz="4" w:space="0"/>
            </w:tcBorders>
            <w:noWrap/>
            <w:vAlign w:val="center"/>
          </w:tcPr>
          <w:p w14:paraId="1763EAF5">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台/年</w:t>
            </w:r>
          </w:p>
        </w:tc>
        <w:tc>
          <w:tcPr>
            <w:tcW w:w="402" w:type="pct"/>
            <w:tcBorders>
              <w:top w:val="single" w:color="000000" w:sz="4" w:space="0"/>
              <w:left w:val="single" w:color="000000" w:sz="4" w:space="0"/>
              <w:bottom w:val="single" w:color="000000" w:sz="4" w:space="0"/>
              <w:right w:val="single" w:color="000000" w:sz="4" w:space="0"/>
            </w:tcBorders>
            <w:noWrap/>
            <w:vAlign w:val="center"/>
          </w:tcPr>
          <w:p w14:paraId="6F396789">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1</w:t>
            </w: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0845DBE6">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1.80</w:t>
            </w:r>
            <w:del w:id="991" w:author="cc" w:date="2026-05-23T12:56:49Z">
              <w:r>
                <w:rPr>
                  <w:rFonts w:hint="eastAsia" w:ascii="宋体" w:hAnsi="宋体" w:cs="宋体"/>
                  <w:color w:val="000000"/>
                  <w:kern w:val="0"/>
                  <w:sz w:val="22"/>
                  <w:szCs w:val="22"/>
                  <w:lang w:bidi="ar"/>
                </w:rPr>
                <w:delText xml:space="preserve"> </w:delText>
              </w:r>
            </w:del>
          </w:p>
        </w:tc>
        <w:tc>
          <w:tcPr>
            <w:tcW w:w="622" w:type="pct"/>
            <w:tcBorders>
              <w:top w:val="single" w:color="000000" w:sz="4" w:space="0"/>
              <w:left w:val="single" w:color="000000" w:sz="4" w:space="0"/>
              <w:bottom w:val="single" w:color="000000" w:sz="4" w:space="0"/>
              <w:right w:val="single" w:color="000000" w:sz="4" w:space="0"/>
            </w:tcBorders>
            <w:vAlign w:val="center"/>
          </w:tcPr>
          <w:p w14:paraId="7B11B408">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1.80</w:t>
            </w:r>
            <w:del w:id="992" w:author="cc" w:date="2026-05-23T12:56:49Z">
              <w:r>
                <w:rPr>
                  <w:rFonts w:hint="eastAsia" w:ascii="宋体" w:hAnsi="宋体" w:cs="宋体"/>
                  <w:color w:val="000000"/>
                  <w:kern w:val="0"/>
                  <w:sz w:val="22"/>
                  <w:szCs w:val="22"/>
                  <w:lang w:bidi="ar"/>
                </w:rPr>
                <w:delText xml:space="preserve"> </w:delText>
              </w:r>
            </w:del>
          </w:p>
        </w:tc>
      </w:tr>
      <w:tr w14:paraId="12FBD826">
        <w:trPr>
          <w:trHeight w:val="400" w:hRule="atLeast"/>
        </w:trPr>
        <w:tc>
          <w:tcPr>
            <w:tcW w:w="233" w:type="pct"/>
            <w:tcBorders>
              <w:top w:val="single" w:color="000000" w:sz="4" w:space="0"/>
              <w:left w:val="single" w:color="000000" w:sz="4" w:space="0"/>
              <w:bottom w:val="single" w:color="000000" w:sz="4" w:space="0"/>
              <w:right w:val="single" w:color="000000" w:sz="4" w:space="0"/>
            </w:tcBorders>
            <w:noWrap/>
            <w:vAlign w:val="center"/>
          </w:tcPr>
          <w:p w14:paraId="0B0E6E0E">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11</w:t>
            </w:r>
          </w:p>
        </w:tc>
        <w:tc>
          <w:tcPr>
            <w:tcW w:w="725" w:type="pct"/>
            <w:vMerge w:val="continue"/>
            <w:tcBorders>
              <w:top w:val="single" w:color="000000" w:sz="4" w:space="0"/>
              <w:left w:val="single" w:color="000000" w:sz="4" w:space="0"/>
              <w:bottom w:val="single" w:color="000000" w:sz="4" w:space="0"/>
              <w:right w:val="single" w:color="000000" w:sz="4" w:space="0"/>
            </w:tcBorders>
            <w:vAlign w:val="center"/>
          </w:tcPr>
          <w:p w14:paraId="43A0CD5A">
            <w:pPr>
              <w:jc w:val="left"/>
              <w:rPr>
                <w:rFonts w:hint="eastAsia" w:ascii="宋体" w:hAnsi="宋体" w:cs="宋体"/>
                <w:color w:val="1F2329"/>
                <w:sz w:val="22"/>
                <w:szCs w:val="22"/>
              </w:rPr>
            </w:pPr>
          </w:p>
        </w:tc>
        <w:tc>
          <w:tcPr>
            <w:tcW w:w="836" w:type="pct"/>
            <w:tcBorders>
              <w:top w:val="single" w:color="000000" w:sz="4" w:space="0"/>
              <w:left w:val="single" w:color="000000" w:sz="4" w:space="0"/>
              <w:bottom w:val="single" w:color="000000" w:sz="4" w:space="0"/>
              <w:right w:val="single" w:color="000000" w:sz="4" w:space="0"/>
            </w:tcBorders>
            <w:vAlign w:val="center"/>
          </w:tcPr>
          <w:p w14:paraId="0AF2CD5D">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应用服务器</w:t>
            </w:r>
            <w:del w:id="993" w:author="cc" w:date="2026-05-23T12:56:49Z">
              <w:r>
                <w:rPr>
                  <w:rFonts w:hint="eastAsia" w:ascii="宋体" w:hAnsi="宋体" w:cs="宋体"/>
                  <w:color w:val="000000"/>
                  <w:kern w:val="0"/>
                  <w:sz w:val="22"/>
                  <w:szCs w:val="22"/>
                  <w:lang w:bidi="ar"/>
                </w:rPr>
                <w:delText xml:space="preserve"> </w:delText>
              </w:r>
            </w:del>
            <w:r>
              <w:rPr>
                <w:rFonts w:hint="eastAsia" w:ascii="宋体" w:hAnsi="宋体" w:cs="宋体"/>
                <w:color w:val="000000"/>
                <w:kern w:val="0"/>
                <w:sz w:val="22"/>
                <w:szCs w:val="22"/>
                <w:lang w:bidi="ar"/>
              </w:rPr>
              <w:t>3</w:t>
            </w:r>
          </w:p>
        </w:tc>
        <w:tc>
          <w:tcPr>
            <w:tcW w:w="1405" w:type="pct"/>
            <w:tcBorders>
              <w:top w:val="single" w:color="000000" w:sz="4" w:space="0"/>
              <w:left w:val="single" w:color="000000" w:sz="4" w:space="0"/>
              <w:bottom w:val="single" w:color="000000" w:sz="4" w:space="0"/>
              <w:right w:val="single" w:color="000000" w:sz="4" w:space="0"/>
            </w:tcBorders>
            <w:vAlign w:val="center"/>
          </w:tcPr>
          <w:p w14:paraId="1FBD3032">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国产云服务器服务（16核32G内存600G系统硬盘）</w:t>
            </w:r>
          </w:p>
        </w:tc>
        <w:tc>
          <w:tcPr>
            <w:tcW w:w="236" w:type="pct"/>
            <w:tcBorders>
              <w:top w:val="single" w:color="000000" w:sz="4" w:space="0"/>
              <w:left w:val="single" w:color="000000" w:sz="4" w:space="0"/>
              <w:bottom w:val="single" w:color="000000" w:sz="4" w:space="0"/>
              <w:right w:val="single" w:color="000000" w:sz="4" w:space="0"/>
            </w:tcBorders>
            <w:noWrap/>
            <w:vAlign w:val="center"/>
          </w:tcPr>
          <w:p w14:paraId="37EEA59D">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台/年</w:t>
            </w:r>
          </w:p>
        </w:tc>
        <w:tc>
          <w:tcPr>
            <w:tcW w:w="402" w:type="pct"/>
            <w:tcBorders>
              <w:top w:val="single" w:color="000000" w:sz="4" w:space="0"/>
              <w:left w:val="single" w:color="000000" w:sz="4" w:space="0"/>
              <w:bottom w:val="single" w:color="000000" w:sz="4" w:space="0"/>
              <w:right w:val="single" w:color="000000" w:sz="4" w:space="0"/>
            </w:tcBorders>
            <w:noWrap/>
            <w:vAlign w:val="center"/>
          </w:tcPr>
          <w:p w14:paraId="59543B65">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1</w:t>
            </w: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0F7776D9">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1.80</w:t>
            </w:r>
            <w:del w:id="994" w:author="cc" w:date="2026-05-23T12:56:49Z">
              <w:r>
                <w:rPr>
                  <w:rFonts w:hint="eastAsia" w:ascii="宋体" w:hAnsi="宋体" w:cs="宋体"/>
                  <w:color w:val="000000"/>
                  <w:kern w:val="0"/>
                  <w:sz w:val="22"/>
                  <w:szCs w:val="22"/>
                  <w:lang w:bidi="ar"/>
                </w:rPr>
                <w:delText xml:space="preserve"> </w:delText>
              </w:r>
            </w:del>
          </w:p>
        </w:tc>
        <w:tc>
          <w:tcPr>
            <w:tcW w:w="622" w:type="pct"/>
            <w:tcBorders>
              <w:top w:val="single" w:color="000000" w:sz="4" w:space="0"/>
              <w:left w:val="single" w:color="000000" w:sz="4" w:space="0"/>
              <w:bottom w:val="single" w:color="000000" w:sz="4" w:space="0"/>
              <w:right w:val="single" w:color="000000" w:sz="4" w:space="0"/>
            </w:tcBorders>
            <w:vAlign w:val="center"/>
          </w:tcPr>
          <w:p w14:paraId="75171E8C">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1.80</w:t>
            </w:r>
            <w:del w:id="995" w:author="cc" w:date="2026-05-23T12:56:49Z">
              <w:r>
                <w:rPr>
                  <w:rFonts w:hint="eastAsia" w:ascii="宋体" w:hAnsi="宋体" w:cs="宋体"/>
                  <w:color w:val="000000"/>
                  <w:kern w:val="0"/>
                  <w:sz w:val="22"/>
                  <w:szCs w:val="22"/>
                  <w:lang w:bidi="ar"/>
                </w:rPr>
                <w:delText xml:space="preserve"> </w:delText>
              </w:r>
            </w:del>
          </w:p>
        </w:tc>
      </w:tr>
      <w:tr w14:paraId="5D40ACEA">
        <w:trPr>
          <w:trHeight w:val="400" w:hRule="atLeast"/>
        </w:trPr>
        <w:tc>
          <w:tcPr>
            <w:tcW w:w="233" w:type="pct"/>
            <w:tcBorders>
              <w:top w:val="single" w:color="000000" w:sz="4" w:space="0"/>
              <w:left w:val="single" w:color="000000" w:sz="4" w:space="0"/>
              <w:bottom w:val="single" w:color="000000" w:sz="4" w:space="0"/>
              <w:right w:val="single" w:color="000000" w:sz="4" w:space="0"/>
            </w:tcBorders>
            <w:noWrap/>
            <w:vAlign w:val="center"/>
          </w:tcPr>
          <w:p w14:paraId="629FE3DF">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12</w:t>
            </w:r>
          </w:p>
        </w:tc>
        <w:tc>
          <w:tcPr>
            <w:tcW w:w="725" w:type="pct"/>
            <w:vMerge w:val="continue"/>
            <w:tcBorders>
              <w:top w:val="single" w:color="000000" w:sz="4" w:space="0"/>
              <w:left w:val="single" w:color="000000" w:sz="4" w:space="0"/>
              <w:bottom w:val="single" w:color="000000" w:sz="4" w:space="0"/>
              <w:right w:val="single" w:color="000000" w:sz="4" w:space="0"/>
            </w:tcBorders>
            <w:vAlign w:val="center"/>
          </w:tcPr>
          <w:p w14:paraId="2AF5D973">
            <w:pPr>
              <w:jc w:val="left"/>
              <w:rPr>
                <w:rFonts w:hint="eastAsia" w:ascii="宋体" w:hAnsi="宋体" w:cs="宋体"/>
                <w:color w:val="1F2329"/>
                <w:sz w:val="22"/>
                <w:szCs w:val="22"/>
              </w:rPr>
            </w:pPr>
          </w:p>
        </w:tc>
        <w:tc>
          <w:tcPr>
            <w:tcW w:w="836" w:type="pct"/>
            <w:tcBorders>
              <w:top w:val="single" w:color="000000" w:sz="4" w:space="0"/>
              <w:left w:val="single" w:color="000000" w:sz="4" w:space="0"/>
              <w:bottom w:val="single" w:color="000000" w:sz="4" w:space="0"/>
              <w:right w:val="single" w:color="000000" w:sz="4" w:space="0"/>
            </w:tcBorders>
            <w:vAlign w:val="center"/>
          </w:tcPr>
          <w:p w14:paraId="34A3D8C9">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MinIO</w:t>
            </w:r>
            <w:del w:id="996" w:author="cc" w:date="2026-05-23T12:56:49Z">
              <w:r>
                <w:rPr>
                  <w:rFonts w:hint="eastAsia" w:ascii="宋体" w:hAnsi="宋体" w:cs="宋体"/>
                  <w:color w:val="000000"/>
                  <w:kern w:val="0"/>
                  <w:sz w:val="22"/>
                  <w:szCs w:val="22"/>
                  <w:lang w:bidi="ar"/>
                </w:rPr>
                <w:delText xml:space="preserve"> </w:delText>
              </w:r>
            </w:del>
            <w:r>
              <w:rPr>
                <w:rFonts w:hint="eastAsia" w:ascii="宋体" w:hAnsi="宋体" w:cs="宋体"/>
                <w:color w:val="000000"/>
                <w:kern w:val="0"/>
                <w:sz w:val="22"/>
                <w:szCs w:val="22"/>
                <w:lang w:bidi="ar"/>
              </w:rPr>
              <w:t>文件服务器（主）</w:t>
            </w:r>
          </w:p>
        </w:tc>
        <w:tc>
          <w:tcPr>
            <w:tcW w:w="1405" w:type="pct"/>
            <w:tcBorders>
              <w:top w:val="single" w:color="000000" w:sz="4" w:space="0"/>
              <w:left w:val="single" w:color="000000" w:sz="4" w:space="0"/>
              <w:bottom w:val="single" w:color="000000" w:sz="4" w:space="0"/>
              <w:right w:val="single" w:color="000000" w:sz="4" w:space="0"/>
            </w:tcBorders>
            <w:vAlign w:val="center"/>
          </w:tcPr>
          <w:p w14:paraId="0CC05FDA">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国产云服务器服务（8核16G内存2.1T系统硬盘）</w:t>
            </w:r>
          </w:p>
        </w:tc>
        <w:tc>
          <w:tcPr>
            <w:tcW w:w="236" w:type="pct"/>
            <w:tcBorders>
              <w:top w:val="single" w:color="000000" w:sz="4" w:space="0"/>
              <w:left w:val="single" w:color="000000" w:sz="4" w:space="0"/>
              <w:bottom w:val="single" w:color="000000" w:sz="4" w:space="0"/>
              <w:right w:val="single" w:color="000000" w:sz="4" w:space="0"/>
            </w:tcBorders>
            <w:noWrap/>
            <w:vAlign w:val="center"/>
          </w:tcPr>
          <w:p w14:paraId="4B29F6F3">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台/年</w:t>
            </w:r>
          </w:p>
        </w:tc>
        <w:tc>
          <w:tcPr>
            <w:tcW w:w="402" w:type="pct"/>
            <w:tcBorders>
              <w:top w:val="single" w:color="000000" w:sz="4" w:space="0"/>
              <w:left w:val="single" w:color="000000" w:sz="4" w:space="0"/>
              <w:bottom w:val="single" w:color="000000" w:sz="4" w:space="0"/>
              <w:right w:val="single" w:color="000000" w:sz="4" w:space="0"/>
            </w:tcBorders>
            <w:noWrap/>
            <w:vAlign w:val="center"/>
          </w:tcPr>
          <w:p w14:paraId="23F3B06E">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1</w:t>
            </w: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56C431DE">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2.00</w:t>
            </w:r>
            <w:del w:id="997" w:author="cc" w:date="2026-05-23T12:56:49Z">
              <w:r>
                <w:rPr>
                  <w:rFonts w:hint="eastAsia" w:ascii="宋体" w:hAnsi="宋体" w:cs="宋体"/>
                  <w:color w:val="000000"/>
                  <w:kern w:val="0"/>
                  <w:sz w:val="22"/>
                  <w:szCs w:val="22"/>
                  <w:lang w:bidi="ar"/>
                </w:rPr>
                <w:delText xml:space="preserve"> </w:delText>
              </w:r>
            </w:del>
          </w:p>
        </w:tc>
        <w:tc>
          <w:tcPr>
            <w:tcW w:w="622" w:type="pct"/>
            <w:tcBorders>
              <w:top w:val="single" w:color="000000" w:sz="4" w:space="0"/>
              <w:left w:val="single" w:color="000000" w:sz="4" w:space="0"/>
              <w:bottom w:val="single" w:color="000000" w:sz="4" w:space="0"/>
              <w:right w:val="single" w:color="000000" w:sz="4" w:space="0"/>
            </w:tcBorders>
            <w:vAlign w:val="center"/>
          </w:tcPr>
          <w:p w14:paraId="3FB9FD8C">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2.00</w:t>
            </w:r>
            <w:del w:id="998" w:author="cc" w:date="2026-05-23T12:56:49Z">
              <w:r>
                <w:rPr>
                  <w:rFonts w:hint="eastAsia" w:ascii="宋体" w:hAnsi="宋体" w:cs="宋体"/>
                  <w:color w:val="000000"/>
                  <w:kern w:val="0"/>
                  <w:sz w:val="22"/>
                  <w:szCs w:val="22"/>
                  <w:lang w:bidi="ar"/>
                </w:rPr>
                <w:delText xml:space="preserve"> </w:delText>
              </w:r>
            </w:del>
          </w:p>
        </w:tc>
      </w:tr>
      <w:tr w14:paraId="0EFB5297">
        <w:trPr>
          <w:trHeight w:val="400" w:hRule="atLeast"/>
        </w:trPr>
        <w:tc>
          <w:tcPr>
            <w:tcW w:w="233" w:type="pct"/>
            <w:tcBorders>
              <w:top w:val="single" w:color="000000" w:sz="4" w:space="0"/>
              <w:left w:val="single" w:color="000000" w:sz="4" w:space="0"/>
              <w:bottom w:val="single" w:color="000000" w:sz="4" w:space="0"/>
              <w:right w:val="single" w:color="000000" w:sz="4" w:space="0"/>
            </w:tcBorders>
            <w:noWrap/>
            <w:vAlign w:val="center"/>
          </w:tcPr>
          <w:p w14:paraId="15366AAC">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13</w:t>
            </w:r>
          </w:p>
        </w:tc>
        <w:tc>
          <w:tcPr>
            <w:tcW w:w="725" w:type="pct"/>
            <w:tcBorders>
              <w:top w:val="single" w:color="000000" w:sz="4" w:space="0"/>
              <w:left w:val="single" w:color="000000" w:sz="4" w:space="0"/>
              <w:bottom w:val="single" w:color="000000" w:sz="4" w:space="0"/>
              <w:right w:val="single" w:color="000000" w:sz="4" w:space="0"/>
            </w:tcBorders>
            <w:noWrap/>
            <w:vAlign w:val="center"/>
          </w:tcPr>
          <w:p w14:paraId="63A6FDE8">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云存储</w:t>
            </w:r>
          </w:p>
        </w:tc>
        <w:tc>
          <w:tcPr>
            <w:tcW w:w="836" w:type="pct"/>
            <w:tcBorders>
              <w:top w:val="single" w:color="000000" w:sz="4" w:space="0"/>
              <w:left w:val="single" w:color="000000" w:sz="4" w:space="0"/>
              <w:bottom w:val="single" w:color="000000" w:sz="4" w:space="0"/>
              <w:right w:val="single" w:color="000000" w:sz="4" w:space="0"/>
            </w:tcBorders>
            <w:vAlign w:val="center"/>
          </w:tcPr>
          <w:p w14:paraId="18679AAE">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云存储</w:t>
            </w:r>
          </w:p>
        </w:tc>
        <w:tc>
          <w:tcPr>
            <w:tcW w:w="1405" w:type="pct"/>
            <w:tcBorders>
              <w:top w:val="single" w:color="000000" w:sz="4" w:space="0"/>
              <w:left w:val="single" w:color="000000" w:sz="4" w:space="0"/>
              <w:bottom w:val="single" w:color="000000" w:sz="4" w:space="0"/>
              <w:right w:val="single" w:color="000000" w:sz="4" w:space="0"/>
            </w:tcBorders>
            <w:vAlign w:val="center"/>
          </w:tcPr>
          <w:p w14:paraId="59A5C02E">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对象存储</w:t>
            </w:r>
          </w:p>
        </w:tc>
        <w:tc>
          <w:tcPr>
            <w:tcW w:w="236" w:type="pct"/>
            <w:tcBorders>
              <w:top w:val="single" w:color="000000" w:sz="4" w:space="0"/>
              <w:left w:val="single" w:color="000000" w:sz="4" w:space="0"/>
              <w:bottom w:val="single" w:color="000000" w:sz="4" w:space="0"/>
              <w:right w:val="single" w:color="000000" w:sz="4" w:space="0"/>
            </w:tcBorders>
            <w:noWrap/>
            <w:vAlign w:val="center"/>
          </w:tcPr>
          <w:p w14:paraId="46CA7CAD">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TB/年</w:t>
            </w:r>
          </w:p>
        </w:tc>
        <w:tc>
          <w:tcPr>
            <w:tcW w:w="402" w:type="pct"/>
            <w:tcBorders>
              <w:top w:val="single" w:color="000000" w:sz="4" w:space="0"/>
              <w:left w:val="single" w:color="000000" w:sz="4" w:space="0"/>
              <w:bottom w:val="single" w:color="000000" w:sz="4" w:space="0"/>
              <w:right w:val="single" w:color="000000" w:sz="4" w:space="0"/>
            </w:tcBorders>
            <w:noWrap/>
            <w:vAlign w:val="center"/>
          </w:tcPr>
          <w:p w14:paraId="611DDC20">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15</w:t>
            </w: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5192AB50">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0.12</w:t>
            </w:r>
            <w:del w:id="999" w:author="cc" w:date="2026-05-23T12:56:49Z">
              <w:r>
                <w:rPr>
                  <w:rFonts w:hint="eastAsia" w:ascii="宋体" w:hAnsi="宋体" w:cs="宋体"/>
                  <w:color w:val="000000"/>
                  <w:kern w:val="0"/>
                  <w:sz w:val="22"/>
                  <w:szCs w:val="22"/>
                  <w:lang w:bidi="ar"/>
                </w:rPr>
                <w:delText xml:space="preserve"> </w:delText>
              </w:r>
            </w:del>
          </w:p>
        </w:tc>
        <w:tc>
          <w:tcPr>
            <w:tcW w:w="622" w:type="pct"/>
            <w:tcBorders>
              <w:top w:val="single" w:color="000000" w:sz="4" w:space="0"/>
              <w:left w:val="single" w:color="000000" w:sz="4" w:space="0"/>
              <w:bottom w:val="single" w:color="000000" w:sz="4" w:space="0"/>
              <w:right w:val="single" w:color="000000" w:sz="4" w:space="0"/>
            </w:tcBorders>
            <w:vAlign w:val="center"/>
          </w:tcPr>
          <w:p w14:paraId="02C3074A">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1.80</w:t>
            </w:r>
            <w:del w:id="1000" w:author="cc" w:date="2026-05-23T12:56:49Z">
              <w:r>
                <w:rPr>
                  <w:rFonts w:hint="eastAsia" w:ascii="宋体" w:hAnsi="宋体" w:cs="宋体"/>
                  <w:color w:val="000000"/>
                  <w:kern w:val="0"/>
                  <w:sz w:val="22"/>
                  <w:szCs w:val="22"/>
                  <w:lang w:bidi="ar"/>
                </w:rPr>
                <w:delText xml:space="preserve"> </w:delText>
              </w:r>
            </w:del>
          </w:p>
        </w:tc>
      </w:tr>
      <w:tr w14:paraId="3A817467">
        <w:trPr>
          <w:trHeight w:val="400" w:hRule="atLeast"/>
        </w:trPr>
        <w:tc>
          <w:tcPr>
            <w:tcW w:w="233" w:type="pct"/>
            <w:tcBorders>
              <w:top w:val="single" w:color="000000" w:sz="4" w:space="0"/>
              <w:left w:val="single" w:color="000000" w:sz="4" w:space="0"/>
              <w:bottom w:val="single" w:color="000000" w:sz="4" w:space="0"/>
              <w:right w:val="single" w:color="000000" w:sz="4" w:space="0"/>
            </w:tcBorders>
            <w:noWrap/>
            <w:vAlign w:val="center"/>
          </w:tcPr>
          <w:p w14:paraId="5A9C20E1">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14</w:t>
            </w:r>
          </w:p>
        </w:tc>
        <w:tc>
          <w:tcPr>
            <w:tcW w:w="725" w:type="pct"/>
            <w:vMerge w:val="restart"/>
            <w:tcBorders>
              <w:top w:val="single" w:color="000000" w:sz="4" w:space="0"/>
              <w:left w:val="single" w:color="000000" w:sz="4" w:space="0"/>
              <w:bottom w:val="single" w:color="000000" w:sz="4" w:space="0"/>
              <w:right w:val="single" w:color="000000" w:sz="4" w:space="0"/>
            </w:tcBorders>
            <w:noWrap/>
            <w:vAlign w:val="center"/>
          </w:tcPr>
          <w:p w14:paraId="32A64728">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软件支撑服务</w:t>
            </w:r>
          </w:p>
        </w:tc>
        <w:tc>
          <w:tcPr>
            <w:tcW w:w="836" w:type="pct"/>
            <w:tcBorders>
              <w:top w:val="single" w:color="000000" w:sz="4" w:space="0"/>
              <w:left w:val="single" w:color="000000" w:sz="4" w:space="0"/>
              <w:bottom w:val="single" w:color="000000" w:sz="4" w:space="0"/>
              <w:right w:val="single" w:color="000000" w:sz="4" w:space="0"/>
            </w:tcBorders>
            <w:vAlign w:val="center"/>
          </w:tcPr>
          <w:p w14:paraId="3004A731">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数据库</w:t>
            </w:r>
          </w:p>
        </w:tc>
        <w:tc>
          <w:tcPr>
            <w:tcW w:w="1405" w:type="pct"/>
            <w:tcBorders>
              <w:top w:val="single" w:color="000000" w:sz="4" w:space="0"/>
              <w:left w:val="single" w:color="000000" w:sz="4" w:space="0"/>
              <w:bottom w:val="single" w:color="000000" w:sz="4" w:space="0"/>
              <w:right w:val="single" w:color="000000" w:sz="4" w:space="0"/>
            </w:tcBorders>
            <w:vAlign w:val="center"/>
          </w:tcPr>
          <w:p w14:paraId="3D8EDE97">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数据库（16核32GB）</w:t>
            </w:r>
          </w:p>
        </w:tc>
        <w:tc>
          <w:tcPr>
            <w:tcW w:w="236" w:type="pct"/>
            <w:tcBorders>
              <w:top w:val="single" w:color="000000" w:sz="4" w:space="0"/>
              <w:left w:val="single" w:color="000000" w:sz="4" w:space="0"/>
              <w:bottom w:val="single" w:color="000000" w:sz="4" w:space="0"/>
              <w:right w:val="single" w:color="000000" w:sz="4" w:space="0"/>
            </w:tcBorders>
            <w:noWrap/>
            <w:vAlign w:val="center"/>
          </w:tcPr>
          <w:p w14:paraId="2CFE0DE4">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套/年</w:t>
            </w:r>
          </w:p>
        </w:tc>
        <w:tc>
          <w:tcPr>
            <w:tcW w:w="402" w:type="pct"/>
            <w:tcBorders>
              <w:top w:val="single" w:color="000000" w:sz="4" w:space="0"/>
              <w:left w:val="single" w:color="000000" w:sz="4" w:space="0"/>
              <w:bottom w:val="single" w:color="000000" w:sz="4" w:space="0"/>
              <w:right w:val="single" w:color="000000" w:sz="4" w:space="0"/>
            </w:tcBorders>
            <w:noWrap/>
            <w:vAlign w:val="center"/>
          </w:tcPr>
          <w:p w14:paraId="29679ECC">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6</w:t>
            </w: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0743D014">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3.40</w:t>
            </w:r>
            <w:del w:id="1001" w:author="cc" w:date="2026-05-23T12:56:49Z">
              <w:r>
                <w:rPr>
                  <w:rFonts w:hint="eastAsia" w:ascii="宋体" w:hAnsi="宋体" w:cs="宋体"/>
                  <w:color w:val="000000"/>
                  <w:kern w:val="0"/>
                  <w:sz w:val="22"/>
                  <w:szCs w:val="22"/>
                  <w:lang w:bidi="ar"/>
                </w:rPr>
                <w:delText xml:space="preserve"> </w:delText>
              </w:r>
            </w:del>
          </w:p>
        </w:tc>
        <w:tc>
          <w:tcPr>
            <w:tcW w:w="622" w:type="pct"/>
            <w:tcBorders>
              <w:top w:val="single" w:color="000000" w:sz="4" w:space="0"/>
              <w:left w:val="single" w:color="000000" w:sz="4" w:space="0"/>
              <w:bottom w:val="single" w:color="000000" w:sz="4" w:space="0"/>
              <w:right w:val="single" w:color="000000" w:sz="4" w:space="0"/>
            </w:tcBorders>
            <w:vAlign w:val="center"/>
          </w:tcPr>
          <w:p w14:paraId="4F924C2F">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20.40</w:t>
            </w:r>
            <w:del w:id="1002" w:author="cc" w:date="2026-05-23T12:56:49Z">
              <w:r>
                <w:rPr>
                  <w:rFonts w:hint="eastAsia" w:ascii="宋体" w:hAnsi="宋体" w:cs="宋体"/>
                  <w:color w:val="000000"/>
                  <w:kern w:val="0"/>
                  <w:sz w:val="22"/>
                  <w:szCs w:val="22"/>
                  <w:lang w:bidi="ar"/>
                </w:rPr>
                <w:delText xml:space="preserve"> </w:delText>
              </w:r>
            </w:del>
          </w:p>
        </w:tc>
      </w:tr>
      <w:tr w14:paraId="6F9DA752">
        <w:trPr>
          <w:trHeight w:val="400" w:hRule="atLeast"/>
        </w:trPr>
        <w:tc>
          <w:tcPr>
            <w:tcW w:w="233" w:type="pct"/>
            <w:tcBorders>
              <w:top w:val="single" w:color="000000" w:sz="4" w:space="0"/>
              <w:left w:val="single" w:color="000000" w:sz="4" w:space="0"/>
              <w:bottom w:val="single" w:color="000000" w:sz="4" w:space="0"/>
              <w:right w:val="single" w:color="000000" w:sz="4" w:space="0"/>
            </w:tcBorders>
            <w:noWrap/>
            <w:vAlign w:val="center"/>
          </w:tcPr>
          <w:p w14:paraId="135B5848">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15</w:t>
            </w:r>
          </w:p>
        </w:tc>
        <w:tc>
          <w:tcPr>
            <w:tcW w:w="725" w:type="pct"/>
            <w:vMerge w:val="continue"/>
            <w:tcBorders>
              <w:top w:val="single" w:color="000000" w:sz="4" w:space="0"/>
              <w:left w:val="single" w:color="000000" w:sz="4" w:space="0"/>
              <w:bottom w:val="single" w:color="000000" w:sz="4" w:space="0"/>
              <w:right w:val="single" w:color="000000" w:sz="4" w:space="0"/>
            </w:tcBorders>
            <w:noWrap/>
            <w:vAlign w:val="center"/>
          </w:tcPr>
          <w:p w14:paraId="325672DC">
            <w:pPr>
              <w:jc w:val="left"/>
              <w:rPr>
                <w:rFonts w:hint="eastAsia" w:ascii="宋体" w:hAnsi="宋体" w:cs="宋体"/>
                <w:color w:val="000000"/>
                <w:sz w:val="22"/>
                <w:szCs w:val="22"/>
              </w:rPr>
            </w:pPr>
          </w:p>
        </w:tc>
        <w:tc>
          <w:tcPr>
            <w:tcW w:w="836" w:type="pct"/>
            <w:tcBorders>
              <w:top w:val="single" w:color="000000" w:sz="4" w:space="0"/>
              <w:left w:val="single" w:color="000000" w:sz="4" w:space="0"/>
              <w:bottom w:val="single" w:color="000000" w:sz="4" w:space="0"/>
              <w:right w:val="single" w:color="000000" w:sz="4" w:space="0"/>
            </w:tcBorders>
            <w:vAlign w:val="center"/>
          </w:tcPr>
          <w:p w14:paraId="39813E4F">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数据库</w:t>
            </w:r>
          </w:p>
        </w:tc>
        <w:tc>
          <w:tcPr>
            <w:tcW w:w="1405" w:type="pct"/>
            <w:tcBorders>
              <w:top w:val="single" w:color="000000" w:sz="4" w:space="0"/>
              <w:left w:val="single" w:color="000000" w:sz="4" w:space="0"/>
              <w:bottom w:val="single" w:color="000000" w:sz="4" w:space="0"/>
              <w:right w:val="single" w:color="000000" w:sz="4" w:space="0"/>
            </w:tcBorders>
            <w:vAlign w:val="center"/>
          </w:tcPr>
          <w:p w14:paraId="2E40351E">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数据库（8核16GB）</w:t>
            </w:r>
          </w:p>
        </w:tc>
        <w:tc>
          <w:tcPr>
            <w:tcW w:w="236" w:type="pct"/>
            <w:tcBorders>
              <w:top w:val="single" w:color="000000" w:sz="4" w:space="0"/>
              <w:left w:val="single" w:color="000000" w:sz="4" w:space="0"/>
              <w:bottom w:val="single" w:color="000000" w:sz="4" w:space="0"/>
              <w:right w:val="single" w:color="000000" w:sz="4" w:space="0"/>
            </w:tcBorders>
            <w:noWrap/>
            <w:vAlign w:val="center"/>
          </w:tcPr>
          <w:p w14:paraId="70428042">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套/年</w:t>
            </w:r>
          </w:p>
        </w:tc>
        <w:tc>
          <w:tcPr>
            <w:tcW w:w="402" w:type="pct"/>
            <w:tcBorders>
              <w:top w:val="single" w:color="000000" w:sz="4" w:space="0"/>
              <w:left w:val="single" w:color="000000" w:sz="4" w:space="0"/>
              <w:bottom w:val="single" w:color="000000" w:sz="4" w:space="0"/>
              <w:right w:val="single" w:color="000000" w:sz="4" w:space="0"/>
            </w:tcBorders>
            <w:noWrap/>
            <w:vAlign w:val="center"/>
          </w:tcPr>
          <w:p w14:paraId="423F654E">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2</w:t>
            </w: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151E2898">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3.40</w:t>
            </w:r>
            <w:del w:id="1003" w:author="cc" w:date="2026-05-23T12:56:49Z">
              <w:r>
                <w:rPr>
                  <w:rFonts w:hint="eastAsia" w:ascii="宋体" w:hAnsi="宋体" w:cs="宋体"/>
                  <w:color w:val="000000"/>
                  <w:kern w:val="0"/>
                  <w:sz w:val="22"/>
                  <w:szCs w:val="22"/>
                  <w:lang w:bidi="ar"/>
                </w:rPr>
                <w:delText xml:space="preserve"> </w:delText>
              </w:r>
            </w:del>
          </w:p>
        </w:tc>
        <w:tc>
          <w:tcPr>
            <w:tcW w:w="622" w:type="pct"/>
            <w:tcBorders>
              <w:top w:val="single" w:color="000000" w:sz="4" w:space="0"/>
              <w:left w:val="single" w:color="000000" w:sz="4" w:space="0"/>
              <w:bottom w:val="single" w:color="000000" w:sz="4" w:space="0"/>
              <w:right w:val="single" w:color="000000" w:sz="4" w:space="0"/>
            </w:tcBorders>
            <w:vAlign w:val="center"/>
          </w:tcPr>
          <w:p w14:paraId="41081F18">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6.80</w:t>
            </w:r>
            <w:del w:id="1004" w:author="cc" w:date="2026-05-23T12:56:49Z">
              <w:r>
                <w:rPr>
                  <w:rFonts w:hint="eastAsia" w:ascii="宋体" w:hAnsi="宋体" w:cs="宋体"/>
                  <w:color w:val="000000"/>
                  <w:kern w:val="0"/>
                  <w:sz w:val="22"/>
                  <w:szCs w:val="22"/>
                  <w:lang w:bidi="ar"/>
                </w:rPr>
                <w:delText xml:space="preserve"> </w:delText>
              </w:r>
            </w:del>
          </w:p>
        </w:tc>
      </w:tr>
      <w:tr w14:paraId="72768B0F">
        <w:trPr>
          <w:trHeight w:val="400" w:hRule="atLeast"/>
        </w:trPr>
        <w:tc>
          <w:tcPr>
            <w:tcW w:w="233" w:type="pct"/>
            <w:tcBorders>
              <w:top w:val="single" w:color="000000" w:sz="4" w:space="0"/>
              <w:left w:val="single" w:color="000000" w:sz="4" w:space="0"/>
              <w:bottom w:val="single" w:color="000000" w:sz="4" w:space="0"/>
              <w:right w:val="single" w:color="000000" w:sz="4" w:space="0"/>
            </w:tcBorders>
            <w:noWrap/>
            <w:vAlign w:val="center"/>
          </w:tcPr>
          <w:p w14:paraId="0E28D932">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16</w:t>
            </w:r>
          </w:p>
        </w:tc>
        <w:tc>
          <w:tcPr>
            <w:tcW w:w="725" w:type="pct"/>
            <w:vMerge w:val="continue"/>
            <w:tcBorders>
              <w:top w:val="single" w:color="000000" w:sz="4" w:space="0"/>
              <w:left w:val="single" w:color="000000" w:sz="4" w:space="0"/>
              <w:bottom w:val="single" w:color="000000" w:sz="4" w:space="0"/>
              <w:right w:val="single" w:color="000000" w:sz="4" w:space="0"/>
            </w:tcBorders>
            <w:noWrap/>
            <w:vAlign w:val="center"/>
          </w:tcPr>
          <w:p w14:paraId="502115ED">
            <w:pPr>
              <w:jc w:val="left"/>
              <w:rPr>
                <w:rFonts w:hint="eastAsia" w:ascii="宋体" w:hAnsi="宋体" w:cs="宋体"/>
                <w:color w:val="000000"/>
                <w:sz w:val="22"/>
                <w:szCs w:val="22"/>
              </w:rPr>
            </w:pPr>
          </w:p>
        </w:tc>
        <w:tc>
          <w:tcPr>
            <w:tcW w:w="836" w:type="pct"/>
            <w:tcBorders>
              <w:top w:val="single" w:color="000000" w:sz="4" w:space="0"/>
              <w:left w:val="single" w:color="000000" w:sz="4" w:space="0"/>
              <w:bottom w:val="single" w:color="000000" w:sz="4" w:space="0"/>
              <w:right w:val="single" w:color="000000" w:sz="4" w:space="0"/>
            </w:tcBorders>
            <w:vAlign w:val="center"/>
          </w:tcPr>
          <w:p w14:paraId="2052F8DF">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中间件</w:t>
            </w:r>
          </w:p>
        </w:tc>
        <w:tc>
          <w:tcPr>
            <w:tcW w:w="1405" w:type="pct"/>
            <w:tcBorders>
              <w:top w:val="single" w:color="000000" w:sz="4" w:space="0"/>
              <w:left w:val="single" w:color="000000" w:sz="4" w:space="0"/>
              <w:bottom w:val="single" w:color="000000" w:sz="4" w:space="0"/>
              <w:right w:val="single" w:color="000000" w:sz="4" w:space="0"/>
            </w:tcBorders>
            <w:vAlign w:val="center"/>
          </w:tcPr>
          <w:p w14:paraId="2A223956">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中间件（16核32GB）</w:t>
            </w:r>
          </w:p>
        </w:tc>
        <w:tc>
          <w:tcPr>
            <w:tcW w:w="236" w:type="pct"/>
            <w:tcBorders>
              <w:top w:val="single" w:color="000000" w:sz="4" w:space="0"/>
              <w:left w:val="single" w:color="000000" w:sz="4" w:space="0"/>
              <w:bottom w:val="single" w:color="000000" w:sz="4" w:space="0"/>
              <w:right w:val="single" w:color="000000" w:sz="4" w:space="0"/>
            </w:tcBorders>
            <w:noWrap/>
            <w:vAlign w:val="center"/>
          </w:tcPr>
          <w:p w14:paraId="7DFE662A">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套/年</w:t>
            </w:r>
          </w:p>
        </w:tc>
        <w:tc>
          <w:tcPr>
            <w:tcW w:w="402" w:type="pct"/>
            <w:tcBorders>
              <w:top w:val="single" w:color="000000" w:sz="4" w:space="0"/>
              <w:left w:val="single" w:color="000000" w:sz="4" w:space="0"/>
              <w:bottom w:val="single" w:color="000000" w:sz="4" w:space="0"/>
              <w:right w:val="single" w:color="000000" w:sz="4" w:space="0"/>
            </w:tcBorders>
            <w:noWrap/>
            <w:vAlign w:val="center"/>
          </w:tcPr>
          <w:p w14:paraId="23A255DE">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6</w:t>
            </w: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25C4DBD3">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1.50</w:t>
            </w:r>
            <w:del w:id="1005" w:author="cc" w:date="2026-05-23T12:56:49Z">
              <w:r>
                <w:rPr>
                  <w:rFonts w:hint="eastAsia" w:ascii="宋体" w:hAnsi="宋体" w:cs="宋体"/>
                  <w:color w:val="000000"/>
                  <w:kern w:val="0"/>
                  <w:sz w:val="22"/>
                  <w:szCs w:val="22"/>
                  <w:lang w:bidi="ar"/>
                </w:rPr>
                <w:delText xml:space="preserve"> </w:delText>
              </w:r>
            </w:del>
          </w:p>
        </w:tc>
        <w:tc>
          <w:tcPr>
            <w:tcW w:w="622" w:type="pct"/>
            <w:tcBorders>
              <w:top w:val="single" w:color="000000" w:sz="4" w:space="0"/>
              <w:left w:val="single" w:color="000000" w:sz="4" w:space="0"/>
              <w:bottom w:val="single" w:color="000000" w:sz="4" w:space="0"/>
              <w:right w:val="single" w:color="000000" w:sz="4" w:space="0"/>
            </w:tcBorders>
            <w:vAlign w:val="center"/>
          </w:tcPr>
          <w:p w14:paraId="0C31EDA5">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9.00</w:t>
            </w:r>
            <w:del w:id="1006" w:author="cc" w:date="2026-05-23T12:56:49Z">
              <w:r>
                <w:rPr>
                  <w:rFonts w:hint="eastAsia" w:ascii="宋体" w:hAnsi="宋体" w:cs="宋体"/>
                  <w:color w:val="000000"/>
                  <w:kern w:val="0"/>
                  <w:sz w:val="22"/>
                  <w:szCs w:val="22"/>
                  <w:lang w:bidi="ar"/>
                </w:rPr>
                <w:delText xml:space="preserve"> </w:delText>
              </w:r>
            </w:del>
          </w:p>
        </w:tc>
      </w:tr>
      <w:tr w14:paraId="79286E49">
        <w:trPr>
          <w:trHeight w:val="400" w:hRule="atLeast"/>
        </w:trPr>
        <w:tc>
          <w:tcPr>
            <w:tcW w:w="233" w:type="pct"/>
            <w:tcBorders>
              <w:top w:val="single" w:color="000000" w:sz="4" w:space="0"/>
              <w:left w:val="single" w:color="000000" w:sz="4" w:space="0"/>
              <w:bottom w:val="single" w:color="000000" w:sz="4" w:space="0"/>
              <w:right w:val="single" w:color="000000" w:sz="4" w:space="0"/>
            </w:tcBorders>
            <w:noWrap/>
            <w:vAlign w:val="center"/>
          </w:tcPr>
          <w:p w14:paraId="48C1C086">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17</w:t>
            </w:r>
          </w:p>
        </w:tc>
        <w:tc>
          <w:tcPr>
            <w:tcW w:w="725" w:type="pct"/>
            <w:vMerge w:val="continue"/>
            <w:tcBorders>
              <w:top w:val="single" w:color="000000" w:sz="4" w:space="0"/>
              <w:left w:val="single" w:color="000000" w:sz="4" w:space="0"/>
              <w:bottom w:val="single" w:color="000000" w:sz="4" w:space="0"/>
              <w:right w:val="single" w:color="000000" w:sz="4" w:space="0"/>
            </w:tcBorders>
            <w:noWrap/>
            <w:vAlign w:val="center"/>
          </w:tcPr>
          <w:p w14:paraId="4C03BB1B">
            <w:pPr>
              <w:jc w:val="left"/>
              <w:rPr>
                <w:rFonts w:hint="eastAsia" w:ascii="宋体" w:hAnsi="宋体" w:cs="宋体"/>
                <w:color w:val="000000"/>
                <w:sz w:val="22"/>
                <w:szCs w:val="22"/>
              </w:rPr>
            </w:pPr>
          </w:p>
        </w:tc>
        <w:tc>
          <w:tcPr>
            <w:tcW w:w="836" w:type="pct"/>
            <w:tcBorders>
              <w:top w:val="single" w:color="000000" w:sz="4" w:space="0"/>
              <w:left w:val="single" w:color="000000" w:sz="4" w:space="0"/>
              <w:bottom w:val="single" w:color="000000" w:sz="4" w:space="0"/>
              <w:right w:val="single" w:color="000000" w:sz="4" w:space="0"/>
            </w:tcBorders>
            <w:vAlign w:val="center"/>
          </w:tcPr>
          <w:p w14:paraId="462DE043">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中间件</w:t>
            </w:r>
          </w:p>
        </w:tc>
        <w:tc>
          <w:tcPr>
            <w:tcW w:w="1405" w:type="pct"/>
            <w:tcBorders>
              <w:top w:val="single" w:color="000000" w:sz="4" w:space="0"/>
              <w:left w:val="single" w:color="000000" w:sz="4" w:space="0"/>
              <w:bottom w:val="single" w:color="000000" w:sz="4" w:space="0"/>
              <w:right w:val="single" w:color="000000" w:sz="4" w:space="0"/>
            </w:tcBorders>
            <w:vAlign w:val="center"/>
          </w:tcPr>
          <w:p w14:paraId="690141EE">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中间件（8核32GB）</w:t>
            </w:r>
          </w:p>
        </w:tc>
        <w:tc>
          <w:tcPr>
            <w:tcW w:w="236" w:type="pct"/>
            <w:tcBorders>
              <w:top w:val="single" w:color="000000" w:sz="4" w:space="0"/>
              <w:left w:val="single" w:color="000000" w:sz="4" w:space="0"/>
              <w:bottom w:val="single" w:color="000000" w:sz="4" w:space="0"/>
              <w:right w:val="single" w:color="000000" w:sz="4" w:space="0"/>
            </w:tcBorders>
            <w:noWrap/>
            <w:vAlign w:val="center"/>
          </w:tcPr>
          <w:p w14:paraId="704B2E43">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套/年</w:t>
            </w:r>
          </w:p>
        </w:tc>
        <w:tc>
          <w:tcPr>
            <w:tcW w:w="402" w:type="pct"/>
            <w:tcBorders>
              <w:top w:val="single" w:color="000000" w:sz="4" w:space="0"/>
              <w:left w:val="single" w:color="000000" w:sz="4" w:space="0"/>
              <w:bottom w:val="single" w:color="000000" w:sz="4" w:space="0"/>
              <w:right w:val="single" w:color="000000" w:sz="4" w:space="0"/>
            </w:tcBorders>
            <w:noWrap/>
            <w:vAlign w:val="center"/>
          </w:tcPr>
          <w:p w14:paraId="0F3AA246">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5</w:t>
            </w: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57701A7D">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1.50</w:t>
            </w:r>
            <w:del w:id="1007" w:author="cc" w:date="2026-05-23T12:56:49Z">
              <w:r>
                <w:rPr>
                  <w:rFonts w:hint="eastAsia" w:ascii="宋体" w:hAnsi="宋体" w:cs="宋体"/>
                  <w:color w:val="000000"/>
                  <w:kern w:val="0"/>
                  <w:sz w:val="22"/>
                  <w:szCs w:val="22"/>
                  <w:lang w:bidi="ar"/>
                </w:rPr>
                <w:delText xml:space="preserve"> </w:delText>
              </w:r>
            </w:del>
          </w:p>
        </w:tc>
        <w:tc>
          <w:tcPr>
            <w:tcW w:w="622" w:type="pct"/>
            <w:tcBorders>
              <w:top w:val="single" w:color="000000" w:sz="4" w:space="0"/>
              <w:left w:val="single" w:color="000000" w:sz="4" w:space="0"/>
              <w:bottom w:val="single" w:color="000000" w:sz="4" w:space="0"/>
              <w:right w:val="single" w:color="000000" w:sz="4" w:space="0"/>
            </w:tcBorders>
            <w:vAlign w:val="center"/>
          </w:tcPr>
          <w:p w14:paraId="02B51D0F">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7.50</w:t>
            </w:r>
            <w:del w:id="1008" w:author="cc" w:date="2026-05-23T12:56:49Z">
              <w:r>
                <w:rPr>
                  <w:rFonts w:hint="eastAsia" w:ascii="宋体" w:hAnsi="宋体" w:cs="宋体"/>
                  <w:color w:val="000000"/>
                  <w:kern w:val="0"/>
                  <w:sz w:val="22"/>
                  <w:szCs w:val="22"/>
                  <w:lang w:bidi="ar"/>
                </w:rPr>
                <w:delText xml:space="preserve"> </w:delText>
              </w:r>
            </w:del>
          </w:p>
        </w:tc>
      </w:tr>
      <w:tr w14:paraId="3AFF3D44">
        <w:trPr>
          <w:trHeight w:val="400" w:hRule="atLeast"/>
        </w:trPr>
        <w:tc>
          <w:tcPr>
            <w:tcW w:w="233" w:type="pct"/>
            <w:tcBorders>
              <w:top w:val="single" w:color="000000" w:sz="4" w:space="0"/>
              <w:left w:val="single" w:color="000000" w:sz="4" w:space="0"/>
              <w:bottom w:val="single" w:color="000000" w:sz="4" w:space="0"/>
              <w:right w:val="single" w:color="000000" w:sz="4" w:space="0"/>
            </w:tcBorders>
            <w:noWrap/>
            <w:vAlign w:val="center"/>
          </w:tcPr>
          <w:p w14:paraId="1F1BDC50">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18</w:t>
            </w:r>
          </w:p>
        </w:tc>
        <w:tc>
          <w:tcPr>
            <w:tcW w:w="725" w:type="pct"/>
            <w:vMerge w:val="restart"/>
            <w:tcBorders>
              <w:top w:val="single" w:color="000000" w:sz="4" w:space="0"/>
              <w:left w:val="single" w:color="000000" w:sz="4" w:space="0"/>
              <w:bottom w:val="single" w:color="000000" w:sz="4" w:space="0"/>
              <w:right w:val="single" w:color="000000" w:sz="4" w:space="0"/>
            </w:tcBorders>
            <w:noWrap/>
            <w:vAlign w:val="center"/>
          </w:tcPr>
          <w:p w14:paraId="0ADFA1F0">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安全服务</w:t>
            </w:r>
          </w:p>
        </w:tc>
        <w:tc>
          <w:tcPr>
            <w:tcW w:w="836" w:type="pct"/>
            <w:tcBorders>
              <w:top w:val="single" w:color="000000" w:sz="4" w:space="0"/>
              <w:left w:val="single" w:color="000000" w:sz="4" w:space="0"/>
              <w:bottom w:val="single" w:color="000000" w:sz="4" w:space="0"/>
              <w:right w:val="single" w:color="000000" w:sz="4" w:space="0"/>
            </w:tcBorders>
            <w:vAlign w:val="center"/>
          </w:tcPr>
          <w:p w14:paraId="4054227E">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网络入侵防护服务（含IPS+IDS)</w:t>
            </w:r>
          </w:p>
        </w:tc>
        <w:tc>
          <w:tcPr>
            <w:tcW w:w="1405" w:type="pct"/>
            <w:tcBorders>
              <w:top w:val="single" w:color="000000" w:sz="4" w:space="0"/>
              <w:left w:val="single" w:color="000000" w:sz="4" w:space="0"/>
              <w:bottom w:val="single" w:color="000000" w:sz="4" w:space="0"/>
              <w:right w:val="single" w:color="000000" w:sz="4" w:space="0"/>
            </w:tcBorders>
            <w:vAlign w:val="center"/>
          </w:tcPr>
          <w:p w14:paraId="76BC1F5A">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网络入侵防护服务（含IPS+IDS)</w:t>
            </w:r>
          </w:p>
        </w:tc>
        <w:tc>
          <w:tcPr>
            <w:tcW w:w="236" w:type="pct"/>
            <w:tcBorders>
              <w:top w:val="single" w:color="000000" w:sz="4" w:space="0"/>
              <w:left w:val="single" w:color="000000" w:sz="4" w:space="0"/>
              <w:bottom w:val="single" w:color="000000" w:sz="4" w:space="0"/>
              <w:right w:val="single" w:color="000000" w:sz="4" w:space="0"/>
            </w:tcBorders>
            <w:noWrap/>
            <w:vAlign w:val="center"/>
          </w:tcPr>
          <w:p w14:paraId="2A0BA8E5">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套/年</w:t>
            </w:r>
          </w:p>
        </w:tc>
        <w:tc>
          <w:tcPr>
            <w:tcW w:w="402" w:type="pct"/>
            <w:tcBorders>
              <w:top w:val="single" w:color="000000" w:sz="4" w:space="0"/>
              <w:left w:val="single" w:color="000000" w:sz="4" w:space="0"/>
              <w:bottom w:val="single" w:color="000000" w:sz="4" w:space="0"/>
              <w:right w:val="single" w:color="000000" w:sz="4" w:space="0"/>
            </w:tcBorders>
            <w:noWrap/>
            <w:vAlign w:val="center"/>
          </w:tcPr>
          <w:p w14:paraId="1C5B33EF">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1</w:t>
            </w: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71E40A06">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0.75</w:t>
            </w:r>
            <w:del w:id="1009" w:author="cc" w:date="2026-05-23T12:56:49Z">
              <w:r>
                <w:rPr>
                  <w:rFonts w:hint="eastAsia" w:ascii="宋体" w:hAnsi="宋体" w:cs="宋体"/>
                  <w:color w:val="000000"/>
                  <w:kern w:val="0"/>
                  <w:sz w:val="22"/>
                  <w:szCs w:val="22"/>
                  <w:lang w:bidi="ar"/>
                </w:rPr>
                <w:delText xml:space="preserve"> </w:delText>
              </w:r>
            </w:del>
          </w:p>
        </w:tc>
        <w:tc>
          <w:tcPr>
            <w:tcW w:w="622" w:type="pct"/>
            <w:tcBorders>
              <w:top w:val="single" w:color="000000" w:sz="4" w:space="0"/>
              <w:left w:val="single" w:color="000000" w:sz="4" w:space="0"/>
              <w:bottom w:val="single" w:color="000000" w:sz="4" w:space="0"/>
              <w:right w:val="single" w:color="000000" w:sz="4" w:space="0"/>
            </w:tcBorders>
            <w:vAlign w:val="center"/>
          </w:tcPr>
          <w:p w14:paraId="54617CD8">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0.75</w:t>
            </w:r>
            <w:del w:id="1010" w:author="cc" w:date="2026-05-23T12:56:49Z">
              <w:r>
                <w:rPr>
                  <w:rFonts w:hint="eastAsia" w:ascii="宋体" w:hAnsi="宋体" w:cs="宋体"/>
                  <w:color w:val="000000"/>
                  <w:kern w:val="0"/>
                  <w:sz w:val="22"/>
                  <w:szCs w:val="22"/>
                  <w:lang w:bidi="ar"/>
                </w:rPr>
                <w:delText xml:space="preserve"> </w:delText>
              </w:r>
            </w:del>
          </w:p>
        </w:tc>
      </w:tr>
      <w:tr w14:paraId="1F5642B8">
        <w:trPr>
          <w:trHeight w:val="400" w:hRule="atLeast"/>
        </w:trPr>
        <w:tc>
          <w:tcPr>
            <w:tcW w:w="233" w:type="pct"/>
            <w:tcBorders>
              <w:top w:val="single" w:color="000000" w:sz="4" w:space="0"/>
              <w:left w:val="single" w:color="000000" w:sz="4" w:space="0"/>
              <w:bottom w:val="single" w:color="000000" w:sz="4" w:space="0"/>
              <w:right w:val="single" w:color="000000" w:sz="4" w:space="0"/>
            </w:tcBorders>
            <w:noWrap/>
            <w:vAlign w:val="center"/>
          </w:tcPr>
          <w:p w14:paraId="6CDE2886">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19</w:t>
            </w:r>
          </w:p>
        </w:tc>
        <w:tc>
          <w:tcPr>
            <w:tcW w:w="725" w:type="pct"/>
            <w:vMerge w:val="continue"/>
            <w:tcBorders>
              <w:top w:val="single" w:color="000000" w:sz="4" w:space="0"/>
              <w:left w:val="single" w:color="000000" w:sz="4" w:space="0"/>
              <w:bottom w:val="single" w:color="000000" w:sz="4" w:space="0"/>
              <w:right w:val="single" w:color="000000" w:sz="4" w:space="0"/>
            </w:tcBorders>
            <w:noWrap/>
            <w:vAlign w:val="center"/>
          </w:tcPr>
          <w:p w14:paraId="21C5A02E">
            <w:pPr>
              <w:jc w:val="left"/>
              <w:rPr>
                <w:rFonts w:hint="eastAsia" w:ascii="宋体" w:hAnsi="宋体" w:cs="宋体"/>
                <w:color w:val="000000"/>
                <w:sz w:val="22"/>
                <w:szCs w:val="22"/>
              </w:rPr>
            </w:pPr>
          </w:p>
        </w:tc>
        <w:tc>
          <w:tcPr>
            <w:tcW w:w="836" w:type="pct"/>
            <w:tcBorders>
              <w:top w:val="single" w:color="000000" w:sz="4" w:space="0"/>
              <w:left w:val="single" w:color="000000" w:sz="4" w:space="0"/>
              <w:bottom w:val="single" w:color="000000" w:sz="4" w:space="0"/>
              <w:right w:val="single" w:color="000000" w:sz="4" w:space="0"/>
            </w:tcBorders>
            <w:vAlign w:val="center"/>
          </w:tcPr>
          <w:p w14:paraId="359ED629">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主机安全服务</w:t>
            </w:r>
          </w:p>
        </w:tc>
        <w:tc>
          <w:tcPr>
            <w:tcW w:w="1405" w:type="pct"/>
            <w:tcBorders>
              <w:top w:val="single" w:color="000000" w:sz="4" w:space="0"/>
              <w:left w:val="single" w:color="000000" w:sz="4" w:space="0"/>
              <w:bottom w:val="single" w:color="000000" w:sz="4" w:space="0"/>
              <w:right w:val="single" w:color="000000" w:sz="4" w:space="0"/>
            </w:tcBorders>
            <w:vAlign w:val="center"/>
          </w:tcPr>
          <w:p w14:paraId="298AA761">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主机安全服务</w:t>
            </w:r>
          </w:p>
        </w:tc>
        <w:tc>
          <w:tcPr>
            <w:tcW w:w="236" w:type="pct"/>
            <w:tcBorders>
              <w:top w:val="single" w:color="000000" w:sz="4" w:space="0"/>
              <w:left w:val="single" w:color="000000" w:sz="4" w:space="0"/>
              <w:bottom w:val="single" w:color="000000" w:sz="4" w:space="0"/>
              <w:right w:val="single" w:color="000000" w:sz="4" w:space="0"/>
            </w:tcBorders>
            <w:noWrap/>
            <w:vAlign w:val="center"/>
          </w:tcPr>
          <w:p w14:paraId="47440ED4">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主机/年</w:t>
            </w:r>
          </w:p>
        </w:tc>
        <w:tc>
          <w:tcPr>
            <w:tcW w:w="402" w:type="pct"/>
            <w:tcBorders>
              <w:top w:val="single" w:color="000000" w:sz="4" w:space="0"/>
              <w:left w:val="single" w:color="000000" w:sz="4" w:space="0"/>
              <w:bottom w:val="single" w:color="000000" w:sz="4" w:space="0"/>
              <w:right w:val="single" w:color="000000" w:sz="4" w:space="0"/>
            </w:tcBorders>
            <w:noWrap/>
            <w:vAlign w:val="center"/>
          </w:tcPr>
          <w:p w14:paraId="18F9A5A6">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20</w:t>
            </w: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3C54817C">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0.10</w:t>
            </w:r>
            <w:del w:id="1011" w:author="cc" w:date="2026-05-23T12:56:49Z">
              <w:r>
                <w:rPr>
                  <w:rFonts w:hint="eastAsia" w:ascii="宋体" w:hAnsi="宋体" w:cs="宋体"/>
                  <w:color w:val="000000"/>
                  <w:kern w:val="0"/>
                  <w:sz w:val="22"/>
                  <w:szCs w:val="22"/>
                  <w:lang w:bidi="ar"/>
                </w:rPr>
                <w:delText xml:space="preserve"> </w:delText>
              </w:r>
            </w:del>
          </w:p>
        </w:tc>
        <w:tc>
          <w:tcPr>
            <w:tcW w:w="622" w:type="pct"/>
            <w:tcBorders>
              <w:top w:val="single" w:color="000000" w:sz="4" w:space="0"/>
              <w:left w:val="single" w:color="000000" w:sz="4" w:space="0"/>
              <w:bottom w:val="single" w:color="000000" w:sz="4" w:space="0"/>
              <w:right w:val="single" w:color="000000" w:sz="4" w:space="0"/>
            </w:tcBorders>
            <w:vAlign w:val="center"/>
          </w:tcPr>
          <w:p w14:paraId="10F84406">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2.00</w:t>
            </w:r>
            <w:del w:id="1012" w:author="cc" w:date="2026-05-23T12:56:49Z">
              <w:r>
                <w:rPr>
                  <w:rFonts w:hint="eastAsia" w:ascii="宋体" w:hAnsi="宋体" w:cs="宋体"/>
                  <w:color w:val="000000"/>
                  <w:kern w:val="0"/>
                  <w:sz w:val="22"/>
                  <w:szCs w:val="22"/>
                  <w:lang w:bidi="ar"/>
                </w:rPr>
                <w:delText xml:space="preserve"> </w:delText>
              </w:r>
            </w:del>
          </w:p>
        </w:tc>
      </w:tr>
      <w:tr w14:paraId="59A08884">
        <w:trPr>
          <w:trHeight w:val="400" w:hRule="atLeast"/>
        </w:trPr>
        <w:tc>
          <w:tcPr>
            <w:tcW w:w="233" w:type="pct"/>
            <w:tcBorders>
              <w:top w:val="single" w:color="000000" w:sz="4" w:space="0"/>
              <w:left w:val="single" w:color="000000" w:sz="4" w:space="0"/>
              <w:bottom w:val="single" w:color="000000" w:sz="4" w:space="0"/>
              <w:right w:val="single" w:color="000000" w:sz="4" w:space="0"/>
            </w:tcBorders>
            <w:noWrap/>
            <w:vAlign w:val="center"/>
          </w:tcPr>
          <w:p w14:paraId="4B4A4A96">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20</w:t>
            </w:r>
          </w:p>
        </w:tc>
        <w:tc>
          <w:tcPr>
            <w:tcW w:w="725" w:type="pct"/>
            <w:vMerge w:val="continue"/>
            <w:tcBorders>
              <w:top w:val="single" w:color="000000" w:sz="4" w:space="0"/>
              <w:left w:val="single" w:color="000000" w:sz="4" w:space="0"/>
              <w:bottom w:val="single" w:color="000000" w:sz="4" w:space="0"/>
              <w:right w:val="single" w:color="000000" w:sz="4" w:space="0"/>
            </w:tcBorders>
            <w:noWrap/>
            <w:vAlign w:val="center"/>
          </w:tcPr>
          <w:p w14:paraId="7C1C29BD">
            <w:pPr>
              <w:jc w:val="left"/>
              <w:rPr>
                <w:rFonts w:hint="eastAsia" w:ascii="宋体" w:hAnsi="宋体" w:cs="宋体"/>
                <w:color w:val="000000"/>
                <w:sz w:val="22"/>
                <w:szCs w:val="22"/>
              </w:rPr>
            </w:pPr>
          </w:p>
        </w:tc>
        <w:tc>
          <w:tcPr>
            <w:tcW w:w="836" w:type="pct"/>
            <w:tcBorders>
              <w:top w:val="single" w:color="000000" w:sz="4" w:space="0"/>
              <w:left w:val="single" w:color="000000" w:sz="4" w:space="0"/>
              <w:bottom w:val="single" w:color="000000" w:sz="4" w:space="0"/>
              <w:right w:val="single" w:color="000000" w:sz="4" w:space="0"/>
            </w:tcBorders>
            <w:vAlign w:val="center"/>
          </w:tcPr>
          <w:p w14:paraId="5F7A4247">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漏洞扫描服务</w:t>
            </w:r>
          </w:p>
        </w:tc>
        <w:tc>
          <w:tcPr>
            <w:tcW w:w="1405" w:type="pct"/>
            <w:tcBorders>
              <w:top w:val="single" w:color="000000" w:sz="4" w:space="0"/>
              <w:left w:val="single" w:color="000000" w:sz="4" w:space="0"/>
              <w:bottom w:val="single" w:color="000000" w:sz="4" w:space="0"/>
              <w:right w:val="single" w:color="000000" w:sz="4" w:space="0"/>
            </w:tcBorders>
            <w:vAlign w:val="center"/>
          </w:tcPr>
          <w:p w14:paraId="704D7921">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漏洞扫描服务</w:t>
            </w:r>
          </w:p>
        </w:tc>
        <w:tc>
          <w:tcPr>
            <w:tcW w:w="236" w:type="pct"/>
            <w:tcBorders>
              <w:top w:val="single" w:color="000000" w:sz="4" w:space="0"/>
              <w:left w:val="single" w:color="000000" w:sz="4" w:space="0"/>
              <w:bottom w:val="single" w:color="000000" w:sz="4" w:space="0"/>
              <w:right w:val="single" w:color="000000" w:sz="4" w:space="0"/>
            </w:tcBorders>
            <w:noWrap/>
            <w:vAlign w:val="center"/>
          </w:tcPr>
          <w:p w14:paraId="672CD0EF">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次/年</w:t>
            </w:r>
          </w:p>
        </w:tc>
        <w:tc>
          <w:tcPr>
            <w:tcW w:w="402" w:type="pct"/>
            <w:tcBorders>
              <w:top w:val="single" w:color="000000" w:sz="4" w:space="0"/>
              <w:left w:val="single" w:color="000000" w:sz="4" w:space="0"/>
              <w:bottom w:val="single" w:color="000000" w:sz="4" w:space="0"/>
              <w:right w:val="single" w:color="000000" w:sz="4" w:space="0"/>
            </w:tcBorders>
            <w:noWrap/>
            <w:vAlign w:val="center"/>
          </w:tcPr>
          <w:p w14:paraId="3D585B08">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12</w:t>
            </w: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01A92591">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0.23</w:t>
            </w:r>
            <w:del w:id="1013" w:author="cc" w:date="2026-05-23T12:56:49Z">
              <w:r>
                <w:rPr>
                  <w:rFonts w:hint="eastAsia" w:ascii="宋体" w:hAnsi="宋体" w:cs="宋体"/>
                  <w:color w:val="000000"/>
                  <w:kern w:val="0"/>
                  <w:sz w:val="22"/>
                  <w:szCs w:val="22"/>
                  <w:lang w:bidi="ar"/>
                </w:rPr>
                <w:delText xml:space="preserve"> </w:delText>
              </w:r>
            </w:del>
          </w:p>
        </w:tc>
        <w:tc>
          <w:tcPr>
            <w:tcW w:w="622" w:type="pct"/>
            <w:tcBorders>
              <w:top w:val="single" w:color="000000" w:sz="4" w:space="0"/>
              <w:left w:val="single" w:color="000000" w:sz="4" w:space="0"/>
              <w:bottom w:val="single" w:color="000000" w:sz="4" w:space="0"/>
              <w:right w:val="single" w:color="000000" w:sz="4" w:space="0"/>
            </w:tcBorders>
            <w:vAlign w:val="center"/>
          </w:tcPr>
          <w:p w14:paraId="5112CF1E">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2.76</w:t>
            </w:r>
            <w:del w:id="1014" w:author="cc" w:date="2026-05-23T12:56:49Z">
              <w:r>
                <w:rPr>
                  <w:rFonts w:hint="eastAsia" w:ascii="宋体" w:hAnsi="宋体" w:cs="宋体"/>
                  <w:color w:val="000000"/>
                  <w:kern w:val="0"/>
                  <w:sz w:val="22"/>
                  <w:szCs w:val="22"/>
                  <w:lang w:bidi="ar"/>
                </w:rPr>
                <w:delText xml:space="preserve"> </w:delText>
              </w:r>
            </w:del>
          </w:p>
        </w:tc>
      </w:tr>
      <w:tr w14:paraId="2D0886BE">
        <w:trPr>
          <w:trHeight w:val="400" w:hRule="atLeast"/>
        </w:trPr>
        <w:tc>
          <w:tcPr>
            <w:tcW w:w="233" w:type="pct"/>
            <w:tcBorders>
              <w:top w:val="single" w:color="000000" w:sz="4" w:space="0"/>
              <w:left w:val="single" w:color="000000" w:sz="4" w:space="0"/>
              <w:bottom w:val="single" w:color="000000" w:sz="4" w:space="0"/>
              <w:right w:val="single" w:color="000000" w:sz="4" w:space="0"/>
            </w:tcBorders>
            <w:noWrap/>
            <w:vAlign w:val="center"/>
          </w:tcPr>
          <w:p w14:paraId="7EA2145B">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21</w:t>
            </w:r>
          </w:p>
        </w:tc>
        <w:tc>
          <w:tcPr>
            <w:tcW w:w="725" w:type="pct"/>
            <w:vMerge w:val="continue"/>
            <w:tcBorders>
              <w:top w:val="single" w:color="000000" w:sz="4" w:space="0"/>
              <w:left w:val="single" w:color="000000" w:sz="4" w:space="0"/>
              <w:bottom w:val="single" w:color="000000" w:sz="4" w:space="0"/>
              <w:right w:val="single" w:color="000000" w:sz="4" w:space="0"/>
            </w:tcBorders>
            <w:noWrap/>
            <w:vAlign w:val="center"/>
          </w:tcPr>
          <w:p w14:paraId="2AF3D02F">
            <w:pPr>
              <w:jc w:val="left"/>
              <w:rPr>
                <w:rFonts w:hint="eastAsia" w:ascii="宋体" w:hAnsi="宋体" w:cs="宋体"/>
                <w:color w:val="000000"/>
                <w:sz w:val="22"/>
                <w:szCs w:val="22"/>
              </w:rPr>
            </w:pPr>
          </w:p>
        </w:tc>
        <w:tc>
          <w:tcPr>
            <w:tcW w:w="836" w:type="pct"/>
            <w:tcBorders>
              <w:top w:val="single" w:color="000000" w:sz="4" w:space="0"/>
              <w:left w:val="single" w:color="000000" w:sz="4" w:space="0"/>
              <w:bottom w:val="single" w:color="000000" w:sz="4" w:space="0"/>
              <w:right w:val="single" w:color="000000" w:sz="4" w:space="0"/>
            </w:tcBorders>
            <w:vAlign w:val="center"/>
          </w:tcPr>
          <w:p w14:paraId="66866EEB">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数据库安全审计一实例版(1数据库)</w:t>
            </w:r>
          </w:p>
        </w:tc>
        <w:tc>
          <w:tcPr>
            <w:tcW w:w="1405" w:type="pct"/>
            <w:tcBorders>
              <w:top w:val="single" w:color="000000" w:sz="4" w:space="0"/>
              <w:left w:val="single" w:color="000000" w:sz="4" w:space="0"/>
              <w:bottom w:val="single" w:color="000000" w:sz="4" w:space="0"/>
              <w:right w:val="single" w:color="000000" w:sz="4" w:space="0"/>
            </w:tcBorders>
            <w:vAlign w:val="center"/>
          </w:tcPr>
          <w:p w14:paraId="4E5A1106">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数据库安全审计一实例版(1数据库)</w:t>
            </w:r>
          </w:p>
        </w:tc>
        <w:tc>
          <w:tcPr>
            <w:tcW w:w="236" w:type="pct"/>
            <w:tcBorders>
              <w:top w:val="single" w:color="000000" w:sz="4" w:space="0"/>
              <w:left w:val="single" w:color="000000" w:sz="4" w:space="0"/>
              <w:bottom w:val="single" w:color="000000" w:sz="4" w:space="0"/>
              <w:right w:val="single" w:color="000000" w:sz="4" w:space="0"/>
            </w:tcBorders>
            <w:noWrap/>
            <w:vAlign w:val="center"/>
          </w:tcPr>
          <w:p w14:paraId="704C0358">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套/年</w:t>
            </w:r>
          </w:p>
        </w:tc>
        <w:tc>
          <w:tcPr>
            <w:tcW w:w="402" w:type="pct"/>
            <w:tcBorders>
              <w:top w:val="single" w:color="000000" w:sz="4" w:space="0"/>
              <w:left w:val="single" w:color="000000" w:sz="4" w:space="0"/>
              <w:bottom w:val="single" w:color="000000" w:sz="4" w:space="0"/>
              <w:right w:val="single" w:color="000000" w:sz="4" w:space="0"/>
            </w:tcBorders>
            <w:noWrap/>
            <w:vAlign w:val="center"/>
          </w:tcPr>
          <w:p w14:paraId="2F2943F3">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1</w:t>
            </w: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5D209A37">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0.62</w:t>
            </w:r>
            <w:del w:id="1015" w:author="cc" w:date="2026-05-23T12:56:49Z">
              <w:r>
                <w:rPr>
                  <w:rFonts w:hint="eastAsia" w:ascii="宋体" w:hAnsi="宋体" w:cs="宋体"/>
                  <w:color w:val="000000"/>
                  <w:kern w:val="0"/>
                  <w:sz w:val="22"/>
                  <w:szCs w:val="22"/>
                  <w:lang w:bidi="ar"/>
                </w:rPr>
                <w:delText xml:space="preserve"> </w:delText>
              </w:r>
            </w:del>
          </w:p>
        </w:tc>
        <w:tc>
          <w:tcPr>
            <w:tcW w:w="622" w:type="pct"/>
            <w:tcBorders>
              <w:top w:val="single" w:color="000000" w:sz="4" w:space="0"/>
              <w:left w:val="single" w:color="000000" w:sz="4" w:space="0"/>
              <w:bottom w:val="single" w:color="000000" w:sz="4" w:space="0"/>
              <w:right w:val="single" w:color="000000" w:sz="4" w:space="0"/>
            </w:tcBorders>
            <w:vAlign w:val="center"/>
          </w:tcPr>
          <w:p w14:paraId="46C9211F">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0.62</w:t>
            </w:r>
            <w:del w:id="1016" w:author="cc" w:date="2026-05-23T12:56:49Z">
              <w:r>
                <w:rPr>
                  <w:rFonts w:hint="eastAsia" w:ascii="宋体" w:hAnsi="宋体" w:cs="宋体"/>
                  <w:color w:val="000000"/>
                  <w:kern w:val="0"/>
                  <w:sz w:val="22"/>
                  <w:szCs w:val="22"/>
                  <w:lang w:bidi="ar"/>
                </w:rPr>
                <w:delText xml:space="preserve"> </w:delText>
              </w:r>
            </w:del>
          </w:p>
        </w:tc>
      </w:tr>
      <w:tr w14:paraId="4B81889F">
        <w:trPr>
          <w:trHeight w:val="400" w:hRule="atLeast"/>
        </w:trPr>
        <w:tc>
          <w:tcPr>
            <w:tcW w:w="233" w:type="pct"/>
            <w:tcBorders>
              <w:top w:val="single" w:color="000000" w:sz="4" w:space="0"/>
              <w:left w:val="single" w:color="000000" w:sz="4" w:space="0"/>
              <w:bottom w:val="single" w:color="000000" w:sz="4" w:space="0"/>
              <w:right w:val="single" w:color="000000" w:sz="4" w:space="0"/>
            </w:tcBorders>
            <w:noWrap/>
            <w:vAlign w:val="center"/>
          </w:tcPr>
          <w:p w14:paraId="3B25F0C1">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22</w:t>
            </w:r>
          </w:p>
        </w:tc>
        <w:tc>
          <w:tcPr>
            <w:tcW w:w="725" w:type="pct"/>
            <w:vMerge w:val="continue"/>
            <w:tcBorders>
              <w:top w:val="single" w:color="000000" w:sz="4" w:space="0"/>
              <w:left w:val="single" w:color="000000" w:sz="4" w:space="0"/>
              <w:bottom w:val="single" w:color="000000" w:sz="4" w:space="0"/>
              <w:right w:val="single" w:color="000000" w:sz="4" w:space="0"/>
            </w:tcBorders>
            <w:noWrap/>
            <w:vAlign w:val="center"/>
          </w:tcPr>
          <w:p w14:paraId="3991EBC3">
            <w:pPr>
              <w:jc w:val="left"/>
              <w:rPr>
                <w:rFonts w:hint="eastAsia" w:ascii="宋体" w:hAnsi="宋体" w:cs="宋体"/>
                <w:color w:val="000000"/>
                <w:sz w:val="22"/>
                <w:szCs w:val="22"/>
              </w:rPr>
            </w:pPr>
          </w:p>
        </w:tc>
        <w:tc>
          <w:tcPr>
            <w:tcW w:w="836" w:type="pct"/>
            <w:tcBorders>
              <w:top w:val="single" w:color="000000" w:sz="4" w:space="0"/>
              <w:left w:val="single" w:color="000000" w:sz="4" w:space="0"/>
              <w:bottom w:val="single" w:color="000000" w:sz="4" w:space="0"/>
              <w:right w:val="single" w:color="000000" w:sz="4" w:space="0"/>
            </w:tcBorders>
            <w:vAlign w:val="center"/>
          </w:tcPr>
          <w:p w14:paraId="2E0E74E7">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日志审计服务</w:t>
            </w:r>
          </w:p>
        </w:tc>
        <w:tc>
          <w:tcPr>
            <w:tcW w:w="1405" w:type="pct"/>
            <w:tcBorders>
              <w:top w:val="single" w:color="000000" w:sz="4" w:space="0"/>
              <w:left w:val="single" w:color="000000" w:sz="4" w:space="0"/>
              <w:bottom w:val="single" w:color="000000" w:sz="4" w:space="0"/>
              <w:right w:val="single" w:color="000000" w:sz="4" w:space="0"/>
            </w:tcBorders>
            <w:vAlign w:val="center"/>
          </w:tcPr>
          <w:p w14:paraId="7BA78C52">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日志审计服务</w:t>
            </w:r>
          </w:p>
        </w:tc>
        <w:tc>
          <w:tcPr>
            <w:tcW w:w="236" w:type="pct"/>
            <w:tcBorders>
              <w:top w:val="single" w:color="000000" w:sz="4" w:space="0"/>
              <w:left w:val="single" w:color="000000" w:sz="4" w:space="0"/>
              <w:bottom w:val="single" w:color="000000" w:sz="4" w:space="0"/>
              <w:right w:val="single" w:color="000000" w:sz="4" w:space="0"/>
            </w:tcBorders>
            <w:noWrap/>
            <w:vAlign w:val="center"/>
          </w:tcPr>
          <w:p w14:paraId="65BF0DCA">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套/年</w:t>
            </w:r>
          </w:p>
        </w:tc>
        <w:tc>
          <w:tcPr>
            <w:tcW w:w="402" w:type="pct"/>
            <w:tcBorders>
              <w:top w:val="single" w:color="000000" w:sz="4" w:space="0"/>
              <w:left w:val="single" w:color="000000" w:sz="4" w:space="0"/>
              <w:bottom w:val="single" w:color="000000" w:sz="4" w:space="0"/>
              <w:right w:val="single" w:color="000000" w:sz="4" w:space="0"/>
            </w:tcBorders>
            <w:noWrap/>
            <w:vAlign w:val="center"/>
          </w:tcPr>
          <w:p w14:paraId="6D80DCB7">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2</w:t>
            </w: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03A04CA0">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1.68</w:t>
            </w:r>
            <w:del w:id="1017" w:author="cc" w:date="2026-05-23T12:56:49Z">
              <w:r>
                <w:rPr>
                  <w:rFonts w:hint="eastAsia" w:ascii="宋体" w:hAnsi="宋体" w:cs="宋体"/>
                  <w:color w:val="000000"/>
                  <w:kern w:val="0"/>
                  <w:sz w:val="22"/>
                  <w:szCs w:val="22"/>
                  <w:lang w:bidi="ar"/>
                </w:rPr>
                <w:delText xml:space="preserve"> </w:delText>
              </w:r>
            </w:del>
          </w:p>
        </w:tc>
        <w:tc>
          <w:tcPr>
            <w:tcW w:w="622" w:type="pct"/>
            <w:tcBorders>
              <w:top w:val="single" w:color="000000" w:sz="4" w:space="0"/>
              <w:left w:val="single" w:color="000000" w:sz="4" w:space="0"/>
              <w:bottom w:val="single" w:color="000000" w:sz="4" w:space="0"/>
              <w:right w:val="single" w:color="000000" w:sz="4" w:space="0"/>
            </w:tcBorders>
            <w:vAlign w:val="center"/>
          </w:tcPr>
          <w:p w14:paraId="37A83838">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3.36</w:t>
            </w:r>
            <w:del w:id="1018" w:author="cc" w:date="2026-05-23T12:56:49Z">
              <w:r>
                <w:rPr>
                  <w:rFonts w:hint="eastAsia" w:ascii="宋体" w:hAnsi="宋体" w:cs="宋体"/>
                  <w:color w:val="000000"/>
                  <w:kern w:val="0"/>
                  <w:sz w:val="22"/>
                  <w:szCs w:val="22"/>
                  <w:lang w:bidi="ar"/>
                </w:rPr>
                <w:delText xml:space="preserve"> </w:delText>
              </w:r>
            </w:del>
          </w:p>
        </w:tc>
      </w:tr>
      <w:tr w14:paraId="34BA4FC8">
        <w:trPr>
          <w:trHeight w:val="400" w:hRule="atLeast"/>
        </w:trPr>
        <w:tc>
          <w:tcPr>
            <w:tcW w:w="233" w:type="pct"/>
            <w:tcBorders>
              <w:top w:val="single" w:color="000000" w:sz="4" w:space="0"/>
              <w:left w:val="single" w:color="000000" w:sz="4" w:space="0"/>
              <w:bottom w:val="single" w:color="000000" w:sz="4" w:space="0"/>
              <w:right w:val="single" w:color="000000" w:sz="4" w:space="0"/>
            </w:tcBorders>
            <w:noWrap/>
            <w:vAlign w:val="center"/>
          </w:tcPr>
          <w:p w14:paraId="43631227">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23</w:t>
            </w:r>
          </w:p>
        </w:tc>
        <w:tc>
          <w:tcPr>
            <w:tcW w:w="725" w:type="pct"/>
            <w:vMerge w:val="continue"/>
            <w:tcBorders>
              <w:top w:val="single" w:color="000000" w:sz="4" w:space="0"/>
              <w:left w:val="single" w:color="000000" w:sz="4" w:space="0"/>
              <w:bottom w:val="single" w:color="000000" w:sz="4" w:space="0"/>
              <w:right w:val="single" w:color="000000" w:sz="4" w:space="0"/>
            </w:tcBorders>
            <w:noWrap/>
            <w:vAlign w:val="center"/>
          </w:tcPr>
          <w:p w14:paraId="4ABC4C91">
            <w:pPr>
              <w:jc w:val="left"/>
              <w:rPr>
                <w:rFonts w:hint="eastAsia" w:ascii="宋体" w:hAnsi="宋体" w:cs="宋体"/>
                <w:color w:val="000000"/>
                <w:sz w:val="22"/>
                <w:szCs w:val="22"/>
              </w:rPr>
            </w:pPr>
          </w:p>
        </w:tc>
        <w:tc>
          <w:tcPr>
            <w:tcW w:w="836" w:type="pct"/>
            <w:tcBorders>
              <w:top w:val="single" w:color="000000" w:sz="4" w:space="0"/>
              <w:left w:val="single" w:color="000000" w:sz="4" w:space="0"/>
              <w:bottom w:val="single" w:color="000000" w:sz="4" w:space="0"/>
              <w:right w:val="single" w:color="000000" w:sz="4" w:space="0"/>
            </w:tcBorders>
            <w:vAlign w:val="center"/>
          </w:tcPr>
          <w:p w14:paraId="34D22DD2">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云堡垒机服务</w:t>
            </w:r>
          </w:p>
        </w:tc>
        <w:tc>
          <w:tcPr>
            <w:tcW w:w="1405" w:type="pct"/>
            <w:tcBorders>
              <w:top w:val="single" w:color="000000" w:sz="4" w:space="0"/>
              <w:left w:val="single" w:color="000000" w:sz="4" w:space="0"/>
              <w:bottom w:val="single" w:color="000000" w:sz="4" w:space="0"/>
              <w:right w:val="single" w:color="000000" w:sz="4" w:space="0"/>
            </w:tcBorders>
            <w:vAlign w:val="center"/>
          </w:tcPr>
          <w:p w14:paraId="7E348E47">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云堡垒机服务</w:t>
            </w:r>
          </w:p>
        </w:tc>
        <w:tc>
          <w:tcPr>
            <w:tcW w:w="236" w:type="pct"/>
            <w:tcBorders>
              <w:top w:val="single" w:color="000000" w:sz="4" w:space="0"/>
              <w:left w:val="single" w:color="000000" w:sz="4" w:space="0"/>
              <w:bottom w:val="single" w:color="000000" w:sz="4" w:space="0"/>
              <w:right w:val="single" w:color="000000" w:sz="4" w:space="0"/>
            </w:tcBorders>
            <w:noWrap/>
            <w:vAlign w:val="center"/>
          </w:tcPr>
          <w:p w14:paraId="41433473">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主机/年</w:t>
            </w:r>
          </w:p>
        </w:tc>
        <w:tc>
          <w:tcPr>
            <w:tcW w:w="402" w:type="pct"/>
            <w:tcBorders>
              <w:top w:val="single" w:color="000000" w:sz="4" w:space="0"/>
              <w:left w:val="single" w:color="000000" w:sz="4" w:space="0"/>
              <w:bottom w:val="single" w:color="000000" w:sz="4" w:space="0"/>
              <w:right w:val="single" w:color="000000" w:sz="4" w:space="0"/>
            </w:tcBorders>
            <w:noWrap/>
            <w:vAlign w:val="center"/>
          </w:tcPr>
          <w:p w14:paraId="4A4006F4">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20</w:t>
            </w: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15579D0E">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0.01</w:t>
            </w:r>
            <w:del w:id="1019" w:author="cc" w:date="2026-05-23T12:56:49Z">
              <w:r>
                <w:rPr>
                  <w:rFonts w:hint="eastAsia" w:ascii="宋体" w:hAnsi="宋体" w:cs="宋体"/>
                  <w:color w:val="000000"/>
                  <w:kern w:val="0"/>
                  <w:sz w:val="22"/>
                  <w:szCs w:val="22"/>
                  <w:lang w:bidi="ar"/>
                </w:rPr>
                <w:delText xml:space="preserve"> </w:delText>
              </w:r>
            </w:del>
          </w:p>
        </w:tc>
        <w:tc>
          <w:tcPr>
            <w:tcW w:w="622" w:type="pct"/>
            <w:tcBorders>
              <w:top w:val="single" w:color="000000" w:sz="4" w:space="0"/>
              <w:left w:val="single" w:color="000000" w:sz="4" w:space="0"/>
              <w:bottom w:val="single" w:color="000000" w:sz="4" w:space="0"/>
              <w:right w:val="single" w:color="000000" w:sz="4" w:space="0"/>
            </w:tcBorders>
            <w:vAlign w:val="center"/>
          </w:tcPr>
          <w:p w14:paraId="5D30D077">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0.20</w:t>
            </w:r>
            <w:del w:id="1020" w:author="cc" w:date="2026-05-23T12:56:49Z">
              <w:r>
                <w:rPr>
                  <w:rFonts w:hint="eastAsia" w:ascii="宋体" w:hAnsi="宋体" w:cs="宋体"/>
                  <w:color w:val="000000"/>
                  <w:kern w:val="0"/>
                  <w:sz w:val="22"/>
                  <w:szCs w:val="22"/>
                  <w:lang w:bidi="ar"/>
                </w:rPr>
                <w:delText xml:space="preserve"> </w:delText>
              </w:r>
            </w:del>
          </w:p>
        </w:tc>
      </w:tr>
      <w:tr w14:paraId="35D48885">
        <w:trPr>
          <w:trHeight w:val="400" w:hRule="atLeast"/>
        </w:trPr>
        <w:tc>
          <w:tcPr>
            <w:tcW w:w="233" w:type="pct"/>
            <w:tcBorders>
              <w:top w:val="single" w:color="000000" w:sz="4" w:space="0"/>
              <w:left w:val="single" w:color="000000" w:sz="4" w:space="0"/>
              <w:bottom w:val="single" w:color="000000" w:sz="4" w:space="0"/>
              <w:right w:val="single" w:color="000000" w:sz="4" w:space="0"/>
            </w:tcBorders>
            <w:noWrap/>
            <w:vAlign w:val="center"/>
          </w:tcPr>
          <w:p w14:paraId="6A936A5E">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24</w:t>
            </w:r>
          </w:p>
        </w:tc>
        <w:tc>
          <w:tcPr>
            <w:tcW w:w="725" w:type="pct"/>
            <w:vMerge w:val="restart"/>
            <w:tcBorders>
              <w:top w:val="single" w:color="000000" w:sz="4" w:space="0"/>
              <w:left w:val="single" w:color="000000" w:sz="4" w:space="0"/>
              <w:bottom w:val="single" w:color="000000" w:sz="4" w:space="0"/>
              <w:right w:val="single" w:color="000000" w:sz="4" w:space="0"/>
            </w:tcBorders>
            <w:noWrap/>
            <w:vAlign w:val="center"/>
          </w:tcPr>
          <w:p w14:paraId="346499A0">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密码服务</w:t>
            </w:r>
          </w:p>
        </w:tc>
        <w:tc>
          <w:tcPr>
            <w:tcW w:w="836" w:type="pct"/>
            <w:tcBorders>
              <w:top w:val="single" w:color="000000" w:sz="4" w:space="0"/>
              <w:left w:val="single" w:color="000000" w:sz="4" w:space="0"/>
              <w:bottom w:val="single" w:color="000000" w:sz="4" w:space="0"/>
              <w:right w:val="single" w:color="000000" w:sz="4" w:space="0"/>
            </w:tcBorders>
            <w:vAlign w:val="center"/>
          </w:tcPr>
          <w:p w14:paraId="1266642C">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数字签名服务</w:t>
            </w:r>
          </w:p>
        </w:tc>
        <w:tc>
          <w:tcPr>
            <w:tcW w:w="1405" w:type="pct"/>
            <w:tcBorders>
              <w:top w:val="single" w:color="000000" w:sz="4" w:space="0"/>
              <w:left w:val="single" w:color="000000" w:sz="4" w:space="0"/>
              <w:bottom w:val="single" w:color="000000" w:sz="4" w:space="0"/>
              <w:right w:val="single" w:color="000000" w:sz="4" w:space="0"/>
            </w:tcBorders>
            <w:vAlign w:val="center"/>
          </w:tcPr>
          <w:p w14:paraId="7D1DA5AD">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数字签名服务</w:t>
            </w:r>
          </w:p>
        </w:tc>
        <w:tc>
          <w:tcPr>
            <w:tcW w:w="236" w:type="pct"/>
            <w:tcBorders>
              <w:top w:val="single" w:color="000000" w:sz="4" w:space="0"/>
              <w:left w:val="single" w:color="000000" w:sz="4" w:space="0"/>
              <w:bottom w:val="single" w:color="000000" w:sz="4" w:space="0"/>
              <w:right w:val="single" w:color="000000" w:sz="4" w:space="0"/>
            </w:tcBorders>
            <w:noWrap/>
            <w:vAlign w:val="center"/>
          </w:tcPr>
          <w:p w14:paraId="7569D8CD">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应用/年</w:t>
            </w:r>
          </w:p>
        </w:tc>
        <w:tc>
          <w:tcPr>
            <w:tcW w:w="402" w:type="pct"/>
            <w:tcBorders>
              <w:top w:val="single" w:color="000000" w:sz="4" w:space="0"/>
              <w:left w:val="single" w:color="000000" w:sz="4" w:space="0"/>
              <w:bottom w:val="single" w:color="000000" w:sz="4" w:space="0"/>
              <w:right w:val="single" w:color="000000" w:sz="4" w:space="0"/>
            </w:tcBorders>
            <w:noWrap/>
            <w:vAlign w:val="center"/>
          </w:tcPr>
          <w:p w14:paraId="78AF3385">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1</w:t>
            </w: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745869AD">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1.41</w:t>
            </w:r>
            <w:del w:id="1021" w:author="cc" w:date="2026-05-23T12:56:49Z">
              <w:r>
                <w:rPr>
                  <w:rFonts w:hint="eastAsia" w:ascii="宋体" w:hAnsi="宋体" w:cs="宋体"/>
                  <w:color w:val="000000"/>
                  <w:kern w:val="0"/>
                  <w:sz w:val="22"/>
                  <w:szCs w:val="22"/>
                  <w:lang w:bidi="ar"/>
                </w:rPr>
                <w:delText xml:space="preserve"> </w:delText>
              </w:r>
            </w:del>
          </w:p>
        </w:tc>
        <w:tc>
          <w:tcPr>
            <w:tcW w:w="622" w:type="pct"/>
            <w:tcBorders>
              <w:top w:val="single" w:color="000000" w:sz="4" w:space="0"/>
              <w:left w:val="single" w:color="000000" w:sz="4" w:space="0"/>
              <w:bottom w:val="single" w:color="000000" w:sz="4" w:space="0"/>
              <w:right w:val="single" w:color="000000" w:sz="4" w:space="0"/>
            </w:tcBorders>
            <w:vAlign w:val="center"/>
          </w:tcPr>
          <w:p w14:paraId="7EDB157E">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1.41</w:t>
            </w:r>
            <w:del w:id="1022" w:author="cc" w:date="2026-05-23T12:56:49Z">
              <w:r>
                <w:rPr>
                  <w:rFonts w:hint="eastAsia" w:ascii="宋体" w:hAnsi="宋体" w:cs="宋体"/>
                  <w:color w:val="000000"/>
                  <w:kern w:val="0"/>
                  <w:sz w:val="22"/>
                  <w:szCs w:val="22"/>
                  <w:lang w:bidi="ar"/>
                </w:rPr>
                <w:delText xml:space="preserve"> </w:delText>
              </w:r>
            </w:del>
          </w:p>
        </w:tc>
      </w:tr>
      <w:tr w14:paraId="6FD1D3FF">
        <w:trPr>
          <w:trHeight w:val="400" w:hRule="atLeast"/>
        </w:trPr>
        <w:tc>
          <w:tcPr>
            <w:tcW w:w="233" w:type="pct"/>
            <w:tcBorders>
              <w:top w:val="single" w:color="000000" w:sz="4" w:space="0"/>
              <w:left w:val="single" w:color="000000" w:sz="4" w:space="0"/>
              <w:bottom w:val="single" w:color="000000" w:sz="4" w:space="0"/>
              <w:right w:val="single" w:color="000000" w:sz="4" w:space="0"/>
            </w:tcBorders>
            <w:noWrap/>
            <w:vAlign w:val="center"/>
          </w:tcPr>
          <w:p w14:paraId="358638FF">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25</w:t>
            </w:r>
          </w:p>
        </w:tc>
        <w:tc>
          <w:tcPr>
            <w:tcW w:w="725" w:type="pct"/>
            <w:vMerge w:val="continue"/>
            <w:tcBorders>
              <w:top w:val="single" w:color="000000" w:sz="4" w:space="0"/>
              <w:left w:val="single" w:color="000000" w:sz="4" w:space="0"/>
              <w:bottom w:val="single" w:color="000000" w:sz="4" w:space="0"/>
              <w:right w:val="single" w:color="000000" w:sz="4" w:space="0"/>
            </w:tcBorders>
            <w:noWrap/>
            <w:vAlign w:val="center"/>
          </w:tcPr>
          <w:p w14:paraId="794570F1">
            <w:pPr>
              <w:jc w:val="left"/>
              <w:rPr>
                <w:rFonts w:hint="eastAsia" w:ascii="宋体" w:hAnsi="宋体" w:cs="宋体"/>
                <w:color w:val="000000"/>
                <w:sz w:val="22"/>
                <w:szCs w:val="22"/>
              </w:rPr>
            </w:pPr>
          </w:p>
        </w:tc>
        <w:tc>
          <w:tcPr>
            <w:tcW w:w="836" w:type="pct"/>
            <w:tcBorders>
              <w:top w:val="single" w:color="000000" w:sz="4" w:space="0"/>
              <w:left w:val="single" w:color="000000" w:sz="4" w:space="0"/>
              <w:bottom w:val="single" w:color="000000" w:sz="4" w:space="0"/>
              <w:right w:val="single" w:color="000000" w:sz="4" w:space="0"/>
            </w:tcBorders>
            <w:vAlign w:val="center"/>
          </w:tcPr>
          <w:p w14:paraId="780AB360">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时间戳服务</w:t>
            </w:r>
          </w:p>
        </w:tc>
        <w:tc>
          <w:tcPr>
            <w:tcW w:w="1405" w:type="pct"/>
            <w:tcBorders>
              <w:top w:val="single" w:color="000000" w:sz="4" w:space="0"/>
              <w:left w:val="single" w:color="000000" w:sz="4" w:space="0"/>
              <w:bottom w:val="single" w:color="000000" w:sz="4" w:space="0"/>
              <w:right w:val="single" w:color="000000" w:sz="4" w:space="0"/>
            </w:tcBorders>
            <w:vAlign w:val="center"/>
          </w:tcPr>
          <w:p w14:paraId="4D906462">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时间戳服务</w:t>
            </w:r>
          </w:p>
        </w:tc>
        <w:tc>
          <w:tcPr>
            <w:tcW w:w="236" w:type="pct"/>
            <w:tcBorders>
              <w:top w:val="single" w:color="000000" w:sz="4" w:space="0"/>
              <w:left w:val="single" w:color="000000" w:sz="4" w:space="0"/>
              <w:bottom w:val="single" w:color="000000" w:sz="4" w:space="0"/>
              <w:right w:val="single" w:color="000000" w:sz="4" w:space="0"/>
            </w:tcBorders>
            <w:noWrap/>
            <w:vAlign w:val="center"/>
          </w:tcPr>
          <w:p w14:paraId="3767DCD8">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应用/年</w:t>
            </w:r>
          </w:p>
        </w:tc>
        <w:tc>
          <w:tcPr>
            <w:tcW w:w="402" w:type="pct"/>
            <w:tcBorders>
              <w:top w:val="single" w:color="000000" w:sz="4" w:space="0"/>
              <w:left w:val="single" w:color="000000" w:sz="4" w:space="0"/>
              <w:bottom w:val="single" w:color="000000" w:sz="4" w:space="0"/>
              <w:right w:val="single" w:color="000000" w:sz="4" w:space="0"/>
            </w:tcBorders>
            <w:noWrap/>
            <w:vAlign w:val="center"/>
          </w:tcPr>
          <w:p w14:paraId="26900AC2">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1</w:t>
            </w: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7EF98878">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1.41</w:t>
            </w:r>
            <w:del w:id="1023" w:author="cc" w:date="2026-05-23T12:56:49Z">
              <w:r>
                <w:rPr>
                  <w:rFonts w:hint="eastAsia" w:ascii="宋体" w:hAnsi="宋体" w:cs="宋体"/>
                  <w:color w:val="000000"/>
                  <w:kern w:val="0"/>
                  <w:sz w:val="22"/>
                  <w:szCs w:val="22"/>
                  <w:lang w:bidi="ar"/>
                </w:rPr>
                <w:delText xml:space="preserve"> </w:delText>
              </w:r>
            </w:del>
          </w:p>
        </w:tc>
        <w:tc>
          <w:tcPr>
            <w:tcW w:w="622" w:type="pct"/>
            <w:tcBorders>
              <w:top w:val="single" w:color="000000" w:sz="4" w:space="0"/>
              <w:left w:val="single" w:color="000000" w:sz="4" w:space="0"/>
              <w:bottom w:val="single" w:color="000000" w:sz="4" w:space="0"/>
              <w:right w:val="single" w:color="000000" w:sz="4" w:space="0"/>
            </w:tcBorders>
            <w:vAlign w:val="center"/>
          </w:tcPr>
          <w:p w14:paraId="45F5552F">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1.41</w:t>
            </w:r>
            <w:del w:id="1024" w:author="cc" w:date="2026-05-23T12:56:49Z">
              <w:r>
                <w:rPr>
                  <w:rFonts w:hint="eastAsia" w:ascii="宋体" w:hAnsi="宋体" w:cs="宋体"/>
                  <w:color w:val="000000"/>
                  <w:kern w:val="0"/>
                  <w:sz w:val="22"/>
                  <w:szCs w:val="22"/>
                  <w:lang w:bidi="ar"/>
                </w:rPr>
                <w:delText xml:space="preserve"> </w:delText>
              </w:r>
            </w:del>
          </w:p>
        </w:tc>
      </w:tr>
      <w:tr w14:paraId="51C74286">
        <w:trPr>
          <w:trHeight w:val="400" w:hRule="atLeast"/>
        </w:trPr>
        <w:tc>
          <w:tcPr>
            <w:tcW w:w="233" w:type="pct"/>
            <w:tcBorders>
              <w:top w:val="single" w:color="000000" w:sz="4" w:space="0"/>
              <w:left w:val="single" w:color="000000" w:sz="4" w:space="0"/>
              <w:bottom w:val="single" w:color="000000" w:sz="4" w:space="0"/>
              <w:right w:val="single" w:color="000000" w:sz="4" w:space="0"/>
            </w:tcBorders>
            <w:noWrap/>
            <w:vAlign w:val="center"/>
          </w:tcPr>
          <w:p w14:paraId="5FBEDB5D">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26</w:t>
            </w:r>
          </w:p>
        </w:tc>
        <w:tc>
          <w:tcPr>
            <w:tcW w:w="725" w:type="pct"/>
            <w:vMerge w:val="continue"/>
            <w:tcBorders>
              <w:top w:val="single" w:color="000000" w:sz="4" w:space="0"/>
              <w:left w:val="single" w:color="000000" w:sz="4" w:space="0"/>
              <w:bottom w:val="single" w:color="000000" w:sz="4" w:space="0"/>
              <w:right w:val="single" w:color="000000" w:sz="4" w:space="0"/>
            </w:tcBorders>
            <w:noWrap/>
            <w:vAlign w:val="center"/>
          </w:tcPr>
          <w:p w14:paraId="37F27732">
            <w:pPr>
              <w:jc w:val="left"/>
              <w:rPr>
                <w:rFonts w:hint="eastAsia" w:ascii="宋体" w:hAnsi="宋体" w:cs="宋体"/>
                <w:color w:val="000000"/>
                <w:sz w:val="22"/>
                <w:szCs w:val="22"/>
              </w:rPr>
            </w:pPr>
          </w:p>
        </w:tc>
        <w:tc>
          <w:tcPr>
            <w:tcW w:w="836" w:type="pct"/>
            <w:tcBorders>
              <w:top w:val="single" w:color="000000" w:sz="4" w:space="0"/>
              <w:left w:val="single" w:color="000000" w:sz="4" w:space="0"/>
              <w:bottom w:val="single" w:color="000000" w:sz="4" w:space="0"/>
              <w:right w:val="single" w:color="000000" w:sz="4" w:space="0"/>
            </w:tcBorders>
            <w:vAlign w:val="center"/>
          </w:tcPr>
          <w:p w14:paraId="6BD38F08">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应用安全网关服务</w:t>
            </w:r>
          </w:p>
        </w:tc>
        <w:tc>
          <w:tcPr>
            <w:tcW w:w="1405" w:type="pct"/>
            <w:tcBorders>
              <w:top w:val="single" w:color="000000" w:sz="4" w:space="0"/>
              <w:left w:val="single" w:color="000000" w:sz="4" w:space="0"/>
              <w:bottom w:val="single" w:color="000000" w:sz="4" w:space="0"/>
              <w:right w:val="single" w:color="000000" w:sz="4" w:space="0"/>
            </w:tcBorders>
            <w:vAlign w:val="center"/>
          </w:tcPr>
          <w:p w14:paraId="2E2305E4">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应用安全网关服务</w:t>
            </w:r>
          </w:p>
        </w:tc>
        <w:tc>
          <w:tcPr>
            <w:tcW w:w="236" w:type="pct"/>
            <w:tcBorders>
              <w:top w:val="single" w:color="000000" w:sz="4" w:space="0"/>
              <w:left w:val="single" w:color="000000" w:sz="4" w:space="0"/>
              <w:bottom w:val="single" w:color="000000" w:sz="4" w:space="0"/>
              <w:right w:val="single" w:color="000000" w:sz="4" w:space="0"/>
            </w:tcBorders>
            <w:noWrap/>
            <w:vAlign w:val="center"/>
          </w:tcPr>
          <w:p w14:paraId="10A5C988">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应用/年</w:t>
            </w:r>
          </w:p>
        </w:tc>
        <w:tc>
          <w:tcPr>
            <w:tcW w:w="402" w:type="pct"/>
            <w:tcBorders>
              <w:top w:val="single" w:color="000000" w:sz="4" w:space="0"/>
              <w:left w:val="single" w:color="000000" w:sz="4" w:space="0"/>
              <w:bottom w:val="single" w:color="000000" w:sz="4" w:space="0"/>
              <w:right w:val="single" w:color="000000" w:sz="4" w:space="0"/>
            </w:tcBorders>
            <w:noWrap/>
            <w:vAlign w:val="center"/>
          </w:tcPr>
          <w:p w14:paraId="433127BE">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1</w:t>
            </w: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4FCE8CD9">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0.93</w:t>
            </w:r>
            <w:del w:id="1025" w:author="cc" w:date="2026-05-23T12:56:49Z">
              <w:r>
                <w:rPr>
                  <w:rFonts w:hint="eastAsia" w:ascii="宋体" w:hAnsi="宋体" w:cs="宋体"/>
                  <w:color w:val="000000"/>
                  <w:kern w:val="0"/>
                  <w:sz w:val="22"/>
                  <w:szCs w:val="22"/>
                  <w:lang w:bidi="ar"/>
                </w:rPr>
                <w:delText xml:space="preserve"> </w:delText>
              </w:r>
            </w:del>
          </w:p>
        </w:tc>
        <w:tc>
          <w:tcPr>
            <w:tcW w:w="622" w:type="pct"/>
            <w:tcBorders>
              <w:top w:val="single" w:color="000000" w:sz="4" w:space="0"/>
              <w:left w:val="single" w:color="000000" w:sz="4" w:space="0"/>
              <w:bottom w:val="single" w:color="000000" w:sz="4" w:space="0"/>
              <w:right w:val="single" w:color="000000" w:sz="4" w:space="0"/>
            </w:tcBorders>
            <w:vAlign w:val="center"/>
          </w:tcPr>
          <w:p w14:paraId="41FE3F18">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0.93</w:t>
            </w:r>
            <w:del w:id="1026" w:author="cc" w:date="2026-05-23T12:56:49Z">
              <w:r>
                <w:rPr>
                  <w:rFonts w:hint="eastAsia" w:ascii="宋体" w:hAnsi="宋体" w:cs="宋体"/>
                  <w:color w:val="000000"/>
                  <w:kern w:val="0"/>
                  <w:sz w:val="22"/>
                  <w:szCs w:val="22"/>
                  <w:lang w:bidi="ar"/>
                </w:rPr>
                <w:delText xml:space="preserve"> </w:delText>
              </w:r>
            </w:del>
          </w:p>
        </w:tc>
      </w:tr>
      <w:tr w14:paraId="235CA890">
        <w:trPr>
          <w:trHeight w:val="400" w:hRule="atLeast"/>
        </w:trPr>
        <w:tc>
          <w:tcPr>
            <w:tcW w:w="233" w:type="pct"/>
            <w:tcBorders>
              <w:top w:val="single" w:color="000000" w:sz="4" w:space="0"/>
              <w:left w:val="single" w:color="000000" w:sz="4" w:space="0"/>
              <w:bottom w:val="single" w:color="000000" w:sz="4" w:space="0"/>
              <w:right w:val="single" w:color="000000" w:sz="4" w:space="0"/>
            </w:tcBorders>
            <w:noWrap/>
            <w:vAlign w:val="center"/>
          </w:tcPr>
          <w:p w14:paraId="64500178">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27</w:t>
            </w:r>
          </w:p>
        </w:tc>
        <w:tc>
          <w:tcPr>
            <w:tcW w:w="725" w:type="pct"/>
            <w:vMerge w:val="continue"/>
            <w:tcBorders>
              <w:top w:val="single" w:color="000000" w:sz="4" w:space="0"/>
              <w:left w:val="single" w:color="000000" w:sz="4" w:space="0"/>
              <w:bottom w:val="single" w:color="000000" w:sz="4" w:space="0"/>
              <w:right w:val="single" w:color="000000" w:sz="4" w:space="0"/>
            </w:tcBorders>
            <w:noWrap/>
            <w:vAlign w:val="center"/>
          </w:tcPr>
          <w:p w14:paraId="6C553CEC">
            <w:pPr>
              <w:jc w:val="left"/>
              <w:rPr>
                <w:rFonts w:hint="eastAsia" w:ascii="宋体" w:hAnsi="宋体" w:cs="宋体"/>
                <w:color w:val="000000"/>
                <w:sz w:val="22"/>
                <w:szCs w:val="22"/>
              </w:rPr>
            </w:pPr>
          </w:p>
        </w:tc>
        <w:tc>
          <w:tcPr>
            <w:tcW w:w="836" w:type="pct"/>
            <w:tcBorders>
              <w:top w:val="single" w:color="000000" w:sz="4" w:space="0"/>
              <w:left w:val="single" w:color="000000" w:sz="4" w:space="0"/>
              <w:bottom w:val="single" w:color="000000" w:sz="4" w:space="0"/>
              <w:right w:val="single" w:color="000000" w:sz="4" w:space="0"/>
            </w:tcBorders>
            <w:vAlign w:val="center"/>
          </w:tcPr>
          <w:p w14:paraId="1D0F0BE5">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SSL</w:t>
            </w:r>
            <w:del w:id="1027" w:author="cc" w:date="2026-05-23T12:56:49Z">
              <w:r>
                <w:rPr>
                  <w:rFonts w:hint="eastAsia" w:ascii="宋体" w:hAnsi="宋体" w:cs="宋体"/>
                  <w:color w:val="000000"/>
                  <w:kern w:val="0"/>
                  <w:sz w:val="22"/>
                  <w:szCs w:val="22"/>
                  <w:lang w:bidi="ar"/>
                </w:rPr>
                <w:delText xml:space="preserve"> </w:delText>
              </w:r>
            </w:del>
            <w:r>
              <w:rPr>
                <w:rFonts w:hint="eastAsia" w:ascii="宋体" w:hAnsi="宋体" w:cs="宋体"/>
                <w:color w:val="000000"/>
                <w:kern w:val="0"/>
                <w:sz w:val="22"/>
                <w:szCs w:val="22"/>
                <w:lang w:bidi="ar"/>
              </w:rPr>
              <w:t>VPN服务</w:t>
            </w:r>
          </w:p>
        </w:tc>
        <w:tc>
          <w:tcPr>
            <w:tcW w:w="1405" w:type="pct"/>
            <w:tcBorders>
              <w:top w:val="single" w:color="000000" w:sz="4" w:space="0"/>
              <w:left w:val="single" w:color="000000" w:sz="4" w:space="0"/>
              <w:bottom w:val="single" w:color="000000" w:sz="4" w:space="0"/>
              <w:right w:val="single" w:color="000000" w:sz="4" w:space="0"/>
            </w:tcBorders>
            <w:vAlign w:val="center"/>
          </w:tcPr>
          <w:p w14:paraId="654801DE">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SSL</w:t>
            </w:r>
            <w:del w:id="1028" w:author="cc" w:date="2026-05-23T12:56:49Z">
              <w:r>
                <w:rPr>
                  <w:rFonts w:hint="eastAsia" w:ascii="宋体" w:hAnsi="宋体" w:cs="宋体"/>
                  <w:color w:val="000000"/>
                  <w:kern w:val="0"/>
                  <w:sz w:val="22"/>
                  <w:szCs w:val="22"/>
                  <w:lang w:bidi="ar"/>
                </w:rPr>
                <w:delText xml:space="preserve"> </w:delText>
              </w:r>
            </w:del>
            <w:r>
              <w:rPr>
                <w:rFonts w:hint="eastAsia" w:ascii="宋体" w:hAnsi="宋体" w:cs="宋体"/>
                <w:color w:val="000000"/>
                <w:kern w:val="0"/>
                <w:sz w:val="22"/>
                <w:szCs w:val="22"/>
                <w:lang w:bidi="ar"/>
              </w:rPr>
              <w:t>VPN服务</w:t>
            </w:r>
          </w:p>
        </w:tc>
        <w:tc>
          <w:tcPr>
            <w:tcW w:w="236" w:type="pct"/>
            <w:tcBorders>
              <w:top w:val="single" w:color="000000" w:sz="4" w:space="0"/>
              <w:left w:val="single" w:color="000000" w:sz="4" w:space="0"/>
              <w:bottom w:val="single" w:color="000000" w:sz="4" w:space="0"/>
              <w:right w:val="single" w:color="000000" w:sz="4" w:space="0"/>
            </w:tcBorders>
            <w:noWrap/>
            <w:vAlign w:val="center"/>
          </w:tcPr>
          <w:p w14:paraId="167C8BE6">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应用/年</w:t>
            </w:r>
          </w:p>
        </w:tc>
        <w:tc>
          <w:tcPr>
            <w:tcW w:w="402" w:type="pct"/>
            <w:tcBorders>
              <w:top w:val="single" w:color="000000" w:sz="4" w:space="0"/>
              <w:left w:val="single" w:color="000000" w:sz="4" w:space="0"/>
              <w:bottom w:val="single" w:color="000000" w:sz="4" w:space="0"/>
              <w:right w:val="single" w:color="000000" w:sz="4" w:space="0"/>
            </w:tcBorders>
            <w:noWrap/>
            <w:vAlign w:val="center"/>
          </w:tcPr>
          <w:p w14:paraId="430FBFC3">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1</w:t>
            </w: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4E3C6113">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1.40</w:t>
            </w:r>
            <w:del w:id="1029" w:author="cc" w:date="2026-05-23T12:56:49Z">
              <w:r>
                <w:rPr>
                  <w:rFonts w:hint="eastAsia" w:ascii="宋体" w:hAnsi="宋体" w:cs="宋体"/>
                  <w:color w:val="000000"/>
                  <w:kern w:val="0"/>
                  <w:sz w:val="22"/>
                  <w:szCs w:val="22"/>
                  <w:lang w:bidi="ar"/>
                </w:rPr>
                <w:delText xml:space="preserve"> </w:delText>
              </w:r>
            </w:del>
          </w:p>
        </w:tc>
        <w:tc>
          <w:tcPr>
            <w:tcW w:w="622" w:type="pct"/>
            <w:tcBorders>
              <w:top w:val="single" w:color="000000" w:sz="4" w:space="0"/>
              <w:left w:val="single" w:color="000000" w:sz="4" w:space="0"/>
              <w:bottom w:val="single" w:color="000000" w:sz="4" w:space="0"/>
              <w:right w:val="single" w:color="000000" w:sz="4" w:space="0"/>
            </w:tcBorders>
            <w:vAlign w:val="center"/>
          </w:tcPr>
          <w:p w14:paraId="7D64E972">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1.40</w:t>
            </w:r>
            <w:del w:id="1030" w:author="cc" w:date="2026-05-23T12:56:49Z">
              <w:r>
                <w:rPr>
                  <w:rFonts w:hint="eastAsia" w:ascii="宋体" w:hAnsi="宋体" w:cs="宋体"/>
                  <w:color w:val="000000"/>
                  <w:kern w:val="0"/>
                  <w:sz w:val="22"/>
                  <w:szCs w:val="22"/>
                  <w:lang w:bidi="ar"/>
                </w:rPr>
                <w:delText xml:space="preserve"> </w:delText>
              </w:r>
            </w:del>
          </w:p>
        </w:tc>
      </w:tr>
      <w:tr w14:paraId="194B90D9">
        <w:trPr>
          <w:trHeight w:val="400" w:hRule="atLeast"/>
        </w:trPr>
        <w:tc>
          <w:tcPr>
            <w:tcW w:w="233" w:type="pct"/>
            <w:tcBorders>
              <w:top w:val="single" w:color="000000" w:sz="4" w:space="0"/>
              <w:left w:val="single" w:color="000000" w:sz="4" w:space="0"/>
              <w:bottom w:val="single" w:color="000000" w:sz="4" w:space="0"/>
              <w:right w:val="single" w:color="000000" w:sz="4" w:space="0"/>
            </w:tcBorders>
            <w:noWrap/>
            <w:vAlign w:val="center"/>
          </w:tcPr>
          <w:p w14:paraId="34BB5064">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28</w:t>
            </w:r>
          </w:p>
        </w:tc>
        <w:tc>
          <w:tcPr>
            <w:tcW w:w="725" w:type="pct"/>
            <w:vMerge w:val="continue"/>
            <w:tcBorders>
              <w:top w:val="single" w:color="000000" w:sz="4" w:space="0"/>
              <w:left w:val="single" w:color="000000" w:sz="4" w:space="0"/>
              <w:bottom w:val="single" w:color="000000" w:sz="4" w:space="0"/>
              <w:right w:val="single" w:color="000000" w:sz="4" w:space="0"/>
            </w:tcBorders>
            <w:noWrap/>
            <w:vAlign w:val="center"/>
          </w:tcPr>
          <w:p w14:paraId="1107C906">
            <w:pPr>
              <w:jc w:val="left"/>
              <w:rPr>
                <w:rFonts w:hint="eastAsia" w:ascii="宋体" w:hAnsi="宋体" w:cs="宋体"/>
                <w:color w:val="000000"/>
                <w:sz w:val="22"/>
                <w:szCs w:val="22"/>
              </w:rPr>
            </w:pPr>
          </w:p>
        </w:tc>
        <w:tc>
          <w:tcPr>
            <w:tcW w:w="836" w:type="pct"/>
            <w:tcBorders>
              <w:top w:val="single" w:color="000000" w:sz="4" w:space="0"/>
              <w:left w:val="single" w:color="000000" w:sz="4" w:space="0"/>
              <w:bottom w:val="single" w:color="000000" w:sz="4" w:space="0"/>
              <w:right w:val="single" w:color="000000" w:sz="4" w:space="0"/>
            </w:tcBorders>
            <w:vAlign w:val="center"/>
          </w:tcPr>
          <w:p w14:paraId="72B7A399">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动态口令服务</w:t>
            </w:r>
          </w:p>
        </w:tc>
        <w:tc>
          <w:tcPr>
            <w:tcW w:w="1405" w:type="pct"/>
            <w:tcBorders>
              <w:top w:val="single" w:color="000000" w:sz="4" w:space="0"/>
              <w:left w:val="single" w:color="000000" w:sz="4" w:space="0"/>
              <w:bottom w:val="single" w:color="000000" w:sz="4" w:space="0"/>
              <w:right w:val="single" w:color="000000" w:sz="4" w:space="0"/>
            </w:tcBorders>
            <w:vAlign w:val="center"/>
          </w:tcPr>
          <w:p w14:paraId="0A0C1C2C">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动态口令服务</w:t>
            </w:r>
          </w:p>
        </w:tc>
        <w:tc>
          <w:tcPr>
            <w:tcW w:w="236" w:type="pct"/>
            <w:tcBorders>
              <w:top w:val="single" w:color="000000" w:sz="4" w:space="0"/>
              <w:left w:val="single" w:color="000000" w:sz="4" w:space="0"/>
              <w:bottom w:val="single" w:color="000000" w:sz="4" w:space="0"/>
              <w:right w:val="single" w:color="000000" w:sz="4" w:space="0"/>
            </w:tcBorders>
            <w:noWrap/>
            <w:vAlign w:val="center"/>
          </w:tcPr>
          <w:p w14:paraId="0DA17391">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应用/年</w:t>
            </w:r>
          </w:p>
        </w:tc>
        <w:tc>
          <w:tcPr>
            <w:tcW w:w="402" w:type="pct"/>
            <w:tcBorders>
              <w:top w:val="single" w:color="000000" w:sz="4" w:space="0"/>
              <w:left w:val="single" w:color="000000" w:sz="4" w:space="0"/>
              <w:bottom w:val="single" w:color="000000" w:sz="4" w:space="0"/>
              <w:right w:val="single" w:color="000000" w:sz="4" w:space="0"/>
            </w:tcBorders>
            <w:noWrap/>
            <w:vAlign w:val="center"/>
          </w:tcPr>
          <w:p w14:paraId="05DB4245">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1</w:t>
            </w: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4789F435">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1.48</w:t>
            </w:r>
            <w:del w:id="1031" w:author="cc" w:date="2026-05-23T12:56:49Z">
              <w:r>
                <w:rPr>
                  <w:rFonts w:hint="eastAsia" w:ascii="宋体" w:hAnsi="宋体" w:cs="宋体"/>
                  <w:color w:val="000000"/>
                  <w:kern w:val="0"/>
                  <w:sz w:val="22"/>
                  <w:szCs w:val="22"/>
                  <w:lang w:bidi="ar"/>
                </w:rPr>
                <w:delText xml:space="preserve"> </w:delText>
              </w:r>
            </w:del>
          </w:p>
        </w:tc>
        <w:tc>
          <w:tcPr>
            <w:tcW w:w="622" w:type="pct"/>
            <w:tcBorders>
              <w:top w:val="single" w:color="000000" w:sz="4" w:space="0"/>
              <w:left w:val="single" w:color="000000" w:sz="4" w:space="0"/>
              <w:bottom w:val="single" w:color="000000" w:sz="4" w:space="0"/>
              <w:right w:val="single" w:color="000000" w:sz="4" w:space="0"/>
            </w:tcBorders>
            <w:vAlign w:val="center"/>
          </w:tcPr>
          <w:p w14:paraId="126A765D">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1.48</w:t>
            </w:r>
            <w:del w:id="1032" w:author="cc" w:date="2026-05-23T12:56:49Z">
              <w:r>
                <w:rPr>
                  <w:rFonts w:hint="eastAsia" w:ascii="宋体" w:hAnsi="宋体" w:cs="宋体"/>
                  <w:color w:val="000000"/>
                  <w:kern w:val="0"/>
                  <w:sz w:val="22"/>
                  <w:szCs w:val="22"/>
                  <w:lang w:bidi="ar"/>
                </w:rPr>
                <w:delText xml:space="preserve"> </w:delText>
              </w:r>
            </w:del>
          </w:p>
        </w:tc>
      </w:tr>
      <w:tr w14:paraId="3D15998E">
        <w:trPr>
          <w:trHeight w:val="400" w:hRule="atLeast"/>
        </w:trPr>
        <w:tc>
          <w:tcPr>
            <w:tcW w:w="233" w:type="pct"/>
            <w:tcBorders>
              <w:top w:val="single" w:color="000000" w:sz="4" w:space="0"/>
              <w:left w:val="single" w:color="000000" w:sz="4" w:space="0"/>
              <w:bottom w:val="single" w:color="000000" w:sz="4" w:space="0"/>
              <w:right w:val="single" w:color="000000" w:sz="4" w:space="0"/>
            </w:tcBorders>
            <w:noWrap/>
            <w:vAlign w:val="center"/>
          </w:tcPr>
          <w:p w14:paraId="03009E1E">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29</w:t>
            </w:r>
          </w:p>
        </w:tc>
        <w:tc>
          <w:tcPr>
            <w:tcW w:w="725" w:type="pct"/>
            <w:vMerge w:val="continue"/>
            <w:tcBorders>
              <w:top w:val="single" w:color="000000" w:sz="4" w:space="0"/>
              <w:left w:val="single" w:color="000000" w:sz="4" w:space="0"/>
              <w:bottom w:val="single" w:color="000000" w:sz="4" w:space="0"/>
              <w:right w:val="single" w:color="000000" w:sz="4" w:space="0"/>
            </w:tcBorders>
            <w:noWrap/>
            <w:vAlign w:val="center"/>
          </w:tcPr>
          <w:p w14:paraId="49BE8ABD">
            <w:pPr>
              <w:jc w:val="left"/>
              <w:rPr>
                <w:rFonts w:hint="eastAsia" w:ascii="宋体" w:hAnsi="宋体" w:cs="宋体"/>
                <w:color w:val="000000"/>
                <w:sz w:val="22"/>
                <w:szCs w:val="22"/>
              </w:rPr>
            </w:pPr>
          </w:p>
        </w:tc>
        <w:tc>
          <w:tcPr>
            <w:tcW w:w="836" w:type="pct"/>
            <w:tcBorders>
              <w:top w:val="single" w:color="000000" w:sz="4" w:space="0"/>
              <w:left w:val="single" w:color="000000" w:sz="4" w:space="0"/>
              <w:bottom w:val="single" w:color="000000" w:sz="4" w:space="0"/>
              <w:right w:val="single" w:color="000000" w:sz="4" w:space="0"/>
            </w:tcBorders>
            <w:vAlign w:val="center"/>
          </w:tcPr>
          <w:p w14:paraId="2DDD4417">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统一认证服务</w:t>
            </w:r>
          </w:p>
        </w:tc>
        <w:tc>
          <w:tcPr>
            <w:tcW w:w="1405" w:type="pct"/>
            <w:tcBorders>
              <w:top w:val="single" w:color="000000" w:sz="4" w:space="0"/>
              <w:left w:val="single" w:color="000000" w:sz="4" w:space="0"/>
              <w:bottom w:val="single" w:color="000000" w:sz="4" w:space="0"/>
              <w:right w:val="single" w:color="000000" w:sz="4" w:space="0"/>
            </w:tcBorders>
            <w:vAlign w:val="center"/>
          </w:tcPr>
          <w:p w14:paraId="1C89DF27">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统一认证服务</w:t>
            </w:r>
          </w:p>
        </w:tc>
        <w:tc>
          <w:tcPr>
            <w:tcW w:w="236" w:type="pct"/>
            <w:tcBorders>
              <w:top w:val="single" w:color="000000" w:sz="4" w:space="0"/>
              <w:left w:val="single" w:color="000000" w:sz="4" w:space="0"/>
              <w:bottom w:val="single" w:color="000000" w:sz="4" w:space="0"/>
              <w:right w:val="single" w:color="000000" w:sz="4" w:space="0"/>
            </w:tcBorders>
            <w:noWrap/>
            <w:vAlign w:val="center"/>
          </w:tcPr>
          <w:p w14:paraId="7042A8DE">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应用/年</w:t>
            </w:r>
          </w:p>
        </w:tc>
        <w:tc>
          <w:tcPr>
            <w:tcW w:w="402" w:type="pct"/>
            <w:tcBorders>
              <w:top w:val="single" w:color="000000" w:sz="4" w:space="0"/>
              <w:left w:val="single" w:color="000000" w:sz="4" w:space="0"/>
              <w:bottom w:val="single" w:color="000000" w:sz="4" w:space="0"/>
              <w:right w:val="single" w:color="000000" w:sz="4" w:space="0"/>
            </w:tcBorders>
            <w:noWrap/>
            <w:vAlign w:val="center"/>
          </w:tcPr>
          <w:p w14:paraId="48553459">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1</w:t>
            </w: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07C62329">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1.50</w:t>
            </w:r>
            <w:del w:id="1033" w:author="cc" w:date="2026-05-23T12:56:49Z">
              <w:r>
                <w:rPr>
                  <w:rFonts w:hint="eastAsia" w:ascii="宋体" w:hAnsi="宋体" w:cs="宋体"/>
                  <w:color w:val="000000"/>
                  <w:kern w:val="0"/>
                  <w:sz w:val="22"/>
                  <w:szCs w:val="22"/>
                  <w:lang w:bidi="ar"/>
                </w:rPr>
                <w:delText xml:space="preserve"> </w:delText>
              </w:r>
            </w:del>
          </w:p>
        </w:tc>
        <w:tc>
          <w:tcPr>
            <w:tcW w:w="622" w:type="pct"/>
            <w:tcBorders>
              <w:top w:val="single" w:color="000000" w:sz="4" w:space="0"/>
              <w:left w:val="single" w:color="000000" w:sz="4" w:space="0"/>
              <w:bottom w:val="single" w:color="000000" w:sz="4" w:space="0"/>
              <w:right w:val="single" w:color="000000" w:sz="4" w:space="0"/>
            </w:tcBorders>
            <w:vAlign w:val="center"/>
          </w:tcPr>
          <w:p w14:paraId="573F93CA">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1.50</w:t>
            </w:r>
            <w:del w:id="1034" w:author="cc" w:date="2026-05-23T12:56:49Z">
              <w:r>
                <w:rPr>
                  <w:rFonts w:hint="eastAsia" w:ascii="宋体" w:hAnsi="宋体" w:cs="宋体"/>
                  <w:color w:val="000000"/>
                  <w:kern w:val="0"/>
                  <w:sz w:val="22"/>
                  <w:szCs w:val="22"/>
                  <w:lang w:bidi="ar"/>
                </w:rPr>
                <w:delText xml:space="preserve"> </w:delText>
              </w:r>
            </w:del>
          </w:p>
        </w:tc>
      </w:tr>
      <w:tr w14:paraId="004F0A3B">
        <w:trPr>
          <w:trHeight w:val="280" w:hRule="atLeast"/>
        </w:trPr>
        <w:tc>
          <w:tcPr>
            <w:tcW w:w="233" w:type="pct"/>
            <w:tcBorders>
              <w:top w:val="single" w:color="000000" w:sz="4" w:space="0"/>
              <w:left w:val="single" w:color="000000" w:sz="4" w:space="0"/>
              <w:bottom w:val="single" w:color="000000" w:sz="4" w:space="0"/>
              <w:right w:val="single" w:color="000000" w:sz="4" w:space="0"/>
            </w:tcBorders>
            <w:noWrap/>
            <w:vAlign w:val="center"/>
          </w:tcPr>
          <w:p w14:paraId="00B0A904">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30</w:t>
            </w:r>
          </w:p>
        </w:tc>
        <w:tc>
          <w:tcPr>
            <w:tcW w:w="725" w:type="pct"/>
            <w:vMerge w:val="restart"/>
            <w:tcBorders>
              <w:top w:val="single" w:color="000000" w:sz="4" w:space="0"/>
              <w:left w:val="single" w:color="000000" w:sz="4" w:space="0"/>
              <w:bottom w:val="single" w:color="000000" w:sz="4" w:space="0"/>
              <w:right w:val="single" w:color="000000" w:sz="4" w:space="0"/>
            </w:tcBorders>
            <w:noWrap/>
            <w:vAlign w:val="center"/>
          </w:tcPr>
          <w:p w14:paraId="1450BC6C">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网络资源</w:t>
            </w:r>
          </w:p>
        </w:tc>
        <w:tc>
          <w:tcPr>
            <w:tcW w:w="836" w:type="pct"/>
            <w:tcBorders>
              <w:top w:val="single" w:color="000000" w:sz="4" w:space="0"/>
              <w:left w:val="single" w:color="000000" w:sz="4" w:space="0"/>
              <w:bottom w:val="single" w:color="000000" w:sz="4" w:space="0"/>
              <w:right w:val="single" w:color="000000" w:sz="4" w:space="0"/>
            </w:tcBorders>
            <w:vAlign w:val="center"/>
          </w:tcPr>
          <w:p w14:paraId="78593706">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1000M</w:t>
            </w:r>
          </w:p>
        </w:tc>
        <w:tc>
          <w:tcPr>
            <w:tcW w:w="1405" w:type="pct"/>
            <w:tcBorders>
              <w:top w:val="single" w:color="000000" w:sz="4" w:space="0"/>
              <w:left w:val="single" w:color="000000" w:sz="4" w:space="0"/>
              <w:bottom w:val="single" w:color="000000" w:sz="4" w:space="0"/>
              <w:right w:val="single" w:color="000000" w:sz="4" w:space="0"/>
            </w:tcBorders>
            <w:vAlign w:val="center"/>
          </w:tcPr>
          <w:p w14:paraId="11A0EAF0">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互联网专线</w:t>
            </w:r>
          </w:p>
        </w:tc>
        <w:tc>
          <w:tcPr>
            <w:tcW w:w="236" w:type="pct"/>
            <w:tcBorders>
              <w:top w:val="nil"/>
              <w:left w:val="single" w:color="000000" w:sz="4" w:space="0"/>
              <w:bottom w:val="single" w:color="000000" w:sz="4" w:space="0"/>
              <w:right w:val="single" w:color="000000" w:sz="4" w:space="0"/>
            </w:tcBorders>
            <w:noWrap/>
            <w:vAlign w:val="center"/>
          </w:tcPr>
          <w:p w14:paraId="6561BDE5">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条/年</w:t>
            </w:r>
          </w:p>
        </w:tc>
        <w:tc>
          <w:tcPr>
            <w:tcW w:w="402" w:type="pct"/>
            <w:tcBorders>
              <w:top w:val="nil"/>
              <w:left w:val="single" w:color="000000" w:sz="4" w:space="0"/>
              <w:bottom w:val="single" w:color="000000" w:sz="4" w:space="0"/>
              <w:right w:val="single" w:color="000000" w:sz="4" w:space="0"/>
            </w:tcBorders>
            <w:noWrap/>
            <w:vAlign w:val="center"/>
          </w:tcPr>
          <w:p w14:paraId="71BEE9AF">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1</w:t>
            </w:r>
          </w:p>
        </w:tc>
        <w:tc>
          <w:tcPr>
            <w:tcW w:w="538" w:type="pct"/>
            <w:tcBorders>
              <w:top w:val="nil"/>
              <w:left w:val="single" w:color="000000" w:sz="4" w:space="0"/>
              <w:bottom w:val="single" w:color="000000" w:sz="4" w:space="0"/>
              <w:right w:val="single" w:color="000000" w:sz="4" w:space="0"/>
            </w:tcBorders>
            <w:noWrap/>
            <w:vAlign w:val="center"/>
          </w:tcPr>
          <w:p w14:paraId="4417C334">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3.60</w:t>
            </w:r>
            <w:del w:id="1035" w:author="cc" w:date="2026-05-23T12:56:49Z">
              <w:r>
                <w:rPr>
                  <w:rFonts w:hint="eastAsia" w:ascii="宋体" w:hAnsi="宋体" w:cs="宋体"/>
                  <w:color w:val="000000"/>
                  <w:kern w:val="0"/>
                  <w:sz w:val="22"/>
                  <w:szCs w:val="22"/>
                  <w:lang w:bidi="ar"/>
                </w:rPr>
                <w:delText xml:space="preserve"> </w:delText>
              </w:r>
            </w:del>
          </w:p>
        </w:tc>
        <w:tc>
          <w:tcPr>
            <w:tcW w:w="622" w:type="pct"/>
            <w:tcBorders>
              <w:top w:val="single" w:color="000000" w:sz="4" w:space="0"/>
              <w:left w:val="single" w:color="000000" w:sz="4" w:space="0"/>
              <w:bottom w:val="single" w:color="000000" w:sz="4" w:space="0"/>
              <w:right w:val="single" w:color="000000" w:sz="4" w:space="0"/>
            </w:tcBorders>
            <w:vAlign w:val="center"/>
          </w:tcPr>
          <w:p w14:paraId="5EA879A1">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3.60</w:t>
            </w:r>
            <w:del w:id="1036" w:author="cc" w:date="2026-05-23T12:56:49Z">
              <w:r>
                <w:rPr>
                  <w:rFonts w:hint="eastAsia" w:ascii="宋体" w:hAnsi="宋体" w:cs="宋体"/>
                  <w:color w:val="000000"/>
                  <w:kern w:val="0"/>
                  <w:sz w:val="22"/>
                  <w:szCs w:val="22"/>
                  <w:lang w:bidi="ar"/>
                </w:rPr>
                <w:delText xml:space="preserve"> </w:delText>
              </w:r>
            </w:del>
          </w:p>
        </w:tc>
      </w:tr>
      <w:tr w14:paraId="472AED05">
        <w:trPr>
          <w:trHeight w:val="280" w:hRule="atLeast"/>
        </w:trPr>
        <w:tc>
          <w:tcPr>
            <w:tcW w:w="233" w:type="pct"/>
            <w:tcBorders>
              <w:top w:val="single" w:color="000000" w:sz="4" w:space="0"/>
              <w:left w:val="single" w:color="000000" w:sz="4" w:space="0"/>
              <w:bottom w:val="single" w:color="000000" w:sz="4" w:space="0"/>
              <w:right w:val="single" w:color="000000" w:sz="4" w:space="0"/>
            </w:tcBorders>
            <w:noWrap/>
            <w:vAlign w:val="center"/>
          </w:tcPr>
          <w:p w14:paraId="73482CC2">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31</w:t>
            </w:r>
          </w:p>
        </w:tc>
        <w:tc>
          <w:tcPr>
            <w:tcW w:w="725" w:type="pct"/>
            <w:vMerge w:val="continue"/>
            <w:tcBorders>
              <w:top w:val="single" w:color="000000" w:sz="4" w:space="0"/>
              <w:left w:val="single" w:color="000000" w:sz="4" w:space="0"/>
              <w:bottom w:val="single" w:color="000000" w:sz="4" w:space="0"/>
              <w:right w:val="single" w:color="000000" w:sz="4" w:space="0"/>
            </w:tcBorders>
            <w:noWrap/>
            <w:vAlign w:val="center"/>
          </w:tcPr>
          <w:p w14:paraId="32E9F894">
            <w:pPr>
              <w:jc w:val="left"/>
              <w:rPr>
                <w:rFonts w:hint="eastAsia" w:ascii="宋体" w:hAnsi="宋体" w:cs="宋体"/>
                <w:color w:val="000000"/>
                <w:sz w:val="22"/>
                <w:szCs w:val="22"/>
              </w:rPr>
            </w:pPr>
          </w:p>
        </w:tc>
        <w:tc>
          <w:tcPr>
            <w:tcW w:w="836" w:type="pct"/>
            <w:tcBorders>
              <w:top w:val="single" w:color="000000" w:sz="4" w:space="0"/>
              <w:left w:val="single" w:color="000000" w:sz="4" w:space="0"/>
              <w:bottom w:val="single" w:color="000000" w:sz="4" w:space="0"/>
              <w:right w:val="single" w:color="000000" w:sz="4" w:space="0"/>
            </w:tcBorders>
            <w:vAlign w:val="center"/>
          </w:tcPr>
          <w:p w14:paraId="54F20F6B">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100M</w:t>
            </w:r>
          </w:p>
        </w:tc>
        <w:tc>
          <w:tcPr>
            <w:tcW w:w="1405" w:type="pct"/>
            <w:tcBorders>
              <w:top w:val="single" w:color="000000" w:sz="4" w:space="0"/>
              <w:left w:val="single" w:color="000000" w:sz="4" w:space="0"/>
              <w:bottom w:val="single" w:color="000000" w:sz="4" w:space="0"/>
              <w:right w:val="single" w:color="000000" w:sz="4" w:space="0"/>
            </w:tcBorders>
            <w:vAlign w:val="center"/>
          </w:tcPr>
          <w:p w14:paraId="65466AEA">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互联网专线</w:t>
            </w:r>
          </w:p>
        </w:tc>
        <w:tc>
          <w:tcPr>
            <w:tcW w:w="236" w:type="pct"/>
            <w:tcBorders>
              <w:top w:val="nil"/>
              <w:left w:val="single" w:color="000000" w:sz="4" w:space="0"/>
              <w:bottom w:val="single" w:color="000000" w:sz="4" w:space="0"/>
              <w:right w:val="single" w:color="000000" w:sz="4" w:space="0"/>
            </w:tcBorders>
            <w:noWrap/>
            <w:vAlign w:val="center"/>
          </w:tcPr>
          <w:p w14:paraId="59807430">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条/年</w:t>
            </w:r>
          </w:p>
        </w:tc>
        <w:tc>
          <w:tcPr>
            <w:tcW w:w="402" w:type="pct"/>
            <w:tcBorders>
              <w:top w:val="nil"/>
              <w:left w:val="single" w:color="000000" w:sz="4" w:space="0"/>
              <w:bottom w:val="single" w:color="000000" w:sz="4" w:space="0"/>
              <w:right w:val="single" w:color="000000" w:sz="4" w:space="0"/>
            </w:tcBorders>
            <w:noWrap/>
            <w:vAlign w:val="center"/>
          </w:tcPr>
          <w:p w14:paraId="2FF645D5">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4</w:t>
            </w:r>
          </w:p>
        </w:tc>
        <w:tc>
          <w:tcPr>
            <w:tcW w:w="538" w:type="pct"/>
            <w:tcBorders>
              <w:top w:val="nil"/>
              <w:left w:val="single" w:color="000000" w:sz="4" w:space="0"/>
              <w:bottom w:val="single" w:color="000000" w:sz="4" w:space="0"/>
              <w:right w:val="single" w:color="000000" w:sz="4" w:space="0"/>
            </w:tcBorders>
            <w:noWrap/>
            <w:vAlign w:val="center"/>
          </w:tcPr>
          <w:p w14:paraId="15E1C18A">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1.00</w:t>
            </w:r>
            <w:del w:id="1037" w:author="cc" w:date="2026-05-23T12:56:49Z">
              <w:r>
                <w:rPr>
                  <w:rFonts w:hint="eastAsia" w:ascii="宋体" w:hAnsi="宋体" w:cs="宋体"/>
                  <w:color w:val="000000"/>
                  <w:kern w:val="0"/>
                  <w:sz w:val="22"/>
                  <w:szCs w:val="22"/>
                  <w:lang w:bidi="ar"/>
                </w:rPr>
                <w:delText xml:space="preserve"> </w:delText>
              </w:r>
            </w:del>
          </w:p>
        </w:tc>
        <w:tc>
          <w:tcPr>
            <w:tcW w:w="622" w:type="pct"/>
            <w:tcBorders>
              <w:top w:val="single" w:color="000000" w:sz="4" w:space="0"/>
              <w:left w:val="single" w:color="000000" w:sz="4" w:space="0"/>
              <w:bottom w:val="single" w:color="000000" w:sz="4" w:space="0"/>
              <w:right w:val="single" w:color="000000" w:sz="4" w:space="0"/>
            </w:tcBorders>
            <w:vAlign w:val="center"/>
          </w:tcPr>
          <w:p w14:paraId="10CA97B6">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4.00</w:t>
            </w:r>
            <w:del w:id="1038" w:author="cc" w:date="2026-05-23T12:56:49Z">
              <w:r>
                <w:rPr>
                  <w:rFonts w:hint="eastAsia" w:ascii="宋体" w:hAnsi="宋体" w:cs="宋体"/>
                  <w:color w:val="000000"/>
                  <w:kern w:val="0"/>
                  <w:sz w:val="22"/>
                  <w:szCs w:val="22"/>
                  <w:lang w:bidi="ar"/>
                </w:rPr>
                <w:delText xml:space="preserve"> </w:delText>
              </w:r>
            </w:del>
          </w:p>
        </w:tc>
      </w:tr>
      <w:tr w14:paraId="60F72FC4">
        <w:trPr>
          <w:trHeight w:val="280" w:hRule="atLeast"/>
        </w:trPr>
        <w:tc>
          <w:tcPr>
            <w:tcW w:w="233" w:type="pct"/>
            <w:tcBorders>
              <w:top w:val="single" w:color="000000" w:sz="4" w:space="0"/>
              <w:left w:val="single" w:color="000000" w:sz="4" w:space="0"/>
              <w:bottom w:val="single" w:color="000000" w:sz="4" w:space="0"/>
              <w:right w:val="single" w:color="000000" w:sz="4" w:space="0"/>
            </w:tcBorders>
            <w:noWrap/>
            <w:vAlign w:val="center"/>
          </w:tcPr>
          <w:p w14:paraId="54D3B2BB">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32</w:t>
            </w:r>
          </w:p>
        </w:tc>
        <w:tc>
          <w:tcPr>
            <w:tcW w:w="725" w:type="pct"/>
            <w:vMerge w:val="continue"/>
            <w:tcBorders>
              <w:top w:val="single" w:color="000000" w:sz="4" w:space="0"/>
              <w:left w:val="single" w:color="000000" w:sz="4" w:space="0"/>
              <w:bottom w:val="single" w:color="000000" w:sz="4" w:space="0"/>
              <w:right w:val="single" w:color="000000" w:sz="4" w:space="0"/>
            </w:tcBorders>
            <w:noWrap/>
            <w:vAlign w:val="center"/>
          </w:tcPr>
          <w:p w14:paraId="587C8893">
            <w:pPr>
              <w:jc w:val="left"/>
              <w:rPr>
                <w:rFonts w:hint="eastAsia" w:ascii="宋体" w:hAnsi="宋体" w:cs="宋体"/>
                <w:color w:val="000000"/>
                <w:sz w:val="22"/>
                <w:szCs w:val="22"/>
              </w:rPr>
            </w:pPr>
          </w:p>
        </w:tc>
        <w:tc>
          <w:tcPr>
            <w:tcW w:w="836" w:type="pct"/>
            <w:tcBorders>
              <w:top w:val="single" w:color="000000" w:sz="4" w:space="0"/>
              <w:left w:val="single" w:color="000000" w:sz="4" w:space="0"/>
              <w:bottom w:val="single" w:color="000000" w:sz="4" w:space="0"/>
              <w:right w:val="single" w:color="000000" w:sz="4" w:space="0"/>
            </w:tcBorders>
            <w:vAlign w:val="center"/>
          </w:tcPr>
          <w:p w14:paraId="3C9044AC">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IP</w:t>
            </w:r>
          </w:p>
        </w:tc>
        <w:tc>
          <w:tcPr>
            <w:tcW w:w="1405" w:type="pct"/>
            <w:tcBorders>
              <w:top w:val="single" w:color="000000" w:sz="4" w:space="0"/>
              <w:left w:val="single" w:color="000000" w:sz="4" w:space="0"/>
              <w:bottom w:val="single" w:color="000000" w:sz="4" w:space="0"/>
              <w:right w:val="single" w:color="000000" w:sz="4" w:space="0"/>
            </w:tcBorders>
            <w:vAlign w:val="center"/>
          </w:tcPr>
          <w:p w14:paraId="05A74917">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IP</w:t>
            </w:r>
          </w:p>
        </w:tc>
        <w:tc>
          <w:tcPr>
            <w:tcW w:w="236" w:type="pct"/>
            <w:tcBorders>
              <w:top w:val="nil"/>
              <w:left w:val="single" w:color="000000" w:sz="4" w:space="0"/>
              <w:bottom w:val="single" w:color="000000" w:sz="4" w:space="0"/>
              <w:right w:val="single" w:color="000000" w:sz="4" w:space="0"/>
            </w:tcBorders>
            <w:noWrap/>
            <w:vAlign w:val="center"/>
          </w:tcPr>
          <w:p w14:paraId="7DAB9938">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个</w:t>
            </w:r>
          </w:p>
        </w:tc>
        <w:tc>
          <w:tcPr>
            <w:tcW w:w="402" w:type="pct"/>
            <w:tcBorders>
              <w:top w:val="nil"/>
              <w:left w:val="single" w:color="000000" w:sz="4" w:space="0"/>
              <w:bottom w:val="single" w:color="000000" w:sz="4" w:space="0"/>
              <w:right w:val="single" w:color="000000" w:sz="4" w:space="0"/>
            </w:tcBorders>
            <w:noWrap/>
            <w:vAlign w:val="center"/>
          </w:tcPr>
          <w:p w14:paraId="3B21FD71">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10</w:t>
            </w:r>
          </w:p>
        </w:tc>
        <w:tc>
          <w:tcPr>
            <w:tcW w:w="538" w:type="pct"/>
            <w:tcBorders>
              <w:top w:val="nil"/>
              <w:left w:val="single" w:color="000000" w:sz="4" w:space="0"/>
              <w:bottom w:val="single" w:color="000000" w:sz="4" w:space="0"/>
              <w:right w:val="single" w:color="000000" w:sz="4" w:space="0"/>
            </w:tcBorders>
            <w:noWrap/>
            <w:vAlign w:val="center"/>
          </w:tcPr>
          <w:p w14:paraId="2204BAE2">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0.06</w:t>
            </w:r>
            <w:del w:id="1039" w:author="cc" w:date="2026-05-23T12:56:49Z">
              <w:r>
                <w:rPr>
                  <w:rFonts w:hint="eastAsia" w:ascii="宋体" w:hAnsi="宋体" w:cs="宋体"/>
                  <w:color w:val="000000"/>
                  <w:kern w:val="0"/>
                  <w:sz w:val="22"/>
                  <w:szCs w:val="22"/>
                  <w:lang w:bidi="ar"/>
                </w:rPr>
                <w:delText xml:space="preserve"> </w:delText>
              </w:r>
            </w:del>
          </w:p>
        </w:tc>
        <w:tc>
          <w:tcPr>
            <w:tcW w:w="622" w:type="pct"/>
            <w:tcBorders>
              <w:top w:val="single" w:color="000000" w:sz="4" w:space="0"/>
              <w:left w:val="single" w:color="000000" w:sz="4" w:space="0"/>
              <w:bottom w:val="single" w:color="000000" w:sz="4" w:space="0"/>
              <w:right w:val="single" w:color="000000" w:sz="4" w:space="0"/>
            </w:tcBorders>
            <w:vAlign w:val="center"/>
          </w:tcPr>
          <w:p w14:paraId="2A8239FC">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0.60</w:t>
            </w:r>
            <w:del w:id="1040" w:author="cc" w:date="2026-05-23T12:56:49Z">
              <w:r>
                <w:rPr>
                  <w:rFonts w:hint="eastAsia" w:ascii="宋体" w:hAnsi="宋体" w:cs="宋体"/>
                  <w:color w:val="000000"/>
                  <w:kern w:val="0"/>
                  <w:sz w:val="22"/>
                  <w:szCs w:val="22"/>
                  <w:lang w:bidi="ar"/>
                </w:rPr>
                <w:delText xml:space="preserve"> </w:delText>
              </w:r>
            </w:del>
          </w:p>
        </w:tc>
      </w:tr>
      <w:tr w14:paraId="196ED931">
        <w:trPr>
          <w:trHeight w:val="280" w:hRule="atLeast"/>
        </w:trPr>
        <w:tc>
          <w:tcPr>
            <w:tcW w:w="233" w:type="pct"/>
            <w:tcBorders>
              <w:top w:val="single" w:color="000000" w:sz="4" w:space="0"/>
              <w:left w:val="single" w:color="000000" w:sz="4" w:space="0"/>
              <w:bottom w:val="single" w:color="000000" w:sz="4" w:space="0"/>
              <w:right w:val="single" w:color="000000" w:sz="4" w:space="0"/>
            </w:tcBorders>
            <w:noWrap/>
            <w:vAlign w:val="center"/>
          </w:tcPr>
          <w:p w14:paraId="05F06D64">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33</w:t>
            </w:r>
          </w:p>
        </w:tc>
        <w:tc>
          <w:tcPr>
            <w:tcW w:w="725" w:type="pct"/>
            <w:vMerge w:val="continue"/>
            <w:tcBorders>
              <w:top w:val="single" w:color="000000" w:sz="4" w:space="0"/>
              <w:left w:val="single" w:color="000000" w:sz="4" w:space="0"/>
              <w:bottom w:val="single" w:color="000000" w:sz="4" w:space="0"/>
              <w:right w:val="single" w:color="000000" w:sz="4" w:space="0"/>
            </w:tcBorders>
            <w:noWrap/>
            <w:vAlign w:val="center"/>
          </w:tcPr>
          <w:p w14:paraId="73A13A1D">
            <w:pPr>
              <w:jc w:val="left"/>
              <w:rPr>
                <w:rFonts w:hint="eastAsia" w:ascii="宋体" w:hAnsi="宋体" w:cs="宋体"/>
                <w:color w:val="000000"/>
                <w:sz w:val="22"/>
                <w:szCs w:val="22"/>
              </w:rPr>
            </w:pPr>
          </w:p>
        </w:tc>
        <w:tc>
          <w:tcPr>
            <w:tcW w:w="836" w:type="pct"/>
            <w:tcBorders>
              <w:top w:val="single" w:color="000000" w:sz="4" w:space="0"/>
              <w:left w:val="single" w:color="000000" w:sz="4" w:space="0"/>
              <w:bottom w:val="single" w:color="000000" w:sz="4" w:space="0"/>
              <w:right w:val="single" w:color="000000" w:sz="4" w:space="0"/>
            </w:tcBorders>
            <w:vAlign w:val="center"/>
          </w:tcPr>
          <w:p w14:paraId="0B3F71DC">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主机负载均衡（IP）</w:t>
            </w:r>
          </w:p>
        </w:tc>
        <w:tc>
          <w:tcPr>
            <w:tcW w:w="1405" w:type="pct"/>
            <w:tcBorders>
              <w:top w:val="single" w:color="000000" w:sz="4" w:space="0"/>
              <w:left w:val="single" w:color="000000" w:sz="4" w:space="0"/>
              <w:bottom w:val="single" w:color="000000" w:sz="4" w:space="0"/>
              <w:right w:val="single" w:color="000000" w:sz="4" w:space="0"/>
            </w:tcBorders>
            <w:vAlign w:val="center"/>
          </w:tcPr>
          <w:p w14:paraId="1BFFBA33">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主机负载均衡（IP）</w:t>
            </w:r>
          </w:p>
        </w:tc>
        <w:tc>
          <w:tcPr>
            <w:tcW w:w="236" w:type="pct"/>
            <w:tcBorders>
              <w:top w:val="nil"/>
              <w:left w:val="single" w:color="000000" w:sz="4" w:space="0"/>
              <w:bottom w:val="single" w:color="000000" w:sz="4" w:space="0"/>
              <w:right w:val="single" w:color="000000" w:sz="4" w:space="0"/>
            </w:tcBorders>
            <w:noWrap/>
            <w:vAlign w:val="center"/>
          </w:tcPr>
          <w:p w14:paraId="3C96EFA0">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个</w:t>
            </w:r>
          </w:p>
        </w:tc>
        <w:tc>
          <w:tcPr>
            <w:tcW w:w="402" w:type="pct"/>
            <w:tcBorders>
              <w:top w:val="nil"/>
              <w:left w:val="single" w:color="000000" w:sz="4" w:space="0"/>
              <w:bottom w:val="single" w:color="000000" w:sz="4" w:space="0"/>
              <w:right w:val="single" w:color="000000" w:sz="4" w:space="0"/>
            </w:tcBorders>
            <w:noWrap/>
            <w:vAlign w:val="center"/>
          </w:tcPr>
          <w:p w14:paraId="05739057">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7</w:t>
            </w:r>
          </w:p>
        </w:tc>
        <w:tc>
          <w:tcPr>
            <w:tcW w:w="538" w:type="pct"/>
            <w:tcBorders>
              <w:top w:val="nil"/>
              <w:left w:val="single" w:color="000000" w:sz="4" w:space="0"/>
              <w:bottom w:val="single" w:color="000000" w:sz="4" w:space="0"/>
              <w:right w:val="single" w:color="000000" w:sz="4" w:space="0"/>
            </w:tcBorders>
            <w:noWrap/>
            <w:vAlign w:val="center"/>
          </w:tcPr>
          <w:p w14:paraId="3D750A76">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0.29</w:t>
            </w:r>
            <w:del w:id="1041" w:author="cc" w:date="2026-05-23T12:56:49Z">
              <w:r>
                <w:rPr>
                  <w:rFonts w:hint="eastAsia" w:ascii="宋体" w:hAnsi="宋体" w:cs="宋体"/>
                  <w:color w:val="000000"/>
                  <w:kern w:val="0"/>
                  <w:sz w:val="22"/>
                  <w:szCs w:val="22"/>
                  <w:lang w:bidi="ar"/>
                </w:rPr>
                <w:delText xml:space="preserve"> </w:delText>
              </w:r>
            </w:del>
          </w:p>
        </w:tc>
        <w:tc>
          <w:tcPr>
            <w:tcW w:w="622" w:type="pct"/>
            <w:tcBorders>
              <w:top w:val="single" w:color="000000" w:sz="4" w:space="0"/>
              <w:left w:val="single" w:color="000000" w:sz="4" w:space="0"/>
              <w:bottom w:val="single" w:color="000000" w:sz="4" w:space="0"/>
              <w:right w:val="single" w:color="000000" w:sz="4" w:space="0"/>
            </w:tcBorders>
            <w:vAlign w:val="center"/>
          </w:tcPr>
          <w:p w14:paraId="4E1F14D4">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2.03</w:t>
            </w:r>
            <w:del w:id="1042" w:author="cc" w:date="2026-05-23T12:56:49Z">
              <w:r>
                <w:rPr>
                  <w:rFonts w:hint="eastAsia" w:ascii="宋体" w:hAnsi="宋体" w:cs="宋体"/>
                  <w:color w:val="000000"/>
                  <w:kern w:val="0"/>
                  <w:sz w:val="22"/>
                  <w:szCs w:val="22"/>
                  <w:lang w:bidi="ar"/>
                </w:rPr>
                <w:delText xml:space="preserve"> </w:delText>
              </w:r>
            </w:del>
          </w:p>
        </w:tc>
      </w:tr>
      <w:tr w14:paraId="0828687D">
        <w:trPr>
          <w:trHeight w:val="280" w:hRule="atLeast"/>
        </w:trPr>
        <w:tc>
          <w:tcPr>
            <w:tcW w:w="233" w:type="pct"/>
            <w:tcBorders>
              <w:top w:val="single" w:color="000000" w:sz="4" w:space="0"/>
              <w:left w:val="single" w:color="000000" w:sz="4" w:space="0"/>
              <w:bottom w:val="single" w:color="000000" w:sz="4" w:space="0"/>
              <w:right w:val="single" w:color="000000" w:sz="4" w:space="0"/>
            </w:tcBorders>
            <w:noWrap/>
            <w:vAlign w:val="center"/>
          </w:tcPr>
          <w:p w14:paraId="4C8EEDEA">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34</w:t>
            </w:r>
          </w:p>
        </w:tc>
        <w:tc>
          <w:tcPr>
            <w:tcW w:w="725" w:type="pct"/>
            <w:vMerge w:val="continue"/>
            <w:tcBorders>
              <w:top w:val="single" w:color="000000" w:sz="4" w:space="0"/>
              <w:left w:val="single" w:color="000000" w:sz="4" w:space="0"/>
              <w:bottom w:val="single" w:color="000000" w:sz="4" w:space="0"/>
              <w:right w:val="single" w:color="000000" w:sz="4" w:space="0"/>
            </w:tcBorders>
            <w:noWrap/>
            <w:vAlign w:val="center"/>
          </w:tcPr>
          <w:p w14:paraId="2249FDEE">
            <w:pPr>
              <w:jc w:val="left"/>
              <w:rPr>
                <w:rFonts w:hint="eastAsia" w:ascii="宋体" w:hAnsi="宋体" w:cs="宋体"/>
                <w:color w:val="000000"/>
                <w:sz w:val="22"/>
                <w:szCs w:val="22"/>
              </w:rPr>
            </w:pPr>
          </w:p>
        </w:tc>
        <w:tc>
          <w:tcPr>
            <w:tcW w:w="836" w:type="pct"/>
            <w:tcBorders>
              <w:top w:val="single" w:color="000000" w:sz="4" w:space="0"/>
              <w:left w:val="single" w:color="000000" w:sz="4" w:space="0"/>
              <w:bottom w:val="single" w:color="000000" w:sz="4" w:space="0"/>
              <w:right w:val="single" w:color="000000" w:sz="4" w:space="0"/>
            </w:tcBorders>
            <w:vAlign w:val="center"/>
          </w:tcPr>
          <w:p w14:paraId="0B9F57B9">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VPN（SSL/IPsec）</w:t>
            </w:r>
          </w:p>
        </w:tc>
        <w:tc>
          <w:tcPr>
            <w:tcW w:w="1405" w:type="pct"/>
            <w:tcBorders>
              <w:top w:val="single" w:color="000000" w:sz="4" w:space="0"/>
              <w:left w:val="single" w:color="000000" w:sz="4" w:space="0"/>
              <w:bottom w:val="single" w:color="000000" w:sz="4" w:space="0"/>
              <w:right w:val="single" w:color="000000" w:sz="4" w:space="0"/>
            </w:tcBorders>
            <w:vAlign w:val="center"/>
          </w:tcPr>
          <w:p w14:paraId="7AF519E3">
            <w:pPr>
              <w:widowControl/>
              <w:jc w:val="left"/>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VPN（SSL/IPsec）</w:t>
            </w:r>
          </w:p>
        </w:tc>
        <w:tc>
          <w:tcPr>
            <w:tcW w:w="236" w:type="pct"/>
            <w:tcBorders>
              <w:top w:val="nil"/>
              <w:left w:val="single" w:color="000000" w:sz="4" w:space="0"/>
              <w:bottom w:val="single" w:color="000000" w:sz="4" w:space="0"/>
              <w:right w:val="single" w:color="000000" w:sz="4" w:space="0"/>
            </w:tcBorders>
            <w:noWrap/>
            <w:vAlign w:val="center"/>
          </w:tcPr>
          <w:p w14:paraId="27EF16D2">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个</w:t>
            </w:r>
          </w:p>
        </w:tc>
        <w:tc>
          <w:tcPr>
            <w:tcW w:w="402" w:type="pct"/>
            <w:tcBorders>
              <w:top w:val="nil"/>
              <w:left w:val="single" w:color="000000" w:sz="4" w:space="0"/>
              <w:bottom w:val="single" w:color="000000" w:sz="4" w:space="0"/>
              <w:right w:val="single" w:color="000000" w:sz="4" w:space="0"/>
            </w:tcBorders>
            <w:noWrap/>
            <w:vAlign w:val="center"/>
          </w:tcPr>
          <w:p w14:paraId="1A4B4BC9">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6</w:t>
            </w:r>
          </w:p>
        </w:tc>
        <w:tc>
          <w:tcPr>
            <w:tcW w:w="538" w:type="pct"/>
            <w:tcBorders>
              <w:top w:val="nil"/>
              <w:left w:val="single" w:color="000000" w:sz="4" w:space="0"/>
              <w:bottom w:val="single" w:color="000000" w:sz="4" w:space="0"/>
              <w:right w:val="single" w:color="000000" w:sz="4" w:space="0"/>
            </w:tcBorders>
            <w:noWrap/>
            <w:vAlign w:val="center"/>
          </w:tcPr>
          <w:p w14:paraId="55A71B29">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1.80</w:t>
            </w:r>
            <w:del w:id="1043" w:author="cc" w:date="2026-05-23T12:56:49Z">
              <w:r>
                <w:rPr>
                  <w:rFonts w:hint="eastAsia" w:ascii="宋体" w:hAnsi="宋体" w:cs="宋体"/>
                  <w:color w:val="000000"/>
                  <w:kern w:val="0"/>
                  <w:sz w:val="22"/>
                  <w:szCs w:val="22"/>
                  <w:lang w:bidi="ar"/>
                </w:rPr>
                <w:delText xml:space="preserve"> </w:delText>
              </w:r>
            </w:del>
          </w:p>
        </w:tc>
        <w:tc>
          <w:tcPr>
            <w:tcW w:w="622" w:type="pct"/>
            <w:tcBorders>
              <w:top w:val="single" w:color="000000" w:sz="4" w:space="0"/>
              <w:left w:val="single" w:color="000000" w:sz="4" w:space="0"/>
              <w:bottom w:val="single" w:color="000000" w:sz="4" w:space="0"/>
              <w:right w:val="single" w:color="000000" w:sz="4" w:space="0"/>
            </w:tcBorders>
            <w:vAlign w:val="center"/>
          </w:tcPr>
          <w:p w14:paraId="06C9D621">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bidi="ar"/>
              </w:rPr>
              <w:t>10.80</w:t>
            </w:r>
            <w:del w:id="1044" w:author="cc" w:date="2026-05-23T12:56:49Z">
              <w:r>
                <w:rPr>
                  <w:rFonts w:hint="eastAsia" w:ascii="宋体" w:hAnsi="宋体" w:cs="宋体"/>
                  <w:color w:val="000000"/>
                  <w:kern w:val="0"/>
                  <w:sz w:val="22"/>
                  <w:szCs w:val="22"/>
                  <w:lang w:bidi="ar"/>
                </w:rPr>
                <w:delText xml:space="preserve"> </w:delText>
              </w:r>
            </w:del>
          </w:p>
        </w:tc>
      </w:tr>
      <w:tr w14:paraId="5D1F0B1C">
        <w:trPr>
          <w:trHeight w:val="280" w:hRule="atLeast"/>
        </w:trPr>
        <w:tc>
          <w:tcPr>
            <w:tcW w:w="233" w:type="pct"/>
            <w:tcBorders>
              <w:top w:val="single" w:color="000000" w:sz="4" w:space="0"/>
              <w:left w:val="single" w:color="000000" w:sz="4" w:space="0"/>
              <w:bottom w:val="single" w:color="000000" w:sz="4" w:space="0"/>
              <w:right w:val="single" w:color="000000" w:sz="4" w:space="0"/>
            </w:tcBorders>
            <w:noWrap/>
            <w:vAlign w:val="center"/>
          </w:tcPr>
          <w:p w14:paraId="113D353E">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35</w:t>
            </w:r>
          </w:p>
        </w:tc>
        <w:tc>
          <w:tcPr>
            <w:tcW w:w="2967" w:type="pct"/>
            <w:gridSpan w:val="3"/>
            <w:tcBorders>
              <w:top w:val="single" w:color="000000" w:sz="4" w:space="0"/>
              <w:left w:val="single" w:color="000000" w:sz="4" w:space="0"/>
              <w:bottom w:val="single" w:color="000000" w:sz="4" w:space="0"/>
              <w:right w:val="single" w:color="000000" w:sz="4" w:space="0"/>
            </w:tcBorders>
            <w:noWrap/>
            <w:vAlign w:val="center"/>
          </w:tcPr>
          <w:p w14:paraId="743036FB">
            <w:pPr>
              <w:widowControl/>
              <w:jc w:val="center"/>
              <w:textAlignment w:val="center"/>
              <w:rPr>
                <w:rFonts w:hint="eastAsia" w:ascii="宋体" w:hAnsi="宋体" w:cs="宋体"/>
                <w:b/>
                <w:bCs/>
                <w:color w:val="000000"/>
                <w:sz w:val="22"/>
                <w:szCs w:val="22"/>
              </w:rPr>
            </w:pPr>
            <w:r>
              <w:rPr>
                <w:rFonts w:hint="eastAsia" w:ascii="宋体" w:hAnsi="宋体" w:cs="宋体"/>
                <w:b/>
                <w:bCs/>
                <w:color w:val="000000"/>
                <w:kern w:val="0"/>
                <w:sz w:val="22"/>
                <w:szCs w:val="22"/>
                <w:lang w:bidi="ar"/>
              </w:rPr>
              <w:t>合计</w:t>
            </w:r>
          </w:p>
        </w:tc>
        <w:tc>
          <w:tcPr>
            <w:tcW w:w="236" w:type="pct"/>
            <w:tcBorders>
              <w:top w:val="single" w:color="000000" w:sz="4" w:space="0"/>
              <w:left w:val="single" w:color="000000" w:sz="4" w:space="0"/>
              <w:bottom w:val="single" w:color="000000" w:sz="4" w:space="0"/>
              <w:right w:val="single" w:color="000000" w:sz="4" w:space="0"/>
            </w:tcBorders>
            <w:noWrap/>
            <w:vAlign w:val="center"/>
          </w:tcPr>
          <w:p w14:paraId="78BA2282">
            <w:pPr>
              <w:jc w:val="center"/>
              <w:rPr>
                <w:rFonts w:hint="eastAsia" w:ascii="宋体" w:hAnsi="宋体" w:cs="宋体"/>
                <w:b/>
                <w:bCs/>
                <w:color w:val="000000"/>
                <w:sz w:val="22"/>
                <w:szCs w:val="22"/>
              </w:rPr>
            </w:pPr>
          </w:p>
        </w:tc>
        <w:tc>
          <w:tcPr>
            <w:tcW w:w="402" w:type="pct"/>
            <w:tcBorders>
              <w:top w:val="single" w:color="000000" w:sz="4" w:space="0"/>
              <w:left w:val="single" w:color="000000" w:sz="4" w:space="0"/>
              <w:bottom w:val="single" w:color="000000" w:sz="4" w:space="0"/>
              <w:right w:val="single" w:color="000000" w:sz="4" w:space="0"/>
            </w:tcBorders>
            <w:noWrap/>
            <w:vAlign w:val="center"/>
          </w:tcPr>
          <w:p w14:paraId="17CAC1A7">
            <w:pPr>
              <w:jc w:val="center"/>
              <w:rPr>
                <w:rFonts w:hint="eastAsia" w:ascii="宋体" w:hAnsi="宋体" w:cs="宋体"/>
                <w:b/>
                <w:bCs/>
                <w:color w:val="000000"/>
                <w:sz w:val="22"/>
                <w:szCs w:val="22"/>
              </w:rPr>
            </w:pP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5873D0D9">
            <w:pPr>
              <w:jc w:val="center"/>
              <w:rPr>
                <w:rFonts w:hint="eastAsia" w:ascii="宋体" w:hAnsi="宋体" w:cs="宋体"/>
                <w:b/>
                <w:bCs/>
                <w:color w:val="000000"/>
                <w:sz w:val="22"/>
                <w:szCs w:val="22"/>
              </w:rPr>
            </w:pPr>
          </w:p>
        </w:tc>
        <w:tc>
          <w:tcPr>
            <w:tcW w:w="622" w:type="pct"/>
            <w:tcBorders>
              <w:top w:val="single" w:color="000000" w:sz="4" w:space="0"/>
              <w:left w:val="single" w:color="000000" w:sz="4" w:space="0"/>
              <w:bottom w:val="single" w:color="000000" w:sz="4" w:space="0"/>
              <w:right w:val="single" w:color="000000" w:sz="4" w:space="0"/>
            </w:tcBorders>
            <w:vAlign w:val="center"/>
          </w:tcPr>
          <w:p w14:paraId="6E2002F9">
            <w:pPr>
              <w:widowControl/>
              <w:jc w:val="center"/>
              <w:textAlignment w:val="center"/>
              <w:rPr>
                <w:rFonts w:hint="eastAsia" w:ascii="宋体" w:hAnsi="宋体" w:eastAsia="宋体" w:cs="宋体"/>
                <w:b/>
                <w:bCs/>
                <w:color w:val="000000"/>
                <w:sz w:val="22"/>
                <w:szCs w:val="22"/>
                <w:lang w:eastAsia="zh-CN"/>
              </w:rPr>
            </w:pPr>
            <w:r>
              <w:rPr>
                <w:rFonts w:hint="eastAsia" w:ascii="宋体" w:hAnsi="宋体" w:cs="宋体"/>
                <w:b/>
                <w:bCs/>
                <w:color w:val="000000"/>
                <w:kern w:val="0"/>
                <w:sz w:val="22"/>
                <w:szCs w:val="22"/>
                <w:lang w:bidi="ar"/>
              </w:rPr>
              <w:t>190.73</w:t>
            </w:r>
            <w:del w:id="1045" w:author="cc" w:date="2026-05-23T12:56:49Z">
              <w:r>
                <w:rPr>
                  <w:rFonts w:hint="eastAsia" w:ascii="宋体" w:hAnsi="宋体" w:cs="宋体"/>
                  <w:b/>
                  <w:bCs/>
                  <w:color w:val="000000"/>
                  <w:kern w:val="0"/>
                  <w:sz w:val="22"/>
                  <w:szCs w:val="22"/>
                  <w:lang w:bidi="ar"/>
                </w:rPr>
                <w:delText xml:space="preserve"> </w:delText>
              </w:r>
            </w:del>
          </w:p>
        </w:tc>
      </w:tr>
    </w:tbl>
    <w:p w14:paraId="0AFA065E"/>
    <w:sectPr>
      <w:pgSz w:w="16838" w:h="11906" w:orient="landscape"/>
      <w:pgMar w:top="1800" w:right="1440" w:bottom="1800" w:left="1440" w:header="851" w:footer="992" w:gutter="0"/>
      <w:pgNumType w:fmt="numberInDash"/>
      <w:cols w:space="425" w:num="1"/>
      <w:docGrid w:type="lines"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10CAEEA1-CD6D-DA87-6A46-426AB5D5C4BC}"/>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embedRegular r:id="rId2" w:fontKey="{14C2B2C0-0899-728E-6A46-426AC370B9DE}"/>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仿宋">
    <w:altName w:val="仿宋-简"/>
    <w:panose1 w:val="02010609060101010101"/>
    <w:charset w:val="86"/>
    <w:family w:val="modern"/>
    <w:pitch w:val="default"/>
    <w:sig w:usb0="00000000" w:usb1="00000000" w:usb2="00000016" w:usb3="00000000" w:csb0="00040001" w:csb1="00000000"/>
  </w:font>
  <w:font w:name="仿宋-简">
    <w:panose1 w:val="02010609060101010101"/>
    <w:charset w:val="86"/>
    <w:family w:val="auto"/>
    <w:pitch w:val="default"/>
    <w:sig w:usb0="A00002BF" w:usb1="3ACF7CFA" w:usb2="00000016" w:usb3="00000000" w:csb0="00040001" w:csb1="00000000"/>
  </w:font>
  <w:font w:name="Calibri Light">
    <w:altName w:val="Helvetica Neue"/>
    <w:panose1 w:val="020F0302020204030204"/>
    <w:charset w:val="00"/>
    <w:family w:val="swiss"/>
    <w:pitch w:val="default"/>
    <w:sig w:usb0="00000000" w:usb1="00000000" w:usb2="00000009" w:usb3="00000000" w:csb0="200001FF" w:csb1="00000000"/>
  </w:font>
  <w:font w:name="Helvetica Neue">
    <w:panose1 w:val="02000503000000020004"/>
    <w:charset w:val="00"/>
    <w:family w:val="auto"/>
    <w:pitch w:val="default"/>
    <w:sig w:usb0="E50002FF" w:usb1="500079DB" w:usb2="00000010" w:usb3="00000000" w:csb0="00000000" w:csb1="00000000"/>
  </w:font>
  <w:font w:name="方正小标宋简体">
    <w:altName w:val="汉仪书宋二KW"/>
    <w:panose1 w:val="02000000000000000000"/>
    <w:charset w:val="86"/>
    <w:family w:val="auto"/>
    <w:pitch w:val="default"/>
    <w:sig w:usb0="00000000" w:usb1="0000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MS Gothic">
    <w:altName w:val="Hiragino Sans"/>
    <w:panose1 w:val="020B0609070205080204"/>
    <w:charset w:val="80"/>
    <w:family w:val="modern"/>
    <w:pitch w:val="default"/>
    <w:sig w:usb0="00000000" w:usb1="00000000" w:usb2="08000012" w:usb3="00000000" w:csb0="0002009F" w:csb1="00000000"/>
  </w:font>
  <w:font w:name="Hiragino Sans">
    <w:panose1 w:val="020B0300000000000000"/>
    <w:charset w:val="80"/>
    <w:family w:val="auto"/>
    <w:pitch w:val="default"/>
    <w:sig w:usb0="E00002FF" w:usb1="7AE7FFFF" w:usb2="00000012" w:usb3="00000000" w:csb0="0002000D" w:csb1="00000000"/>
  </w:font>
  <w:font w:name="儷宋 Pro">
    <w:panose1 w:val="02020300000000000000"/>
    <w:charset w:val="88"/>
    <w:family w:val="auto"/>
    <w:pitch w:val="default"/>
    <w:sig w:usb0="80000001" w:usb1="28091800" w:usb2="00000016" w:usb3="00000000" w:csb0="001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Apple Color Emoji">
    <w:panose1 w:val="00000000000000000000"/>
    <w:charset w:val="00"/>
    <w:family w:val="auto"/>
    <w:pitch w:val="default"/>
    <w:sig w:usb0="00000003" w:usb1="18000000" w:usb2="14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58893D">
    <w:pPr>
      <w:pBdr>
        <w:top w:val="none" w:color="auto" w:sz="0" w:space="1"/>
        <w:left w:val="none" w:color="auto" w:sz="0" w:space="4"/>
        <w:bottom w:val="none" w:color="auto" w:sz="0" w:space="1"/>
        <w:right w:val="none" w:color="auto" w:sz="0" w:space="4"/>
      </w:pBdr>
      <w:wordWrap w:val="0"/>
      <w:spacing w:before="120" w:after="120" w:line="400" w:lineRule="exact"/>
      <w:jc w:val="center"/>
      <w:rPr>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AC539C">
    <w:pPr>
      <w:pBdr>
        <w:top w:val="none" w:color="auto" w:sz="0" w:space="1"/>
        <w:left w:val="none" w:color="auto" w:sz="0" w:space="4"/>
        <w:bottom w:val="none" w:color="auto" w:sz="0" w:space="1"/>
        <w:right w:val="none" w:color="auto" w:sz="0" w:space="4"/>
      </w:pBdr>
      <w:wordWrap w:val="0"/>
      <w:spacing w:before="120" w:after="120" w:line="400" w:lineRule="exact"/>
      <w:jc w:val="center"/>
      <w:rPr>
        <w:sz w:val="21"/>
        <w:szCs w:val="21"/>
      </w:rPr>
    </w:pPr>
    <w:r>
      <w:rPr>
        <w:sz w:val="21"/>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D38688">
                          <w:pPr>
                            <w:pStyle w:val="14"/>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74D38688">
                    <w:pPr>
                      <w:pStyle w:val="14"/>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7A0748">
    <w:pPr>
      <w:pBdr>
        <w:top w:val="none" w:color="auto" w:sz="0" w:space="1"/>
        <w:left w:val="none" w:color="auto" w:sz="0" w:space="4"/>
        <w:bottom w:val="none" w:color="auto" w:sz="0" w:space="1"/>
        <w:right w:val="none" w:color="auto" w:sz="0" w:space="4"/>
      </w:pBdr>
      <w:wordWrap w:val="0"/>
      <w:spacing w:before="120" w:after="120" w:line="400" w:lineRule="exact"/>
      <w:jc w:val="center"/>
      <w:rPr>
        <w:sz w:val="21"/>
        <w:szCs w:val="21"/>
      </w:rPr>
    </w:pPr>
    <w:r>
      <w:rPr>
        <w:sz w:val="21"/>
      </w:rPr>
      <mc:AlternateContent>
        <mc:Choice Requires="wps">
          <w:drawing>
            <wp:anchor distT="0" distB="0" distL="114300" distR="114300" simplePos="0" relativeHeight="251661312" behindDoc="0" locked="0" layoutInCell="1" allowOverlap="1">
              <wp:simplePos x="0" y="0"/>
              <wp:positionH relativeFrom="margin">
                <wp:posOffset>4232910</wp:posOffset>
              </wp:positionH>
              <wp:positionV relativeFrom="paragraph">
                <wp:posOffset>182245</wp:posOffset>
              </wp:positionV>
              <wp:extent cx="366395" cy="1828800"/>
              <wp:effectExtent l="0" t="0" r="15240" b="12700"/>
              <wp:wrapNone/>
              <wp:docPr id="7" name="文本框 7"/>
              <wp:cNvGraphicFramePr/>
              <a:graphic xmlns:a="http://schemas.openxmlformats.org/drawingml/2006/main">
                <a:graphicData uri="http://schemas.microsoft.com/office/word/2010/wordprocessingShape">
                  <wps:wsp>
                    <wps:cNvSpPr txBox="1"/>
                    <wps:spPr>
                      <a:xfrm>
                        <a:off x="0" y="0"/>
                        <a:ext cx="366183"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283FEF">
                          <w:pPr>
                            <w:pStyle w:val="14"/>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333.3pt;margin-top:14.35pt;height:144pt;width:28.85pt;mso-position-horizontal-relative:margin;z-index:251661312;mso-width-relative:page;mso-height-relative:page;" filled="f" stroked="f" coordsize="21600,21600" o:gfxdata="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BGSkO3YAAAACgEAAA8AAAAAAAAAAQAgAAAAIgAAAGRycy9kb3ducmV2Lnht&#10;bFBLAQIUABQAAAAIAIdO4kDruogmMgIAAFYEAAAOAAAAAAAAAAEAIAAAACcBAABkcnMvZTJvRG9j&#10;LnhtbFBLBQYAAAAABgAGAFkBAADLBQAAAAA=&#10;">
              <v:fill on="f" focussize="0,0"/>
              <v:stroke on="f" weight="0.5pt"/>
              <v:imagedata o:title=""/>
              <o:lock v:ext="edit" aspectratio="f"/>
              <v:textbox inset="0mm,0mm,0mm,0mm" style="mso-fit-shape-to-text:t;">
                <w:txbxContent>
                  <w:p w14:paraId="49283FEF">
                    <w:pPr>
                      <w:pStyle w:val="14"/>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A53535">
    <w:pPr>
      <w:pStyle w:val="15"/>
      <w:pBdr>
        <w:top w:val="none" w:color="auto" w:sz="0" w:space="1"/>
        <w:left w:val="none" w:color="auto" w:sz="0" w:space="4"/>
        <w:bottom w:val="none" w:color="auto" w:sz="0" w:space="1"/>
        <w:right w:val="none" w:color="auto" w:sz="0" w:space="4"/>
      </w:pBdr>
      <w:wordWrap w:val="0"/>
      <w:spacing w:line="400" w:lineRule="exact"/>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-2139</wp:posOffset>
          </wp:positionH>
          <wp:positionV relativeFrom="page">
            <wp:posOffset>0</wp:posOffset>
          </wp:positionV>
          <wp:extent cx="7564587" cy="10692130"/>
          <wp:wrapNone/>
          <wp:docPr id="1" name="Picture 1"/>
          <wp:cNvGraphicFramePr>
            <a:graphicFrameLocks noChangeAspect="1"/>
          </wp:cNvGraphicFramePr>
          <a:graphic>
            <a:graphicData uri="http://schemas.openxmlformats.org/drawingml/2006/picture">
              <pic:pic>
                <pic:nvPicPr>
                  <pic:cNvPr id="0" name="1bc1a97b-e0b1-485e-bd79-31f6c4ebc763_tile.png"/>
                  <pic:cNvPicPr/>
                </pic:nvPicPr>
                <pic:blipFill>
                  <a:blip r:embed="rId1"/>
                  <a:stretch>
                    <a:fillRect/>
                  </a:stretch>
                </pic:blipFill>
                <pic:spPr>
                  <a:xfrm>
                    <a:off x="0" y="0"/>
                    <a:ext cx="7564587" cy="1069213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0</wp:posOffset>
          </wp:positionV>
          <wp:extent cx="7772400" cy="10058400"/>
          <wp:wrapNone/>
          <wp:docPr id="2" name="Picture 2"/>
          <wp:cNvGraphicFramePr>
            <a:graphicFrameLocks noChangeAspect="1"/>
          </wp:cNvGraphicFramePr>
          <a:graphic>
            <a:graphicData uri="http://schemas.openxmlformats.org/drawingml/2006/picture">
              <pic:pic>
                <pic:nvPicPr>
                  <pic:cNvPr id="0" name="865b81fd-d630-4624-a1c4-32432c285811_tile.png"/>
                  <pic:cNvPicPr/>
                </pic:nvPicPr>
                <pic:blipFill>
                  <a:blip r:embed="rId2"/>
                  <a:stretch>
                    <a:fillRect/>
                  </a:stretch>
                </pic:blipFill>
                <pic:spPr>
                  <a:xfrm>
                    <a:off x="0" y="0"/>
                    <a:ext cx="7772400" cy="10058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-2139</wp:posOffset>
          </wp:positionH>
          <wp:positionV relativeFrom="page">
            <wp:posOffset>0</wp:posOffset>
          </wp:positionV>
          <wp:extent cx="7564587" cy="10692130"/>
          <wp:wrapNone/>
          <wp:docPr id="3" name="Picture 3"/>
          <wp:cNvGraphicFramePr>
            <a:graphicFrameLocks noChangeAspect="1"/>
          </wp:cNvGraphicFramePr>
          <a:graphic>
            <a:graphicData uri="http://schemas.openxmlformats.org/drawingml/2006/picture">
              <pic:pic>
                <pic:nvPicPr>
                  <pic:cNvPr id="0" name="1bc1a97b-e0b1-485e-bd79-31f6c4ebc763_tile.png"/>
                  <pic:cNvPicPr/>
                </pic:nvPicPr>
                <pic:blipFill>
                  <a:blip r:embed="rId1"/>
                  <a:stretch>
                    <a:fillRect/>
                  </a:stretch>
                </pic:blipFill>
                <pic:spPr>
                  <a:xfrm>
                    <a:off x="0" y="0"/>
                    <a:ext cx="7564587" cy="1069213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-2139</wp:posOffset>
          </wp:positionH>
          <wp:positionV relativeFrom="page">
            <wp:posOffset>0</wp:posOffset>
          </wp:positionV>
          <wp:extent cx="7564587" cy="10692130"/>
          <wp:wrapNone/>
          <wp:docPr id="4" name="Picture 4"/>
          <wp:cNvGraphicFramePr>
            <a:graphicFrameLocks noChangeAspect="1"/>
          </wp:cNvGraphicFramePr>
          <a:graphic>
            <a:graphicData uri="http://schemas.openxmlformats.org/drawingml/2006/picture">
              <pic:pic>
                <pic:nvPicPr>
                  <pic:cNvPr id="0" name="1bc1a97b-e0b1-485e-bd79-31f6c4ebc763_tile.png"/>
                  <pic:cNvPicPr/>
                </pic:nvPicPr>
                <pic:blipFill>
                  <a:blip r:embed="rId1"/>
                  <a:stretch>
                    <a:fillRect/>
                  </a:stretch>
                </pic:blipFill>
                <pic:spPr>
                  <a:xfrm>
                    <a:off x="0" y="0"/>
                    <a:ext cx="7564587" cy="1069213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-2139</wp:posOffset>
          </wp:positionV>
          <wp:extent cx="10692130" cy="7564587"/>
          <wp:wrapNone/>
          <wp:docPr id="5" name="Picture 5"/>
          <wp:cNvGraphicFramePr>
            <a:graphicFrameLocks noChangeAspect="1"/>
          </wp:cNvGraphicFramePr>
          <a:graphic>
            <a:graphicData uri="http://schemas.openxmlformats.org/drawingml/2006/picture">
              <pic:pic>
                <pic:nvPicPr>
                  <pic:cNvPr id="0" name="d93a491d-6882-4f21-9d17-0ad833c814da_tile.png"/>
                  <pic:cNvPicPr/>
                </pic:nvPicPr>
                <pic:blipFill>
                  <a:blip r:embed="rId3"/>
                  <a:stretch>
                    <a:fillRect/>
                  </a:stretch>
                </pic:blipFill>
                <pic:spPr>
                  <a:xfrm>
                    <a:off x="0" y="0"/>
                    <a:ext cx="10692130" cy="75645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-2139</wp:posOffset>
          </wp:positionH>
          <wp:positionV relativeFrom="page">
            <wp:posOffset>0</wp:posOffset>
          </wp:positionV>
          <wp:extent cx="7564587" cy="10692130"/>
          <wp:wrapNone/>
          <wp:docPr id="6" name="Picture 6"/>
          <wp:cNvGraphicFramePr>
            <a:graphicFrameLocks noChangeAspect="1"/>
          </wp:cNvGraphicFramePr>
          <a:graphic>
            <a:graphicData uri="http://schemas.openxmlformats.org/drawingml/2006/picture">
              <pic:pic>
                <pic:nvPicPr>
                  <pic:cNvPr id="0" name="1bc1a97b-e0b1-485e-bd79-31f6c4ebc763_tile.png"/>
                  <pic:cNvPicPr/>
                </pic:nvPicPr>
                <pic:blipFill>
                  <a:blip r:embed="rId1"/>
                  <a:stretch>
                    <a:fillRect/>
                  </a:stretch>
                </pic:blipFill>
                <pic:spPr>
                  <a:xfrm>
                    <a:off x="0" y="0"/>
                    <a:ext cx="7564587" cy="1069213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-2139</wp:posOffset>
          </wp:positionV>
          <wp:extent cx="10692130" cy="7564587"/>
          <wp:wrapNone/>
          <wp:docPr id="7" name="Picture 7"/>
          <wp:cNvGraphicFramePr>
            <a:graphicFrameLocks noChangeAspect="1"/>
          </wp:cNvGraphicFramePr>
          <a:graphic>
            <a:graphicData uri="http://schemas.openxmlformats.org/drawingml/2006/picture">
              <pic:pic>
                <pic:nvPicPr>
                  <pic:cNvPr id="0" name="d93a491d-6882-4f21-9d17-0ad833c814da_tile.png"/>
                  <pic:cNvPicPr/>
                </pic:nvPicPr>
                <pic:blipFill>
                  <a:blip r:embed="rId3"/>
                  <a:stretch>
                    <a:fillRect/>
                  </a:stretch>
                </pic:blipFill>
                <pic:spPr>
                  <a:xfrm>
                    <a:off x="0" y="0"/>
                    <a:ext cx="10692130" cy="75645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-2139</wp:posOffset>
          </wp:positionH>
          <wp:positionV relativeFrom="page">
            <wp:posOffset>0</wp:posOffset>
          </wp:positionV>
          <wp:extent cx="7564587" cy="10692130"/>
          <wp:wrapNone/>
          <wp:docPr id="8" name="Picture 8"/>
          <wp:cNvGraphicFramePr>
            <a:graphicFrameLocks noChangeAspect="1"/>
          </wp:cNvGraphicFramePr>
          <a:graphic>
            <a:graphicData uri="http://schemas.openxmlformats.org/drawingml/2006/picture">
              <pic:pic>
                <pic:nvPicPr>
                  <pic:cNvPr id="0" name="1bc1a97b-e0b1-485e-bd79-31f6c4ebc763_tile.png"/>
                  <pic:cNvPicPr/>
                </pic:nvPicPr>
                <pic:blipFill>
                  <a:blip r:embed="rId1"/>
                  <a:stretch>
                    <a:fillRect/>
                  </a:stretch>
                </pic:blipFill>
                <pic:spPr>
                  <a:xfrm>
                    <a:off x="0" y="0"/>
                    <a:ext cx="7564587" cy="1069213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-2139</wp:posOffset>
          </wp:positionV>
          <wp:extent cx="10692130" cy="7564587"/>
          <wp:wrapNone/>
          <wp:docPr id="9" name="Picture 9"/>
          <wp:cNvGraphicFramePr>
            <a:graphicFrameLocks noChangeAspect="1"/>
          </wp:cNvGraphicFramePr>
          <a:graphic>
            <a:graphicData uri="http://schemas.openxmlformats.org/drawingml/2006/picture">
              <pic:pic>
                <pic:nvPicPr>
                  <pic:cNvPr id="0" name="d93a491d-6882-4f21-9d17-0ad833c814da_tile.png"/>
                  <pic:cNvPicPr/>
                </pic:nvPicPr>
                <pic:blipFill>
                  <a:blip r:embed="rId3"/>
                  <a:stretch>
                    <a:fillRect/>
                  </a:stretch>
                </pic:blipFill>
                <pic:spPr>
                  <a:xfrm>
                    <a:off x="0" y="0"/>
                    <a:ext cx="10692130" cy="75645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-2139</wp:posOffset>
          </wp:positionH>
          <wp:positionV relativeFrom="page">
            <wp:posOffset>0</wp:posOffset>
          </wp:positionV>
          <wp:extent cx="7564587" cy="10692130"/>
          <wp:wrapNone/>
          <wp:docPr id="10" name="Picture 10"/>
          <wp:cNvGraphicFramePr>
            <a:graphicFrameLocks noChangeAspect="1"/>
          </wp:cNvGraphicFramePr>
          <a:graphic>
            <a:graphicData uri="http://schemas.openxmlformats.org/drawingml/2006/picture">
              <pic:pic>
                <pic:nvPicPr>
                  <pic:cNvPr id="0" name="3a59da89-44b1-4ba3-8c20-3beecfcc7595_tile.png"/>
                  <pic:cNvPicPr/>
                </pic:nvPicPr>
                <pic:blipFill>
                  <a:blip r:embed="rId4"/>
                  <a:stretch>
                    <a:fillRect/>
                  </a:stretch>
                </pic:blipFill>
                <pic:spPr>
                  <a:xfrm>
                    <a:off x="0" y="0"/>
                    <a:ext cx="7564587" cy="10692130"/>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3022</wp:posOffset>
          </wp:positionV>
          <wp:extent cx="7560310" cy="10686085"/>
          <wp:wrapNone/>
          <wp:docPr id="1" name="Picture 1"/>
          <wp:cNvGraphicFramePr>
            <a:graphicFrameLocks noChangeAspect="1"/>
          </wp:cNvGraphicFramePr>
          <a:graphic>
            <a:graphicData uri="http://schemas.openxmlformats.org/drawingml/2006/picture">
              <pic:pic>
                <pic:nvPicPr>
                  <pic:cNvPr id="0" name="1bc1a97b-e0b1-485e-bd79-31f6c4ebc763_tile.png"/>
                  <pic:cNvPicPr/>
                </pic:nvPicPr>
                <pic:blipFill>
                  <a:blip r:embed="rId1"/>
                  <a:stretch>
                    <a:fillRect/>
                  </a:stretch>
                </pic:blipFill>
                <pic:spPr>
                  <a:xfrm>
                    <a:off x="0" y="0"/>
                    <a:ext cx="7560310" cy="1068608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0</wp:posOffset>
          </wp:positionV>
          <wp:extent cx="7772400" cy="10058400"/>
          <wp:wrapNone/>
          <wp:docPr id="2" name="Picture 2"/>
          <wp:cNvGraphicFramePr>
            <a:graphicFrameLocks noChangeAspect="1"/>
          </wp:cNvGraphicFramePr>
          <a:graphic>
            <a:graphicData uri="http://schemas.openxmlformats.org/drawingml/2006/picture">
              <pic:pic>
                <pic:nvPicPr>
                  <pic:cNvPr id="0" name="865b81fd-d630-4624-a1c4-32432c285811_tile.png"/>
                  <pic:cNvPicPr/>
                </pic:nvPicPr>
                <pic:blipFill>
                  <a:blip r:embed="rId2"/>
                  <a:stretch>
                    <a:fillRect/>
                  </a:stretch>
                </pic:blipFill>
                <pic:spPr>
                  <a:xfrm>
                    <a:off x="0" y="0"/>
                    <a:ext cx="7772400" cy="10058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3022</wp:posOffset>
          </wp:positionV>
          <wp:extent cx="7560310" cy="10686085"/>
          <wp:wrapNone/>
          <wp:docPr id="3" name="Picture 3"/>
          <wp:cNvGraphicFramePr>
            <a:graphicFrameLocks noChangeAspect="1"/>
          </wp:cNvGraphicFramePr>
          <a:graphic>
            <a:graphicData uri="http://schemas.openxmlformats.org/drawingml/2006/picture">
              <pic:pic>
                <pic:nvPicPr>
                  <pic:cNvPr id="0" name="1bc1a97b-e0b1-485e-bd79-31f6c4ebc763_tile.png"/>
                  <pic:cNvPicPr/>
                </pic:nvPicPr>
                <pic:blipFill>
                  <a:blip r:embed="rId1"/>
                  <a:stretch>
                    <a:fillRect/>
                  </a:stretch>
                </pic:blipFill>
                <pic:spPr>
                  <a:xfrm>
                    <a:off x="0" y="0"/>
                    <a:ext cx="7560310" cy="1068608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3022</wp:posOffset>
          </wp:positionV>
          <wp:extent cx="7560310" cy="10686085"/>
          <wp:wrapNone/>
          <wp:docPr id="4" name="Picture 4"/>
          <wp:cNvGraphicFramePr>
            <a:graphicFrameLocks noChangeAspect="1"/>
          </wp:cNvGraphicFramePr>
          <a:graphic>
            <a:graphicData uri="http://schemas.openxmlformats.org/drawingml/2006/picture">
              <pic:pic>
                <pic:nvPicPr>
                  <pic:cNvPr id="0" name="1bc1a97b-e0b1-485e-bd79-31f6c4ebc763_tile.png"/>
                  <pic:cNvPicPr/>
                </pic:nvPicPr>
                <pic:blipFill>
                  <a:blip r:embed="rId1"/>
                  <a:stretch>
                    <a:fillRect/>
                  </a:stretch>
                </pic:blipFill>
                <pic:spPr>
                  <a:xfrm>
                    <a:off x="0" y="0"/>
                    <a:ext cx="7560310" cy="1068608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-2139</wp:posOffset>
          </wp:positionV>
          <wp:extent cx="10692130" cy="7564587"/>
          <wp:wrapNone/>
          <wp:docPr id="5" name="Picture 5"/>
          <wp:cNvGraphicFramePr>
            <a:graphicFrameLocks noChangeAspect="1"/>
          </wp:cNvGraphicFramePr>
          <a:graphic>
            <a:graphicData uri="http://schemas.openxmlformats.org/drawingml/2006/picture">
              <pic:pic>
                <pic:nvPicPr>
                  <pic:cNvPr id="0" name="d93a491d-6882-4f21-9d17-0ad833c814da_tile.png"/>
                  <pic:cNvPicPr/>
                </pic:nvPicPr>
                <pic:blipFill>
                  <a:blip r:embed="rId3"/>
                  <a:stretch>
                    <a:fillRect/>
                  </a:stretch>
                </pic:blipFill>
                <pic:spPr>
                  <a:xfrm>
                    <a:off x="0" y="0"/>
                    <a:ext cx="10692130" cy="75645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3022</wp:posOffset>
          </wp:positionV>
          <wp:extent cx="7560310" cy="10686085"/>
          <wp:wrapNone/>
          <wp:docPr id="6" name="Picture 6"/>
          <wp:cNvGraphicFramePr>
            <a:graphicFrameLocks noChangeAspect="1"/>
          </wp:cNvGraphicFramePr>
          <a:graphic>
            <a:graphicData uri="http://schemas.openxmlformats.org/drawingml/2006/picture">
              <pic:pic>
                <pic:nvPicPr>
                  <pic:cNvPr id="0" name="1bc1a97b-e0b1-485e-bd79-31f6c4ebc763_tile.png"/>
                  <pic:cNvPicPr/>
                </pic:nvPicPr>
                <pic:blipFill>
                  <a:blip r:embed="rId1"/>
                  <a:stretch>
                    <a:fillRect/>
                  </a:stretch>
                </pic:blipFill>
                <pic:spPr>
                  <a:xfrm>
                    <a:off x="0" y="0"/>
                    <a:ext cx="7560310" cy="1068608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-2139</wp:posOffset>
          </wp:positionV>
          <wp:extent cx="10692130" cy="7564587"/>
          <wp:wrapNone/>
          <wp:docPr id="7" name="Picture 7"/>
          <wp:cNvGraphicFramePr>
            <a:graphicFrameLocks noChangeAspect="1"/>
          </wp:cNvGraphicFramePr>
          <a:graphic>
            <a:graphicData uri="http://schemas.openxmlformats.org/drawingml/2006/picture">
              <pic:pic>
                <pic:nvPicPr>
                  <pic:cNvPr id="0" name="d93a491d-6882-4f21-9d17-0ad833c814da_tile.png"/>
                  <pic:cNvPicPr/>
                </pic:nvPicPr>
                <pic:blipFill>
                  <a:blip r:embed="rId3"/>
                  <a:stretch>
                    <a:fillRect/>
                  </a:stretch>
                </pic:blipFill>
                <pic:spPr>
                  <a:xfrm>
                    <a:off x="0" y="0"/>
                    <a:ext cx="10692130" cy="75645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3022</wp:posOffset>
          </wp:positionV>
          <wp:extent cx="7560310" cy="10686085"/>
          <wp:wrapNone/>
          <wp:docPr id="8" name="Picture 8"/>
          <wp:cNvGraphicFramePr>
            <a:graphicFrameLocks noChangeAspect="1"/>
          </wp:cNvGraphicFramePr>
          <a:graphic>
            <a:graphicData uri="http://schemas.openxmlformats.org/drawingml/2006/picture">
              <pic:pic>
                <pic:nvPicPr>
                  <pic:cNvPr id="0" name="1bc1a97b-e0b1-485e-bd79-31f6c4ebc763_tile.png"/>
                  <pic:cNvPicPr/>
                </pic:nvPicPr>
                <pic:blipFill>
                  <a:blip r:embed="rId1"/>
                  <a:stretch>
                    <a:fillRect/>
                  </a:stretch>
                </pic:blipFill>
                <pic:spPr>
                  <a:xfrm>
                    <a:off x="0" y="0"/>
                    <a:ext cx="7560310" cy="1068608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-2139</wp:posOffset>
          </wp:positionV>
          <wp:extent cx="10692130" cy="7564587"/>
          <wp:wrapNone/>
          <wp:docPr id="9" name="Picture 9"/>
          <wp:cNvGraphicFramePr>
            <a:graphicFrameLocks noChangeAspect="1"/>
          </wp:cNvGraphicFramePr>
          <a:graphic>
            <a:graphicData uri="http://schemas.openxmlformats.org/drawingml/2006/picture">
              <pic:pic>
                <pic:nvPicPr>
                  <pic:cNvPr id="0" name="d93a491d-6882-4f21-9d17-0ad833c814da_tile.png"/>
                  <pic:cNvPicPr/>
                </pic:nvPicPr>
                <pic:blipFill>
                  <a:blip r:embed="rId3"/>
                  <a:stretch>
                    <a:fillRect/>
                  </a:stretch>
                </pic:blipFill>
                <pic:spPr>
                  <a:xfrm>
                    <a:off x="0" y="0"/>
                    <a:ext cx="10692130" cy="7564587"/>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131E7D"/>
    <w:multiLevelType w:val="singleLevel"/>
    <w:tmpl w:val="82131E7D"/>
    <w:lvl w:ilvl="0" w:tentative="0">
      <w:start w:val="1"/>
      <w:numFmt w:val="decimal"/>
      <w:lvlText w:val="%1."/>
      <w:lvlJc w:val="left"/>
      <w:pPr>
        <w:ind w:left="425" w:hanging="425"/>
      </w:pPr>
      <w:rPr>
        <w:rFonts w:hint="default"/>
      </w:rPr>
    </w:lvl>
  </w:abstractNum>
  <w:abstractNum w:abstractNumId="1">
    <w:nsid w:val="964E3A2D"/>
    <w:multiLevelType w:val="singleLevel"/>
    <w:tmpl w:val="964E3A2D"/>
    <w:lvl w:ilvl="0" w:tentative="0">
      <w:start w:val="1"/>
      <w:numFmt w:val="decimal"/>
      <w:lvlText w:val="(%1)"/>
      <w:lvlJc w:val="left"/>
      <w:pPr>
        <w:ind w:left="425" w:hanging="425"/>
      </w:pPr>
      <w:rPr>
        <w:rFonts w:hint="default"/>
      </w:rPr>
    </w:lvl>
  </w:abstractNum>
  <w:abstractNum w:abstractNumId="2">
    <w:nsid w:val="BB9E7667"/>
    <w:multiLevelType w:val="singleLevel"/>
    <w:tmpl w:val="BB9E7667"/>
    <w:lvl w:ilvl="0" w:tentative="0">
      <w:start w:val="1"/>
      <w:numFmt w:val="decimal"/>
      <w:lvlText w:val="(%1)"/>
      <w:lvlJc w:val="left"/>
      <w:pPr>
        <w:ind w:left="425" w:hanging="425"/>
      </w:pPr>
      <w:rPr>
        <w:rFonts w:hint="default"/>
      </w:rPr>
    </w:lvl>
  </w:abstractNum>
  <w:abstractNum w:abstractNumId="3">
    <w:nsid w:val="DDF9D3E2"/>
    <w:multiLevelType w:val="singleLevel"/>
    <w:tmpl w:val="DDF9D3E2"/>
    <w:lvl w:ilvl="0" w:tentative="0">
      <w:start w:val="1"/>
      <w:numFmt w:val="decimal"/>
      <w:lvlText w:val="(%1)"/>
      <w:lvlJc w:val="left"/>
      <w:pPr>
        <w:ind w:left="425" w:hanging="425"/>
      </w:pPr>
      <w:rPr>
        <w:rFonts w:hint="default"/>
      </w:rPr>
    </w:lvl>
  </w:abstractNum>
  <w:abstractNum w:abstractNumId="4">
    <w:nsid w:val="E7EB6397"/>
    <w:multiLevelType w:val="singleLevel"/>
    <w:tmpl w:val="E7EB6397"/>
    <w:lvl w:ilvl="0" w:tentative="0">
      <w:start w:val="3"/>
      <w:numFmt w:val="chineseCounting"/>
      <w:suff w:val="nothing"/>
      <w:lvlText w:val="（%1）"/>
      <w:lvlJc w:val="left"/>
      <w:rPr>
        <w:rFonts w:hint="eastAsia"/>
      </w:rPr>
    </w:lvl>
  </w:abstractNum>
  <w:abstractNum w:abstractNumId="5">
    <w:nsid w:val="EFDC305F"/>
    <w:multiLevelType w:val="singleLevel"/>
    <w:tmpl w:val="EFDC305F"/>
    <w:lvl w:ilvl="0" w:tentative="0">
      <w:start w:val="1"/>
      <w:numFmt w:val="decimal"/>
      <w:lvlText w:val="(%1)"/>
      <w:lvlJc w:val="left"/>
      <w:pPr>
        <w:ind w:left="425" w:hanging="425"/>
      </w:pPr>
      <w:rPr>
        <w:rFonts w:hint="default"/>
      </w:rPr>
    </w:lvl>
  </w:abstractNum>
  <w:abstractNum w:abstractNumId="6">
    <w:nsid w:val="FFF65EA4"/>
    <w:multiLevelType w:val="singleLevel"/>
    <w:tmpl w:val="FFF65EA4"/>
    <w:lvl w:ilvl="0" w:tentative="0">
      <w:start w:val="1"/>
      <w:numFmt w:val="decimal"/>
      <w:lvlText w:val="(%1)"/>
      <w:lvlJc w:val="left"/>
      <w:pPr>
        <w:ind w:left="425" w:hanging="425"/>
      </w:pPr>
      <w:rPr>
        <w:rFonts w:hint="default"/>
      </w:rPr>
    </w:lvl>
  </w:abstractNum>
  <w:abstractNum w:abstractNumId="7">
    <w:nsid w:val="0D3B4790"/>
    <w:multiLevelType w:val="singleLevel"/>
    <w:tmpl w:val="0D3B4790"/>
    <w:lvl w:ilvl="0" w:tentative="0">
      <w:start w:val="1"/>
      <w:numFmt w:val="chineseCounting"/>
      <w:suff w:val="nothing"/>
      <w:lvlText w:val="（%1）"/>
      <w:lvlJc w:val="left"/>
      <w:pPr>
        <w:ind w:left="0" w:firstLine="420"/>
      </w:pPr>
      <w:rPr>
        <w:rFonts w:hint="eastAsia"/>
      </w:rPr>
    </w:lvl>
  </w:abstractNum>
  <w:abstractNum w:abstractNumId="8">
    <w:nsid w:val="131B328E"/>
    <w:multiLevelType w:val="multilevel"/>
    <w:tmpl w:val="131B32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917FB0F"/>
    <w:multiLevelType w:val="singleLevel"/>
    <w:tmpl w:val="1917FB0F"/>
    <w:lvl w:ilvl="0" w:tentative="0">
      <w:start w:val="1"/>
      <w:numFmt w:val="chineseCounting"/>
      <w:suff w:val="nothing"/>
      <w:lvlText w:val="（%1）"/>
      <w:lvlJc w:val="left"/>
      <w:pPr>
        <w:ind w:left="0" w:firstLine="420"/>
      </w:pPr>
      <w:rPr>
        <w:rFonts w:hint="eastAsia"/>
      </w:rPr>
    </w:lvl>
  </w:abstractNum>
  <w:abstractNum w:abstractNumId="10">
    <w:nsid w:val="1F6E45F8"/>
    <w:multiLevelType w:val="singleLevel"/>
    <w:tmpl w:val="1F6E45F8"/>
    <w:lvl w:ilvl="0" w:tentative="0">
      <w:start w:val="1"/>
      <w:numFmt w:val="chineseCounting"/>
      <w:suff w:val="nothing"/>
      <w:lvlText w:val="（%1）"/>
      <w:lvlJc w:val="left"/>
      <w:pPr>
        <w:ind w:left="0" w:firstLine="420"/>
      </w:pPr>
      <w:rPr>
        <w:rFonts w:hint="eastAsia"/>
      </w:rPr>
    </w:lvl>
  </w:abstractNum>
  <w:abstractNum w:abstractNumId="11">
    <w:nsid w:val="33034983"/>
    <w:multiLevelType w:val="multilevel"/>
    <w:tmpl w:val="33034983"/>
    <w:lvl w:ilvl="0" w:tentative="0">
      <w:start w:val="1"/>
      <w:numFmt w:val="decimal"/>
      <w:suff w:val="space"/>
      <w:lvlText w:val="%1."/>
      <w:lvlJc w:val="left"/>
      <w:pPr>
        <w:ind w:left="425" w:hanging="425"/>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36E35B38"/>
    <w:multiLevelType w:val="multilevel"/>
    <w:tmpl w:val="36E35B38"/>
    <w:lvl w:ilvl="0" w:tentative="0">
      <w:start w:val="1"/>
      <w:numFmt w:val="chineseCountingThousand"/>
      <w:pStyle w:val="2"/>
      <w:suff w:val="space"/>
      <w:lvlText w:val="第%1章"/>
      <w:lvlJc w:val="left"/>
      <w:pPr>
        <w:ind w:left="2985" w:hanging="432"/>
      </w:pPr>
      <w:rPr>
        <w:rFonts w:hint="eastAsia"/>
        <w:color w:val="auto"/>
      </w:rPr>
    </w:lvl>
    <w:lvl w:ilvl="1" w:tentative="0">
      <w:start w:val="1"/>
      <w:numFmt w:val="decimal"/>
      <w:pStyle w:val="3"/>
      <w:isLgl/>
      <w:suff w:val="space"/>
      <w:lvlText w:val="%1.%2"/>
      <w:lvlJc w:val="left"/>
      <w:pPr>
        <w:ind w:left="576" w:hanging="576"/>
      </w:pPr>
      <w:rPr>
        <w:rFonts w:hint="eastAsia"/>
      </w:rPr>
    </w:lvl>
    <w:lvl w:ilvl="2" w:tentative="0">
      <w:start w:val="1"/>
      <w:numFmt w:val="decimal"/>
      <w:pStyle w:val="4"/>
      <w:isLgl/>
      <w:suff w:val="space"/>
      <w:lvlText w:val="%1.%2.%3"/>
      <w:lvlJc w:val="left"/>
      <w:pPr>
        <w:ind w:left="720" w:hanging="720"/>
      </w:pPr>
      <w:rPr>
        <w:rFonts w:hint="eastAsia"/>
      </w:rPr>
    </w:lvl>
    <w:lvl w:ilvl="3" w:tentative="0">
      <w:start w:val="1"/>
      <w:numFmt w:val="decimal"/>
      <w:isLgl/>
      <w:suff w:val="space"/>
      <w:lvlText w:val="%1.%2.%3.%4"/>
      <w:lvlJc w:val="left"/>
      <w:pPr>
        <w:ind w:left="864" w:hanging="864"/>
      </w:pPr>
      <w:rPr>
        <w:rFonts w:hint="eastAsia"/>
      </w:rPr>
    </w:lvl>
    <w:lvl w:ilvl="4" w:tentative="0">
      <w:start w:val="1"/>
      <w:numFmt w:val="decimal"/>
      <w:isLgl/>
      <w:suff w:val="space"/>
      <w:lvlText w:val="%1.%2.%3.%4.%5"/>
      <w:lvlJc w:val="left"/>
      <w:pPr>
        <w:ind w:left="1008" w:hanging="1008"/>
      </w:pPr>
      <w:rPr>
        <w:rFonts w:hint="eastAsia"/>
      </w:rPr>
    </w:lvl>
    <w:lvl w:ilvl="5" w:tentative="0">
      <w:start w:val="1"/>
      <w:numFmt w:val="decimal"/>
      <w:isLgl/>
      <w:suff w:val="space"/>
      <w:lvlText w:val="%1.%2.%3.%4.%5.%6"/>
      <w:lvlJc w:val="left"/>
      <w:pPr>
        <w:ind w:left="1152" w:hanging="1152"/>
      </w:pPr>
      <w:rPr>
        <w:rFonts w:hint="eastAsia"/>
      </w:rPr>
    </w:lvl>
    <w:lvl w:ilvl="6" w:tentative="0">
      <w:start w:val="1"/>
      <w:numFmt w:val="decimal"/>
      <w:isLgl/>
      <w:suff w:val="space"/>
      <w:lvlText w:val="%1.%2.%3.%4.%5.%6.%7"/>
      <w:lvlJc w:val="left"/>
      <w:pPr>
        <w:ind w:left="1296" w:hanging="1296"/>
      </w:pPr>
      <w:rPr>
        <w:rFonts w:hint="eastAsia"/>
      </w:rPr>
    </w:lvl>
    <w:lvl w:ilvl="7" w:tentative="0">
      <w:start w:val="1"/>
      <w:numFmt w:val="decimal"/>
      <w:isLgl/>
      <w:suff w:val="space"/>
      <w:lvlText w:val="%1.%2.%3.%4.%5.%6.%7.%8"/>
      <w:lvlJc w:val="left"/>
      <w:pPr>
        <w:ind w:left="1440" w:hanging="1440"/>
      </w:pPr>
      <w:rPr>
        <w:rFonts w:hint="eastAsia"/>
      </w:rPr>
    </w:lvl>
    <w:lvl w:ilvl="8" w:tentative="0">
      <w:start w:val="1"/>
      <w:numFmt w:val="decimal"/>
      <w:isLgl/>
      <w:suff w:val="space"/>
      <w:lvlText w:val="%1.%2.%3.%4.%5.%6.%7.%8.%9"/>
      <w:lvlJc w:val="left"/>
      <w:pPr>
        <w:ind w:left="1584" w:hanging="1584"/>
      </w:pPr>
      <w:rPr>
        <w:rFonts w:hint="eastAsia"/>
      </w:rPr>
    </w:lvl>
  </w:abstractNum>
  <w:abstractNum w:abstractNumId="13">
    <w:nsid w:val="39F625B3"/>
    <w:multiLevelType w:val="singleLevel"/>
    <w:tmpl w:val="39F625B3"/>
    <w:lvl w:ilvl="0" w:tentative="0">
      <w:start w:val="1"/>
      <w:numFmt w:val="decimal"/>
      <w:lvlText w:val="(%1)"/>
      <w:lvlJc w:val="left"/>
      <w:pPr>
        <w:ind w:left="425" w:hanging="425"/>
      </w:pPr>
      <w:rPr>
        <w:rFonts w:hint="default"/>
      </w:rPr>
    </w:lvl>
  </w:abstractNum>
  <w:abstractNum w:abstractNumId="14">
    <w:nsid w:val="3F6F9829"/>
    <w:multiLevelType w:val="singleLevel"/>
    <w:tmpl w:val="3F6F9829"/>
    <w:lvl w:ilvl="0" w:tentative="0">
      <w:start w:val="1"/>
      <w:numFmt w:val="decimal"/>
      <w:lvlText w:val="(%1)"/>
      <w:lvlJc w:val="left"/>
      <w:pPr>
        <w:ind w:left="425" w:hanging="425"/>
      </w:pPr>
      <w:rPr>
        <w:rFonts w:hint="default"/>
      </w:rPr>
    </w:lvl>
  </w:abstractNum>
  <w:abstractNum w:abstractNumId="15">
    <w:nsid w:val="5CE166B6"/>
    <w:multiLevelType w:val="multilevel"/>
    <w:tmpl w:val="5CE166B6"/>
    <w:lvl w:ilvl="0" w:tentative="0">
      <w:start w:val="1"/>
      <w:numFmt w:val="chineseCounting"/>
      <w:suff w:val="nothing"/>
      <w:lvlText w:val="（%1）"/>
      <w:lvlJc w:val="left"/>
      <w:pPr>
        <w:ind w:left="0" w:firstLine="42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769D2F1C"/>
    <w:multiLevelType w:val="multilevel"/>
    <w:tmpl w:val="769D2F1C"/>
    <w:lvl w:ilvl="0" w:tentative="0">
      <w:start w:val="1"/>
      <w:numFmt w:val="chineseCounting"/>
      <w:suff w:val="nothing"/>
      <w:lvlText w:val="（%1）"/>
      <w:lvlJc w:val="left"/>
      <w:pPr>
        <w:ind w:left="0" w:firstLine="42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2"/>
  </w:num>
  <w:num w:numId="2">
    <w:abstractNumId w:val="4"/>
  </w:num>
  <w:num w:numId="3">
    <w:abstractNumId w:val="8"/>
  </w:num>
  <w:num w:numId="4">
    <w:abstractNumId w:val="13"/>
  </w:num>
  <w:num w:numId="5">
    <w:abstractNumId w:val="1"/>
  </w:num>
  <w:num w:numId="6">
    <w:abstractNumId w:val="6"/>
  </w:num>
  <w:num w:numId="7">
    <w:abstractNumId w:val="5"/>
  </w:num>
  <w:num w:numId="8">
    <w:abstractNumId w:val="3"/>
  </w:num>
  <w:num w:numId="9">
    <w:abstractNumId w:val="14"/>
  </w:num>
  <w:num w:numId="10">
    <w:abstractNumId w:val="2"/>
  </w:num>
  <w:num w:numId="1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num>
  <w:num w:numId="15">
    <w:abstractNumId w:val="9"/>
  </w:num>
  <w:num w:numId="16">
    <w:abstractNumId w:val="7"/>
  </w:num>
  <w:num w:numId="17">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c">
    <w15:presenceInfo w15:providerId="WPS Office" w15:userId="38381263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TrueTypeFonts/>
  <w:saveSubsetFonts/>
  <w:bordersDoNotSurroundHeader w:val="0"/>
  <w:bordersDoNotSurroundFooter w:val="0"/>
  <w:trackRevisions w:val="1"/>
  <w:documentProtection w:enforcement="0"/>
  <w:defaultTabStop w:val="420"/>
  <w:drawingGridHorizontalSpacing w:val="140"/>
  <w:drawingGridVerticalSpacing w:val="381"/>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CC6DCF"/>
    <w:rsid w:val="00003AFC"/>
    <w:rsid w:val="000203E8"/>
    <w:rsid w:val="0002406F"/>
    <w:rsid w:val="00032731"/>
    <w:rsid w:val="00032AB7"/>
    <w:rsid w:val="00032DA8"/>
    <w:rsid w:val="00035954"/>
    <w:rsid w:val="00037FB2"/>
    <w:rsid w:val="00040D81"/>
    <w:rsid w:val="00047FDF"/>
    <w:rsid w:val="00067F03"/>
    <w:rsid w:val="00070BE5"/>
    <w:rsid w:val="00071EC4"/>
    <w:rsid w:val="000813B9"/>
    <w:rsid w:val="00094166"/>
    <w:rsid w:val="0009595A"/>
    <w:rsid w:val="000B1C70"/>
    <w:rsid w:val="000B3CFF"/>
    <w:rsid w:val="000C3631"/>
    <w:rsid w:val="000D04BB"/>
    <w:rsid w:val="000D6AC3"/>
    <w:rsid w:val="000F6E6E"/>
    <w:rsid w:val="000F6EFC"/>
    <w:rsid w:val="00106CDF"/>
    <w:rsid w:val="00123760"/>
    <w:rsid w:val="0014103C"/>
    <w:rsid w:val="00143204"/>
    <w:rsid w:val="001451CC"/>
    <w:rsid w:val="00170D7A"/>
    <w:rsid w:val="001818D0"/>
    <w:rsid w:val="00183DCA"/>
    <w:rsid w:val="00191A6A"/>
    <w:rsid w:val="001A5729"/>
    <w:rsid w:val="001B3788"/>
    <w:rsid w:val="001B63C1"/>
    <w:rsid w:val="001C1C16"/>
    <w:rsid w:val="001C66F4"/>
    <w:rsid w:val="001D0227"/>
    <w:rsid w:val="001D5D0D"/>
    <w:rsid w:val="001E7567"/>
    <w:rsid w:val="0022678C"/>
    <w:rsid w:val="00227F27"/>
    <w:rsid w:val="00235662"/>
    <w:rsid w:val="0023593F"/>
    <w:rsid w:val="0023711C"/>
    <w:rsid w:val="00261339"/>
    <w:rsid w:val="00267363"/>
    <w:rsid w:val="00277130"/>
    <w:rsid w:val="00290742"/>
    <w:rsid w:val="0029429D"/>
    <w:rsid w:val="002B1527"/>
    <w:rsid w:val="002B4F4A"/>
    <w:rsid w:val="002C1A0B"/>
    <w:rsid w:val="002D06DC"/>
    <w:rsid w:val="002D638E"/>
    <w:rsid w:val="002E01D8"/>
    <w:rsid w:val="002E4464"/>
    <w:rsid w:val="002E4BAB"/>
    <w:rsid w:val="002E61E3"/>
    <w:rsid w:val="002F3CF9"/>
    <w:rsid w:val="002F44AB"/>
    <w:rsid w:val="00321382"/>
    <w:rsid w:val="00331EB0"/>
    <w:rsid w:val="00336282"/>
    <w:rsid w:val="003431F0"/>
    <w:rsid w:val="00390676"/>
    <w:rsid w:val="003E09E7"/>
    <w:rsid w:val="003E3E3C"/>
    <w:rsid w:val="00411935"/>
    <w:rsid w:val="0041406C"/>
    <w:rsid w:val="004207BA"/>
    <w:rsid w:val="00421263"/>
    <w:rsid w:val="004238DF"/>
    <w:rsid w:val="00432F0C"/>
    <w:rsid w:val="004447E1"/>
    <w:rsid w:val="0045146A"/>
    <w:rsid w:val="00453BD0"/>
    <w:rsid w:val="004557BB"/>
    <w:rsid w:val="004605BB"/>
    <w:rsid w:val="00471AF3"/>
    <w:rsid w:val="00477BF2"/>
    <w:rsid w:val="0048746D"/>
    <w:rsid w:val="00491671"/>
    <w:rsid w:val="0049247B"/>
    <w:rsid w:val="004A131D"/>
    <w:rsid w:val="004A793E"/>
    <w:rsid w:val="004B02E7"/>
    <w:rsid w:val="004B0C6D"/>
    <w:rsid w:val="004D0924"/>
    <w:rsid w:val="004D25CD"/>
    <w:rsid w:val="004D70A8"/>
    <w:rsid w:val="004F6063"/>
    <w:rsid w:val="0051525E"/>
    <w:rsid w:val="00517F01"/>
    <w:rsid w:val="00517FA9"/>
    <w:rsid w:val="00526A14"/>
    <w:rsid w:val="0053104F"/>
    <w:rsid w:val="0054799A"/>
    <w:rsid w:val="00560372"/>
    <w:rsid w:val="00560FA5"/>
    <w:rsid w:val="00576D3A"/>
    <w:rsid w:val="005A65F3"/>
    <w:rsid w:val="005C2B22"/>
    <w:rsid w:val="005D02F6"/>
    <w:rsid w:val="005D1A93"/>
    <w:rsid w:val="005D3F5B"/>
    <w:rsid w:val="005D6548"/>
    <w:rsid w:val="005E15F0"/>
    <w:rsid w:val="00605BA1"/>
    <w:rsid w:val="00606681"/>
    <w:rsid w:val="00607D2E"/>
    <w:rsid w:val="006179D5"/>
    <w:rsid w:val="006207CA"/>
    <w:rsid w:val="00623EA4"/>
    <w:rsid w:val="00635901"/>
    <w:rsid w:val="006477AF"/>
    <w:rsid w:val="006567C8"/>
    <w:rsid w:val="00663403"/>
    <w:rsid w:val="006671E2"/>
    <w:rsid w:val="00670E69"/>
    <w:rsid w:val="0067497C"/>
    <w:rsid w:val="00675B01"/>
    <w:rsid w:val="00683F81"/>
    <w:rsid w:val="006B3A2D"/>
    <w:rsid w:val="006B6E45"/>
    <w:rsid w:val="006C5C30"/>
    <w:rsid w:val="006D11EE"/>
    <w:rsid w:val="006D1370"/>
    <w:rsid w:val="006D23D7"/>
    <w:rsid w:val="006F3264"/>
    <w:rsid w:val="006F365C"/>
    <w:rsid w:val="00706274"/>
    <w:rsid w:val="00710CFC"/>
    <w:rsid w:val="007113A1"/>
    <w:rsid w:val="00715E43"/>
    <w:rsid w:val="00717F68"/>
    <w:rsid w:val="00721E5C"/>
    <w:rsid w:val="0074321C"/>
    <w:rsid w:val="0075416C"/>
    <w:rsid w:val="007832D2"/>
    <w:rsid w:val="007844EC"/>
    <w:rsid w:val="007B2845"/>
    <w:rsid w:val="007B50D8"/>
    <w:rsid w:val="007B50E3"/>
    <w:rsid w:val="007C4CD2"/>
    <w:rsid w:val="007C56D9"/>
    <w:rsid w:val="007C7FE1"/>
    <w:rsid w:val="007E1704"/>
    <w:rsid w:val="007F4FCE"/>
    <w:rsid w:val="007F51CB"/>
    <w:rsid w:val="00801529"/>
    <w:rsid w:val="00802287"/>
    <w:rsid w:val="00813E1B"/>
    <w:rsid w:val="00814D4A"/>
    <w:rsid w:val="00815330"/>
    <w:rsid w:val="00815D80"/>
    <w:rsid w:val="00816C11"/>
    <w:rsid w:val="00824226"/>
    <w:rsid w:val="00834C88"/>
    <w:rsid w:val="008633DB"/>
    <w:rsid w:val="0088221A"/>
    <w:rsid w:val="00885786"/>
    <w:rsid w:val="00887CA7"/>
    <w:rsid w:val="00891516"/>
    <w:rsid w:val="00891C37"/>
    <w:rsid w:val="008A240B"/>
    <w:rsid w:val="008A6DFF"/>
    <w:rsid w:val="008D5E79"/>
    <w:rsid w:val="008E416B"/>
    <w:rsid w:val="008E42ED"/>
    <w:rsid w:val="008E72BF"/>
    <w:rsid w:val="008F1504"/>
    <w:rsid w:val="00915CD4"/>
    <w:rsid w:val="009607AB"/>
    <w:rsid w:val="009664D7"/>
    <w:rsid w:val="00970AD9"/>
    <w:rsid w:val="00986E44"/>
    <w:rsid w:val="009946D1"/>
    <w:rsid w:val="009B227C"/>
    <w:rsid w:val="009C1A53"/>
    <w:rsid w:val="009D25DB"/>
    <w:rsid w:val="009E0E79"/>
    <w:rsid w:val="009E15D0"/>
    <w:rsid w:val="009F376B"/>
    <w:rsid w:val="009F47B2"/>
    <w:rsid w:val="009F7E00"/>
    <w:rsid w:val="00A031FE"/>
    <w:rsid w:val="00A146B2"/>
    <w:rsid w:val="00A20BD4"/>
    <w:rsid w:val="00A33AA1"/>
    <w:rsid w:val="00A407EB"/>
    <w:rsid w:val="00A53EDA"/>
    <w:rsid w:val="00A54DB1"/>
    <w:rsid w:val="00A72FA6"/>
    <w:rsid w:val="00A84990"/>
    <w:rsid w:val="00AA2D78"/>
    <w:rsid w:val="00AA4A38"/>
    <w:rsid w:val="00AE4B65"/>
    <w:rsid w:val="00AF52C6"/>
    <w:rsid w:val="00B00B6D"/>
    <w:rsid w:val="00B04F94"/>
    <w:rsid w:val="00B31D34"/>
    <w:rsid w:val="00B37CC5"/>
    <w:rsid w:val="00B454B2"/>
    <w:rsid w:val="00B74074"/>
    <w:rsid w:val="00B913E0"/>
    <w:rsid w:val="00B91B82"/>
    <w:rsid w:val="00B91ECD"/>
    <w:rsid w:val="00B96714"/>
    <w:rsid w:val="00B97C8F"/>
    <w:rsid w:val="00BA6008"/>
    <w:rsid w:val="00BB2DD6"/>
    <w:rsid w:val="00BC0366"/>
    <w:rsid w:val="00BC16BE"/>
    <w:rsid w:val="00BC268F"/>
    <w:rsid w:val="00BC7214"/>
    <w:rsid w:val="00BD7F46"/>
    <w:rsid w:val="00BE1183"/>
    <w:rsid w:val="00BF2233"/>
    <w:rsid w:val="00C00E1C"/>
    <w:rsid w:val="00C04EA0"/>
    <w:rsid w:val="00C05B3E"/>
    <w:rsid w:val="00C20704"/>
    <w:rsid w:val="00C34E96"/>
    <w:rsid w:val="00C46A9A"/>
    <w:rsid w:val="00C73657"/>
    <w:rsid w:val="00C76969"/>
    <w:rsid w:val="00C92EFA"/>
    <w:rsid w:val="00C9456D"/>
    <w:rsid w:val="00C976A5"/>
    <w:rsid w:val="00C97B06"/>
    <w:rsid w:val="00CA6A87"/>
    <w:rsid w:val="00CC001A"/>
    <w:rsid w:val="00CC6EF5"/>
    <w:rsid w:val="00CD232C"/>
    <w:rsid w:val="00CD75E8"/>
    <w:rsid w:val="00CE75F2"/>
    <w:rsid w:val="00D01AAE"/>
    <w:rsid w:val="00D24455"/>
    <w:rsid w:val="00D27B8B"/>
    <w:rsid w:val="00D31ED2"/>
    <w:rsid w:val="00D33CEE"/>
    <w:rsid w:val="00D42E8F"/>
    <w:rsid w:val="00D46827"/>
    <w:rsid w:val="00D57E10"/>
    <w:rsid w:val="00D61F2D"/>
    <w:rsid w:val="00D76A69"/>
    <w:rsid w:val="00D84B78"/>
    <w:rsid w:val="00DC1F73"/>
    <w:rsid w:val="00DE29A1"/>
    <w:rsid w:val="00DF1776"/>
    <w:rsid w:val="00E0484B"/>
    <w:rsid w:val="00E1774C"/>
    <w:rsid w:val="00E27569"/>
    <w:rsid w:val="00E27758"/>
    <w:rsid w:val="00E303B7"/>
    <w:rsid w:val="00E45FEE"/>
    <w:rsid w:val="00E52196"/>
    <w:rsid w:val="00E53180"/>
    <w:rsid w:val="00E60668"/>
    <w:rsid w:val="00E70C56"/>
    <w:rsid w:val="00E75556"/>
    <w:rsid w:val="00E801BB"/>
    <w:rsid w:val="00E87E91"/>
    <w:rsid w:val="00E97BF5"/>
    <w:rsid w:val="00EA59CF"/>
    <w:rsid w:val="00EA6725"/>
    <w:rsid w:val="00EB4150"/>
    <w:rsid w:val="00ED7BCA"/>
    <w:rsid w:val="00EE4F75"/>
    <w:rsid w:val="00EE6201"/>
    <w:rsid w:val="00EE79D1"/>
    <w:rsid w:val="00EF448C"/>
    <w:rsid w:val="00F014E6"/>
    <w:rsid w:val="00F1212D"/>
    <w:rsid w:val="00F1419B"/>
    <w:rsid w:val="00F36813"/>
    <w:rsid w:val="00F36F0B"/>
    <w:rsid w:val="00F41C9F"/>
    <w:rsid w:val="00F4541C"/>
    <w:rsid w:val="00F56F19"/>
    <w:rsid w:val="00F6347F"/>
    <w:rsid w:val="00F65991"/>
    <w:rsid w:val="00F72E6E"/>
    <w:rsid w:val="00F765D7"/>
    <w:rsid w:val="00F948B3"/>
    <w:rsid w:val="00FB1C7C"/>
    <w:rsid w:val="00FC0F27"/>
    <w:rsid w:val="00FD77B1"/>
    <w:rsid w:val="00FE0B0C"/>
    <w:rsid w:val="00FE2F78"/>
    <w:rsid w:val="00FE679D"/>
    <w:rsid w:val="00FF4217"/>
    <w:rsid w:val="00FF590B"/>
    <w:rsid w:val="012224F8"/>
    <w:rsid w:val="023F319A"/>
    <w:rsid w:val="04E83035"/>
    <w:rsid w:val="054E6925"/>
    <w:rsid w:val="05832013"/>
    <w:rsid w:val="06BF1720"/>
    <w:rsid w:val="06DF714F"/>
    <w:rsid w:val="09C474A0"/>
    <w:rsid w:val="0CF604F9"/>
    <w:rsid w:val="0F0376B4"/>
    <w:rsid w:val="12CC6DCF"/>
    <w:rsid w:val="16E41182"/>
    <w:rsid w:val="17D64F6F"/>
    <w:rsid w:val="18686D72"/>
    <w:rsid w:val="186F2CA5"/>
    <w:rsid w:val="1904356C"/>
    <w:rsid w:val="1AF5443F"/>
    <w:rsid w:val="1BDD4B1E"/>
    <w:rsid w:val="1BEA5226"/>
    <w:rsid w:val="204C2272"/>
    <w:rsid w:val="278E0484"/>
    <w:rsid w:val="28914140"/>
    <w:rsid w:val="28A85EFB"/>
    <w:rsid w:val="28E53263"/>
    <w:rsid w:val="2C7E2444"/>
    <w:rsid w:val="2E9A3179"/>
    <w:rsid w:val="2EC4391B"/>
    <w:rsid w:val="2F5B0E21"/>
    <w:rsid w:val="305F38FB"/>
    <w:rsid w:val="30CD6C9E"/>
    <w:rsid w:val="35907231"/>
    <w:rsid w:val="37BA9E04"/>
    <w:rsid w:val="39253208"/>
    <w:rsid w:val="3995700F"/>
    <w:rsid w:val="39C11183"/>
    <w:rsid w:val="3B5A7ADF"/>
    <w:rsid w:val="3B6444BC"/>
    <w:rsid w:val="3DBB1AF7"/>
    <w:rsid w:val="3DD9652A"/>
    <w:rsid w:val="3F370DF1"/>
    <w:rsid w:val="3FFFF68F"/>
    <w:rsid w:val="40A47108"/>
    <w:rsid w:val="42147CDF"/>
    <w:rsid w:val="42C7296A"/>
    <w:rsid w:val="445A69C3"/>
    <w:rsid w:val="44C23FED"/>
    <w:rsid w:val="463B4DDE"/>
    <w:rsid w:val="469C0AA0"/>
    <w:rsid w:val="471C5C4A"/>
    <w:rsid w:val="472D02B9"/>
    <w:rsid w:val="47B84838"/>
    <w:rsid w:val="48C03216"/>
    <w:rsid w:val="493C6A78"/>
    <w:rsid w:val="4B9D1736"/>
    <w:rsid w:val="4C2A0E0A"/>
    <w:rsid w:val="4C4B5D6C"/>
    <w:rsid w:val="4D5A74CD"/>
    <w:rsid w:val="4E6E0739"/>
    <w:rsid w:val="4F2479A8"/>
    <w:rsid w:val="50DC2C87"/>
    <w:rsid w:val="56E8888A"/>
    <w:rsid w:val="577FD6D5"/>
    <w:rsid w:val="5B227322"/>
    <w:rsid w:val="5C13779B"/>
    <w:rsid w:val="5C64278E"/>
    <w:rsid w:val="5DD50A81"/>
    <w:rsid w:val="5E5221D4"/>
    <w:rsid w:val="60B476A4"/>
    <w:rsid w:val="60DA3B35"/>
    <w:rsid w:val="61C750EB"/>
    <w:rsid w:val="62210161"/>
    <w:rsid w:val="641C27E6"/>
    <w:rsid w:val="64E12E88"/>
    <w:rsid w:val="657EA560"/>
    <w:rsid w:val="67B04660"/>
    <w:rsid w:val="68996CA3"/>
    <w:rsid w:val="6A6634FD"/>
    <w:rsid w:val="6B427AC6"/>
    <w:rsid w:val="6B7A7C19"/>
    <w:rsid w:val="6C040D59"/>
    <w:rsid w:val="6C2C1059"/>
    <w:rsid w:val="6C56660D"/>
    <w:rsid w:val="6C627CF4"/>
    <w:rsid w:val="6D3144FE"/>
    <w:rsid w:val="6DFF2A03"/>
    <w:rsid w:val="6F1165DC"/>
    <w:rsid w:val="71A32941"/>
    <w:rsid w:val="73BA6F35"/>
    <w:rsid w:val="78E444CB"/>
    <w:rsid w:val="7AE02758"/>
    <w:rsid w:val="7B7467F3"/>
    <w:rsid w:val="7C02295A"/>
    <w:rsid w:val="7F39E930"/>
    <w:rsid w:val="DB8B089A"/>
    <w:rsid w:val="DFDF17D5"/>
    <w:rsid w:val="DFFF40F2"/>
    <w:rsid w:val="EB5F709D"/>
    <w:rsid w:val="EFCFCF92"/>
    <w:rsid w:val="EFEF26D9"/>
    <w:rsid w:val="F37B2FB3"/>
    <w:rsid w:val="F93F0EE7"/>
    <w:rsid w:val="FC6F8C73"/>
    <w:rsid w:val="FF7548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9" w:semiHidden="0" w:name="heading 3"/>
    <w:lsdException w:qFormat="1" w:unhideWhenUsed="0"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99"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40" w:lineRule="exact"/>
      <w:jc w:val="both"/>
    </w:pPr>
    <w:rPr>
      <w:rFonts w:ascii="Times New Roman" w:hAnsi="Times New Roman" w:eastAsia="宋体" w:cs="Times New Roman"/>
      <w:kern w:val="2"/>
      <w:sz w:val="28"/>
      <w:szCs w:val="24"/>
      <w:lang w:val="en-US" w:eastAsia="zh-CN" w:bidi="ar-SA"/>
    </w:rPr>
  </w:style>
  <w:style w:type="paragraph" w:styleId="2">
    <w:name w:val="heading 1"/>
    <w:basedOn w:val="1"/>
    <w:next w:val="1"/>
    <w:qFormat/>
    <w:uiPriority w:val="0"/>
    <w:pPr>
      <w:keepNext/>
      <w:keepLines/>
      <w:pageBreakBefore/>
      <w:numPr>
        <w:ilvl w:val="0"/>
        <w:numId w:val="1"/>
      </w:numPr>
      <w:spacing w:after="300"/>
      <w:jc w:val="center"/>
      <w:outlineLvl w:val="0"/>
    </w:pPr>
    <w:rPr>
      <w:rFonts w:eastAsia="黑体"/>
      <w:b/>
      <w:bCs/>
      <w:kern w:val="44"/>
      <w:sz w:val="36"/>
      <w:szCs w:val="44"/>
    </w:rPr>
  </w:style>
  <w:style w:type="paragraph" w:styleId="3">
    <w:name w:val="heading 2"/>
    <w:basedOn w:val="1"/>
    <w:next w:val="1"/>
    <w:qFormat/>
    <w:uiPriority w:val="9"/>
    <w:pPr>
      <w:keepNext/>
      <w:keepLines/>
      <w:numPr>
        <w:ilvl w:val="1"/>
        <w:numId w:val="1"/>
      </w:numPr>
      <w:spacing w:before="200" w:after="200"/>
      <w:outlineLvl w:val="1"/>
    </w:pPr>
    <w:rPr>
      <w:rFonts w:ascii="Arial" w:hAnsi="Arial" w:eastAsia="黑体"/>
      <w:b/>
      <w:bCs/>
      <w:sz w:val="32"/>
      <w:szCs w:val="32"/>
    </w:rPr>
  </w:style>
  <w:style w:type="paragraph" w:styleId="4">
    <w:name w:val="heading 3"/>
    <w:basedOn w:val="1"/>
    <w:next w:val="1"/>
    <w:link w:val="39"/>
    <w:qFormat/>
    <w:uiPriority w:val="9"/>
    <w:pPr>
      <w:keepNext/>
      <w:keepLines/>
      <w:numPr>
        <w:ilvl w:val="2"/>
        <w:numId w:val="1"/>
      </w:numPr>
      <w:spacing w:before="100" w:after="100"/>
      <w:outlineLvl w:val="2"/>
    </w:pPr>
    <w:rPr>
      <w:rFonts w:eastAsia="黑体"/>
      <w:b/>
      <w:bCs/>
      <w:sz w:val="30"/>
      <w:szCs w:val="32"/>
    </w:rPr>
  </w:style>
  <w:style w:type="paragraph" w:styleId="5">
    <w:name w:val="heading 4"/>
    <w:basedOn w:val="1"/>
    <w:next w:val="1"/>
    <w:link w:val="30"/>
    <w:qFormat/>
    <w:uiPriority w:val="0"/>
    <w:pPr>
      <w:keepNext/>
      <w:keepLines/>
      <w:wordWrap w:val="0"/>
      <w:spacing w:before="240" w:after="120" w:line="240" w:lineRule="auto"/>
      <w:ind w:left="864" w:hanging="864"/>
      <w:outlineLvl w:val="3"/>
    </w:pPr>
    <w:rPr>
      <w:rFonts w:eastAsia="仿宋"/>
      <w:b/>
      <w:bCs/>
      <w:szCs w:val="28"/>
    </w:rPr>
  </w:style>
  <w:style w:type="paragraph" w:styleId="6">
    <w:name w:val="heading 5"/>
    <w:basedOn w:val="1"/>
    <w:next w:val="1"/>
    <w:link w:val="31"/>
    <w:unhideWhenUsed/>
    <w:qFormat/>
    <w:uiPriority w:val="0"/>
    <w:pPr>
      <w:keepNext/>
      <w:keepLines/>
      <w:spacing w:before="280" w:after="290" w:line="376" w:lineRule="atLeast"/>
      <w:outlineLvl w:val="4"/>
    </w:pPr>
    <w:rPr>
      <w:b/>
      <w:bCs/>
      <w:szCs w:val="28"/>
    </w:rPr>
  </w:style>
  <w:style w:type="paragraph" w:styleId="7">
    <w:name w:val="heading 6"/>
    <w:basedOn w:val="1"/>
    <w:next w:val="1"/>
    <w:link w:val="33"/>
    <w:unhideWhenUsed/>
    <w:qFormat/>
    <w:uiPriority w:val="0"/>
    <w:pPr>
      <w:keepNext/>
      <w:keepLines/>
      <w:spacing w:before="240" w:after="64" w:line="320" w:lineRule="atLeast"/>
      <w:outlineLvl w:val="5"/>
    </w:pPr>
    <w:rPr>
      <w:rFonts w:asciiTheme="majorHAnsi" w:hAnsiTheme="majorHAnsi" w:eastAsiaTheme="majorEastAsia" w:cstheme="majorBidi"/>
      <w:b/>
      <w:bCs/>
      <w:sz w:val="24"/>
    </w:rPr>
  </w:style>
  <w:style w:type="paragraph" w:styleId="8">
    <w:name w:val="heading 7"/>
    <w:basedOn w:val="1"/>
    <w:next w:val="1"/>
    <w:link w:val="34"/>
    <w:semiHidden/>
    <w:unhideWhenUsed/>
    <w:qFormat/>
    <w:uiPriority w:val="0"/>
    <w:pPr>
      <w:keepNext/>
      <w:keepLines/>
      <w:spacing w:before="240" w:after="64" w:line="320" w:lineRule="atLeast"/>
      <w:outlineLvl w:val="6"/>
    </w:pPr>
    <w:rPr>
      <w:b/>
      <w:bCs/>
      <w:sz w:val="24"/>
    </w:rPr>
  </w:style>
  <w:style w:type="character" w:default="1" w:styleId="21">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9">
    <w:name w:val="Normal Indent"/>
    <w:basedOn w:val="1"/>
    <w:qFormat/>
    <w:uiPriority w:val="0"/>
    <w:pPr>
      <w:ind w:firstLine="420" w:firstLineChars="200"/>
    </w:pPr>
  </w:style>
  <w:style w:type="paragraph" w:styleId="10">
    <w:name w:val="caption"/>
    <w:basedOn w:val="1"/>
    <w:next w:val="1"/>
    <w:link w:val="25"/>
    <w:unhideWhenUsed/>
    <w:qFormat/>
    <w:uiPriority w:val="0"/>
    <w:pPr>
      <w:spacing w:line="240" w:lineRule="auto"/>
    </w:pPr>
    <w:rPr>
      <w:rFonts w:ascii="Arial" w:hAnsi="Arial" w:eastAsia="黑体" w:cs="Arial"/>
      <w:sz w:val="21"/>
      <w:szCs w:val="20"/>
    </w:rPr>
  </w:style>
  <w:style w:type="paragraph" w:styleId="11">
    <w:name w:val="annotation text"/>
    <w:basedOn w:val="1"/>
    <w:link w:val="37"/>
    <w:qFormat/>
    <w:uiPriority w:val="0"/>
    <w:pPr>
      <w:jc w:val="left"/>
    </w:pPr>
  </w:style>
  <w:style w:type="paragraph" w:styleId="12">
    <w:name w:val="Body Text"/>
    <w:basedOn w:val="1"/>
    <w:next w:val="1"/>
    <w:qFormat/>
    <w:uiPriority w:val="1"/>
    <w:pPr>
      <w:ind w:left="20"/>
    </w:pPr>
    <w:rPr>
      <w:rFonts w:ascii="宋体" w:hAnsi="宋体"/>
      <w:szCs w:val="28"/>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next w:val="1"/>
    <w:qFormat/>
    <w:uiPriority w:val="0"/>
    <w:pPr>
      <w:pBdr>
        <w:bottom w:val="single" w:color="auto" w:sz="6" w:space="1"/>
      </w:pBdr>
      <w:tabs>
        <w:tab w:val="center" w:pos="4153"/>
        <w:tab w:val="right" w:pos="8306"/>
      </w:tabs>
      <w:snapToGrid w:val="0"/>
      <w:jc w:val="center"/>
    </w:pPr>
    <w:rPr>
      <w:sz w:val="18"/>
      <w:szCs w:val="18"/>
    </w:rPr>
  </w:style>
  <w:style w:type="paragraph" w:styleId="16">
    <w:name w:val="toc 1"/>
    <w:basedOn w:val="1"/>
    <w:next w:val="1"/>
    <w:qFormat/>
    <w:uiPriority w:val="39"/>
    <w:pPr>
      <w:spacing w:before="120" w:line="240" w:lineRule="auto"/>
      <w:jc w:val="left"/>
    </w:pPr>
    <w:rPr>
      <w:rFonts w:eastAsia="仿宋"/>
      <w:b/>
      <w:bCs/>
      <w:caps/>
      <w:sz w:val="24"/>
      <w:szCs w:val="20"/>
    </w:rPr>
  </w:style>
  <w:style w:type="paragraph" w:styleId="17">
    <w:name w:val="toc 2"/>
    <w:basedOn w:val="1"/>
    <w:next w:val="1"/>
    <w:qFormat/>
    <w:uiPriority w:val="39"/>
    <w:pPr>
      <w:spacing w:before="120" w:line="240" w:lineRule="auto"/>
      <w:ind w:left="210"/>
      <w:jc w:val="left"/>
    </w:pPr>
    <w:rPr>
      <w:rFonts w:eastAsia="仿宋"/>
      <w:smallCaps/>
      <w:sz w:val="24"/>
      <w:szCs w:val="20"/>
    </w:rPr>
  </w:style>
  <w:style w:type="paragraph" w:styleId="18">
    <w:name w:val="annotation subject"/>
    <w:basedOn w:val="11"/>
    <w:next w:val="11"/>
    <w:link w:val="38"/>
    <w:qFormat/>
    <w:uiPriority w:val="0"/>
    <w:rPr>
      <w:b/>
      <w:bCs/>
    </w:rPr>
  </w:style>
  <w:style w:type="paragraph" w:styleId="19">
    <w:name w:val="Body Text First Indent"/>
    <w:basedOn w:val="12"/>
    <w:next w:val="1"/>
    <w:qFormat/>
    <w:uiPriority w:val="99"/>
    <w:pPr>
      <w:ind w:firstLine="420" w:firstLineChars="100"/>
    </w:pPr>
  </w:style>
  <w:style w:type="character" w:styleId="22">
    <w:name w:val="Strong"/>
    <w:basedOn w:val="21"/>
    <w:qFormat/>
    <w:uiPriority w:val="22"/>
    <w:rPr>
      <w:b/>
      <w:bCs/>
    </w:rPr>
  </w:style>
  <w:style w:type="character" w:styleId="23">
    <w:name w:val="Hyperlink"/>
    <w:basedOn w:val="21"/>
    <w:unhideWhenUsed/>
    <w:qFormat/>
    <w:uiPriority w:val="99"/>
    <w:rPr>
      <w:color w:val="0026E5" w:themeColor="hyperlink"/>
      <w:u w:val="single"/>
      <w14:textFill>
        <w14:solidFill>
          <w14:schemeClr w14:val="hlink"/>
        </w14:solidFill>
      </w14:textFill>
    </w:rPr>
  </w:style>
  <w:style w:type="character" w:styleId="24">
    <w:name w:val="annotation reference"/>
    <w:basedOn w:val="21"/>
    <w:qFormat/>
    <w:uiPriority w:val="0"/>
    <w:rPr>
      <w:sz w:val="21"/>
      <w:szCs w:val="21"/>
    </w:rPr>
  </w:style>
  <w:style w:type="character" w:customStyle="1" w:styleId="25">
    <w:name w:val="题注 字符"/>
    <w:link w:val="10"/>
    <w:qFormat/>
    <w:uiPriority w:val="0"/>
    <w:rPr>
      <w:rFonts w:ascii="Arial" w:hAnsi="Arial" w:eastAsia="黑体" w:cs="Arial"/>
      <w:kern w:val="2"/>
      <w:sz w:val="21"/>
    </w:rPr>
  </w:style>
  <w:style w:type="paragraph" w:customStyle="1" w:styleId="26">
    <w:name w:val="01 正文-首行缩进2字符"/>
    <w:basedOn w:val="1"/>
    <w:qFormat/>
    <w:uiPriority w:val="0"/>
    <w:pPr>
      <w:spacing w:beforeLines="50" w:afterLines="50" w:line="360" w:lineRule="auto"/>
      <w:ind w:firstLine="200" w:firstLineChars="200"/>
    </w:pPr>
    <w:rPr>
      <w:rFonts w:ascii="Arial" w:hAnsi="Arial"/>
      <w:color w:val="000000"/>
      <w:sz w:val="24"/>
    </w:rPr>
  </w:style>
  <w:style w:type="character" w:customStyle="1" w:styleId="27">
    <w:name w:val="font31"/>
    <w:basedOn w:val="21"/>
    <w:qFormat/>
    <w:uiPriority w:val="0"/>
    <w:rPr>
      <w:rFonts w:ascii="仿宋" w:hAnsi="仿宋" w:eastAsia="仿宋" w:cs="仿宋"/>
      <w:b/>
      <w:bCs/>
      <w:color w:val="000000"/>
      <w:sz w:val="22"/>
      <w:szCs w:val="22"/>
      <w:u w:val="none"/>
    </w:rPr>
  </w:style>
  <w:style w:type="character" w:customStyle="1" w:styleId="28">
    <w:name w:val="font21"/>
    <w:basedOn w:val="21"/>
    <w:qFormat/>
    <w:uiPriority w:val="0"/>
    <w:rPr>
      <w:rFonts w:hint="default" w:ascii="Times New Roman" w:hAnsi="Times New Roman" w:cs="Times New Roman"/>
      <w:b/>
      <w:bCs/>
      <w:color w:val="000000"/>
      <w:sz w:val="22"/>
      <w:szCs w:val="22"/>
      <w:u w:val="none"/>
    </w:rPr>
  </w:style>
  <w:style w:type="paragraph" w:customStyle="1" w:styleId="29">
    <w:name w:val="题注(图注)"/>
    <w:qFormat/>
    <w:uiPriority w:val="0"/>
    <w:pPr>
      <w:spacing w:before="120" w:after="120"/>
      <w:jc w:val="center"/>
    </w:pPr>
    <w:rPr>
      <w:rFonts w:ascii="Times New Roman" w:hAnsi="Times New Roman" w:eastAsia="黑体" w:cs="宋体"/>
      <w:kern w:val="2"/>
      <w:lang w:val="en-US" w:eastAsia="zh-CN" w:bidi="ar-SA"/>
    </w:rPr>
  </w:style>
  <w:style w:type="character" w:customStyle="1" w:styleId="30">
    <w:name w:val="标题 4 字符"/>
    <w:basedOn w:val="21"/>
    <w:link w:val="5"/>
    <w:qFormat/>
    <w:uiPriority w:val="0"/>
    <w:rPr>
      <w:rFonts w:eastAsia="仿宋"/>
      <w:b/>
      <w:bCs/>
      <w:kern w:val="2"/>
      <w:sz w:val="28"/>
      <w:szCs w:val="28"/>
    </w:rPr>
  </w:style>
  <w:style w:type="character" w:customStyle="1" w:styleId="31">
    <w:name w:val="标题 5 字符"/>
    <w:basedOn w:val="21"/>
    <w:link w:val="6"/>
    <w:qFormat/>
    <w:uiPriority w:val="0"/>
    <w:rPr>
      <w:b/>
      <w:bCs/>
      <w:kern w:val="2"/>
      <w:sz w:val="28"/>
      <w:szCs w:val="28"/>
    </w:rPr>
  </w:style>
  <w:style w:type="paragraph" w:customStyle="1" w:styleId="32">
    <w:name w:val="ace-line"/>
    <w:basedOn w:val="1"/>
    <w:qFormat/>
    <w:uiPriority w:val="0"/>
    <w:pPr>
      <w:widowControl/>
      <w:spacing w:before="100" w:beforeAutospacing="1" w:after="100" w:afterAutospacing="1" w:line="240" w:lineRule="auto"/>
      <w:jc w:val="left"/>
    </w:pPr>
    <w:rPr>
      <w:rFonts w:ascii="宋体" w:hAnsi="宋体" w:cs="宋体"/>
      <w:kern w:val="0"/>
      <w:sz w:val="24"/>
    </w:rPr>
  </w:style>
  <w:style w:type="character" w:customStyle="1" w:styleId="33">
    <w:name w:val="标题 6 字符"/>
    <w:basedOn w:val="21"/>
    <w:link w:val="7"/>
    <w:qFormat/>
    <w:uiPriority w:val="0"/>
    <w:rPr>
      <w:rFonts w:asciiTheme="majorHAnsi" w:hAnsiTheme="majorHAnsi" w:eastAsiaTheme="majorEastAsia" w:cstheme="majorBidi"/>
      <w:b/>
      <w:bCs/>
      <w:kern w:val="2"/>
      <w:sz w:val="24"/>
      <w:szCs w:val="24"/>
    </w:rPr>
  </w:style>
  <w:style w:type="character" w:customStyle="1" w:styleId="34">
    <w:name w:val="标题 7 字符"/>
    <w:basedOn w:val="21"/>
    <w:link w:val="8"/>
    <w:semiHidden/>
    <w:qFormat/>
    <w:uiPriority w:val="0"/>
    <w:rPr>
      <w:b/>
      <w:bCs/>
      <w:kern w:val="2"/>
      <w:sz w:val="24"/>
      <w:szCs w:val="24"/>
    </w:rPr>
  </w:style>
  <w:style w:type="paragraph" w:customStyle="1" w:styleId="35">
    <w:name w:val="修订1"/>
    <w:hidden/>
    <w:unhideWhenUsed/>
    <w:qFormat/>
    <w:uiPriority w:val="99"/>
    <w:rPr>
      <w:rFonts w:ascii="Times New Roman" w:hAnsi="Times New Roman" w:eastAsia="宋体" w:cs="Times New Roman"/>
      <w:kern w:val="2"/>
      <w:sz w:val="28"/>
      <w:szCs w:val="24"/>
      <w:lang w:val="en-US" w:eastAsia="zh-CN" w:bidi="ar-SA"/>
    </w:rPr>
  </w:style>
  <w:style w:type="paragraph" w:customStyle="1" w:styleId="36">
    <w:name w:val="修订2"/>
    <w:hidden/>
    <w:unhideWhenUsed/>
    <w:qFormat/>
    <w:uiPriority w:val="99"/>
    <w:rPr>
      <w:rFonts w:ascii="Times New Roman" w:hAnsi="Times New Roman" w:eastAsia="宋体" w:cs="Times New Roman"/>
      <w:kern w:val="2"/>
      <w:sz w:val="28"/>
      <w:szCs w:val="24"/>
      <w:lang w:val="en-US" w:eastAsia="zh-CN" w:bidi="ar-SA"/>
    </w:rPr>
  </w:style>
  <w:style w:type="character" w:customStyle="1" w:styleId="37">
    <w:name w:val="批注文字 字符"/>
    <w:basedOn w:val="21"/>
    <w:link w:val="11"/>
    <w:qFormat/>
    <w:uiPriority w:val="0"/>
    <w:rPr>
      <w:kern w:val="2"/>
      <w:sz w:val="28"/>
      <w:szCs w:val="24"/>
    </w:rPr>
  </w:style>
  <w:style w:type="character" w:customStyle="1" w:styleId="38">
    <w:name w:val="批注主题 字符"/>
    <w:basedOn w:val="37"/>
    <w:link w:val="18"/>
    <w:qFormat/>
    <w:uiPriority w:val="0"/>
    <w:rPr>
      <w:b/>
      <w:bCs/>
      <w:kern w:val="2"/>
      <w:sz w:val="28"/>
      <w:szCs w:val="24"/>
    </w:rPr>
  </w:style>
  <w:style w:type="character" w:customStyle="1" w:styleId="39">
    <w:name w:val="标题 3 字符"/>
    <w:basedOn w:val="21"/>
    <w:link w:val="4"/>
    <w:qFormat/>
    <w:uiPriority w:val="9"/>
    <w:rPr>
      <w:rFonts w:eastAsia="黑体"/>
      <w:b/>
      <w:bCs/>
      <w:kern w:val="2"/>
      <w:sz w:val="30"/>
      <w:szCs w:val="32"/>
    </w:rPr>
  </w:style>
  <w:style w:type="character" w:customStyle="1" w:styleId="40">
    <w:name w:val="font01"/>
    <w:basedOn w:val="21"/>
    <w:qFormat/>
    <w:uiPriority w:val="0"/>
    <w:rPr>
      <w:rFonts w:hint="eastAsia" w:ascii="宋体" w:hAnsi="宋体" w:eastAsia="宋体" w:cs="宋体"/>
      <w:color w:val="000000"/>
      <w:sz w:val="22"/>
      <w:szCs w:val="22"/>
      <w:u w:val="none"/>
    </w:rPr>
  </w:style>
  <w:style w:type="character" w:customStyle="1" w:styleId="41">
    <w:name w:val="font41"/>
    <w:basedOn w:val="21"/>
    <w:qFormat/>
    <w:uiPriority w:val="0"/>
    <w:rPr>
      <w:rFonts w:hint="eastAsia" w:ascii="仿宋" w:hAnsi="仿宋" w:eastAsia="仿宋" w:cs="仿宋"/>
      <w:b/>
      <w:bCs/>
      <w:color w:val="000000"/>
      <w:sz w:val="20"/>
      <w:szCs w:val="20"/>
      <w:u w:val="none"/>
    </w:rPr>
  </w:style>
  <w:style w:type="character" w:customStyle="1" w:styleId="42">
    <w:name w:val="font61"/>
    <w:basedOn w:val="21"/>
    <w:qFormat/>
    <w:uiPriority w:val="0"/>
    <w:rPr>
      <w:rFonts w:hint="default" w:ascii="Times New Roman" w:hAnsi="Times New Roman" w:cs="Times New Roman"/>
      <w:b/>
      <w:bCs/>
      <w:color w:val="000000"/>
      <w:sz w:val="20"/>
      <w:szCs w:val="20"/>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microsoft.com/office/2011/relationships/people" Target="people.xml"/><Relationship Id="rId24" Type="http://schemas.openxmlformats.org/officeDocument/2006/relationships/fontTable" Target="fontTable.xml"/><Relationship Id="rId23" Type="http://schemas.openxmlformats.org/officeDocument/2006/relationships/customXml" Target="../customXml/item3.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 Id="rId26" Type="http://schemas.openxmlformats.org/officeDocument/2006/relationships/header" Target="head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12.png"/><Relationship Id="rId3" Type="http://schemas.openxmlformats.org/officeDocument/2006/relationships/image" Target="media/image13.png"/><Relationship Id="rId4"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12.png"/><Relationship Id="rId3" Type="http://schemas.openxmlformats.org/officeDocument/2006/relationships/image" Target="media/image13.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3fbd1532-9fa6-45e3-a46c-6b6eb1a32933</errorID>
      <errorWord>：</errorWord>
      <group>L1_Punc</group>
      <groupName>标点问题</groupName>
      <ability>L2_Punc</ability>
      <abilityName>标点符号检查</abilityName>
      <candidateList/>
      <explain/>
      <paraID>54BD34C3</paraID>
      <start>0</start>
      <end>1</end>
      <status>unmodified</status>
      <modifiedWord/>
      <trackRevisions>false</trackRevisions>
    </reviewItem>
    <reviewItem>
      <errorID>d036626e-0900-4f24-a990-4785ff53e1ba</errorID>
      <errorWord>：</errorWord>
      <group>L1_Punc</group>
      <groupName>标点问题</groupName>
      <ability>L2_Punc</ability>
      <abilityName>标点符号检查</abilityName>
      <candidateList/>
      <explain/>
      <paraID>3E151838</paraID>
      <start>0</start>
      <end>1</end>
      <status>unmodified</status>
      <modifiedWord/>
      <trackRevisions>false</trackRevisions>
    </reviewItem>
    <reviewItem>
      <errorID>3cd7d769-cda0-4acf-89b6-501be9400e7e</errorID>
      <errorWord>、等</errorWord>
      <group>L1_Punc</group>
      <groupName>标点问题</groupName>
      <ability>L2_Punc</ability>
      <abilityName>标点符号检查</abilityName>
      <candidateList>
        <item>等</item>
      </candidateList>
      <explain>“及”“和”“等”连词前不宜使用顿号，建议删除（或使用逗号）。</explain>
      <paraID>6E119A44</paraID>
      <start>145</start>
      <end>147</end>
      <status>unmodified</status>
      <modifiedWord/>
      <trackRevisions>false</trackRevisions>
    </reviewItem>
    <reviewItem>
      <errorID>e1568f65-5c85-4a05-88ef-9b934de10f37</errorID>
      <errorWord>评</errorWord>
      <group>L1_Word</group>
      <groupName>字词问题</groupName>
      <ability>L2_Typo</ability>
      <abilityName>字词错误</abilityName>
      <candidateList>
        <item>评估</item>
      </candidateList>
      <explain/>
      <paraID>6E119A44</paraID>
      <start>149</start>
      <end>150</end>
      <status>unmodified</status>
      <modifiedWord/>
      <trackRevisions>false</trackRevisions>
    </reviewItem>
    <reviewItem>
      <errorID>edf1b841-05b7-4b03-bea8-4d55b56359b8</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67DF6F3E</paraID>
      <start>128</start>
      <end>131</end>
      <status>unmodified</status>
      <modifiedWord/>
      <trackRevisions>false</trackRevisions>
    </reviewItem>
    <reviewItem>
      <errorID>7b1938ba-2e29-48c6-b1f4-750b98497ff6</errorID>
      <errorWord>公共安全管理</errorWord>
      <group>L1_Political</group>
      <groupName>政治性问题</groupName>
      <ability>L2_Keyword</ability>
      <abilityName>固定表述</abilityName>
      <candidateList>
        <item>公共安全治理</item>
      </candidateList>
      <explain>词汇“公共安全治理”在特定场景下为固定表述形式，请确认此处的“公共安全管理”是否存在不当。</explain>
      <paraID>7F11B05D</paraID>
      <start>116</start>
      <end>122</end>
      <status>ignored</status>
      <modifiedWord/>
      <trackRevisions>false</trackRevisions>
    </reviewItem>
    <reviewItem>
      <errorID>610427e0-842c-44ea-87fc-c90821259975</errorID>
      <errorWord>标准地址</errorWord>
      <group>L1_Knowledge</group>
      <groupName>知识性问题</groupName>
      <ability>L2_Term</ability>
      <abilityName>专业术语</abilityName>
      <candidateList>
        <item>标准地名</item>
      </candidateList>
      <explain/>
      <paraID>11F77701</paraID>
      <start>4</start>
      <end>8</end>
      <status>unmodified</status>
      <modifiedWord/>
      <trackRevisions>false</trackRevisions>
    </reviewItem>
    <reviewItem>
      <errorID>aaf0422d-b397-439a-ad6a-28c067ddd2fb</errorID>
      <errorWord>、元</errorWord>
      <group>L1_Word</group>
      <groupName>字词问题</groupName>
      <ability>L2_Typo</ability>
      <abilityName>字词错误</abilityName>
      <candidateList>
        <item>、</item>
      </candidateList>
      <explain/>
      <paraID>42E299BF</paraID>
      <start>27</start>
      <end>29</end>
      <status>unmodified</status>
      <modifiedWord/>
      <trackRevisions>false</trackRevisions>
    </reviewItem>
    <reviewItem>
      <errorID>7e077c5a-17ce-48e1-af98-299af0cd04c7</errorID>
      <errorWord>-</errorWord>
      <group>L1_Format</group>
      <groupName>格式问题</groupName>
      <ability>L2_HalfPunc</ability>
      <abilityName>全半角检查</abilityName>
      <candidateList>
        <item>－</item>
      </candidateList>
      <explain>文本全半角错误。</explain>
      <paraID>3ADBDAA6</paraID>
      <start>55</start>
      <end>56</end>
      <status>unmodified</status>
      <modifiedWord/>
      <trackRevisions>false</trackRevisions>
    </reviewItem>
    <reviewItem>
      <errorID>b213590b-9b91-4cb2-94d6-b4510e86ccc3</errorID>
      <errorWord>-</errorWord>
      <group>L1_Format</group>
      <groupName>格式问题</groupName>
      <ability>L2_HalfPunc</ability>
      <abilityName>全半角检查</abilityName>
      <candidateList>
        <item>－</item>
      </candidateList>
      <explain>文本全半角错误。</explain>
      <paraID>3ADBDAA6</paraID>
      <start>58</start>
      <end>59</end>
      <status>unmodified</status>
      <modifiedWord/>
      <trackRevisions>false</trackRevisions>
    </reviewItem>
    <reviewItem>
      <errorID>3b2b0842-bb06-477f-9720-630aecfa4764</errorID>
      <errorWord>-</errorWord>
      <group>L1_Format</group>
      <groupName>格式问题</groupName>
      <ability>L2_HalfPunc</ability>
      <abilityName>全半角检查</abilityName>
      <candidateList>
        <item>－</item>
      </candidateList>
      <explain>文本全半角错误。</explain>
      <paraID>3ADBDAA6</paraID>
      <start>61</start>
      <end>62</end>
      <status>unmodified</status>
      <modifiedWord/>
      <trackRevisions>false</trackRevisions>
    </reviewItem>
    <reviewItem>
      <errorID>78a5d743-74e1-4fd9-b947-ae920ba95dc7</errorID>
      <errorWord>-</errorWord>
      <group>L1_Format</group>
      <groupName>格式问题</groupName>
      <ability>L2_HalfPunc</ability>
      <abilityName>全半角检查</abilityName>
      <candidateList>
        <item>－</item>
      </candidateList>
      <explain>文本全半角错误。</explain>
      <paraID>3ADBDAA6</paraID>
      <start>64</start>
      <end>65</end>
      <status>unmodified</status>
      <modifiedWord/>
      <trackRevisions>false</trackRevisions>
    </reviewItem>
    <reviewItem>
      <errorID>acec602c-e7ae-402e-ab4d-724df59a7bc6</errorID>
      <errorWord>侧</errorWord>
      <group>L1_Word</group>
      <groupName>字词问题</groupName>
      <ability>L2_Typo</ability>
      <abilityName>字词错误</abilityName>
      <candidateList>
        <item>的</item>
      </candidateList>
      <explain>置于形容词、名词后，用于修饰事物的形态。</explain>
      <paraID>573B533C</paraID>
      <start>15</start>
      <end>16</end>
      <status>unmodified</status>
      <modifiedWord/>
      <trackRevisions>false</trackRevisions>
    </reviewItem>
    <reviewItem>
      <errorID>e585b2db-ea67-4c1e-93e8-784fdeaa4b58</errorID>
      <errorWord>《</errorWord>
      <group>L1_Punc</group>
      <groupName>标点问题</groupName>
      <ability>L2_Punc</ability>
      <abilityName>标点符号检查</abilityName>
      <candidateList/>
      <explain>同一形式括号套用。</explain>
      <paraID>523A3BF6</paraID>
      <start>17</start>
      <end>18</end>
      <status>unmodified</status>
      <modifiedWord/>
      <trackRevisions>false</trackRevisions>
    </reviewItem>
    <reviewItem>
      <errorID>20cdd421-93c8-4320-8320-bd5e2750f67a</errorID>
      <errorWord>》</errorWord>
      <group>L1_Punc</group>
      <groupName>标点问题</groupName>
      <ability>L2_Punc</ability>
      <abilityName>标点符号检查</abilityName>
      <candidateList/>
      <explain>同一形式括号套用。</explain>
      <paraID>523A3BF6</paraID>
      <start>40</start>
      <end>41</end>
      <status>unmodified</status>
      <modifiedWord/>
      <trackRevisions>false</trackRevisions>
    </reviewItem>
    <reviewItem>
      <errorID>07670419-cf58-4db5-b1c3-d76aab183380</errorID>
      <errorWord>（</errorWord>
      <group>L1_Punc</group>
      <groupName>标点问题</groupName>
      <ability>L2_Punc</ability>
      <abilityName>标点符号检查</abilityName>
      <candidateList/>
      <explain>同一形式括号套用。</explain>
      <paraID>523A3BF6</paraID>
      <start>53</start>
      <end>54</end>
      <status>unmodified</status>
      <modifiedWord/>
      <trackRevisions>false</trackRevisions>
    </reviewItem>
    <reviewItem>
      <errorID>aefe0717-292b-43f4-9ffc-e85c516ad2c3</errorID>
      <errorWord>）</errorWord>
      <group>L1_Punc</group>
      <groupName>标点问题</groupName>
      <ability>L2_Punc</ability>
      <abilityName>标点符号检查</abilityName>
      <candidateList/>
      <explain>同一形式括号套用。</explain>
      <paraID>523A3BF6</paraID>
      <start>56</start>
      <end>57</end>
      <status>unmodified</status>
      <modifiedWord/>
      <trackRevisions>false</trackRevisions>
    </reviewItem>
    <reviewItem>
      <errorID>2c925d34-b122-4503-9d4d-51307663ca05</errorID>
      <errorWord>费</errorWord>
      <group>L1_Word</group>
      <groupName>字词问题</groupName>
      <ability>L2_Typo</ability>
      <abilityName>字词错误</abilityName>
      <candidateList>
        <item>费用</item>
      </candidateList>
      <explain/>
      <paraID>523A3BF6</paraID>
      <start>112</start>
      <end>113</end>
      <status>unmodified</status>
      <modifiedWord/>
      <trackRevisions>false</trackRevisions>
    </reviewItem>
    <reviewItem>
      <errorID>537ca75d-0902-45a7-8be8-3664dc91b9c2</errorID>
      <errorWord>(</errorWord>
      <group>L1_Format</group>
      <groupName>格式问题</groupName>
      <ability>L2_HalfPunc</ability>
      <abilityName>全半角检查</abilityName>
      <candidateList>
        <item>（</item>
      </candidateList>
      <explain>文本全半角错误。</explain>
      <paraID>3F6C3E2B</paraID>
      <start>6</start>
      <end>7</end>
      <status>unmodified</status>
      <modifiedWord/>
      <trackRevisions>false</trackRevisions>
    </reviewItem>
    <reviewItem>
      <errorID>d2893010-04c2-4514-9cc8-0a954a9edc93</errorID>
      <errorWord>)</errorWord>
      <group>L1_Format</group>
      <groupName>格式问题</groupName>
      <ability>L2_HalfPunc</ability>
      <abilityName>全半角检查</abilityName>
      <candidateList>
        <item>）</item>
      </candidateList>
      <explain>文本全半角错误。</explain>
      <paraID>3F6C3E2B</paraID>
      <start>10</start>
      <end>11</end>
      <status>unmodified</status>
      <modifiedWord/>
      <trackRevisions>false</trackRevisions>
    </reviewItem>
    <reviewItem>
      <errorID>2f86a4c1-946d-4a30-bba4-4ab9b295697f</errorID>
      <errorWord>(</errorWord>
      <group>L1_Format</group>
      <groupName>格式问题</groupName>
      <ability>L2_HalfPunc</ability>
      <abilityName>全半角检查</abilityName>
      <candidateList>
        <item>（</item>
      </candidateList>
      <explain>文本全半角错误。</explain>
      <paraID>7BBCF19C</paraID>
      <start>5</start>
      <end>6</end>
      <status>unmodified</status>
      <modifiedWord/>
      <trackRevisions>false</trackRevisions>
    </reviewItem>
    <reviewItem>
      <errorID>0c795a33-83db-4408-b46d-30802fb13eed</errorID>
      <errorWord>-</errorWord>
      <group>L1_Format</group>
      <groupName>格式问题</groupName>
      <ability>L2_HalfPunc</ability>
      <abilityName>全半角检查</abilityName>
      <candidateList>
        <item>－</item>
      </candidateList>
      <explain>文本全半角错误。</explain>
      <paraID>320EF09D</paraID>
      <start>8</start>
      <end>9</end>
      <status>unmodified</status>
      <modifiedWord/>
      <trackRevisions>false</trackRevisions>
    </reviewItem>
    <reviewItem>
      <errorID>b7915a50-6015-44a2-bc4f-5c534a682130</errorID>
      <errorWord>，如</errorWord>
      <group>L1_Word</group>
      <groupName>字词问题</groupName>
      <ability>L2_Typo</ability>
      <abilityName>字词错误</abilityName>
      <candidateList>
        <item>，</item>
      </candidateList>
      <explain/>
      <paraID>6B6188A3</paraID>
      <start>14</start>
      <end>16</end>
      <status>unmodified</status>
      <modifiedWord/>
      <trackRevisions>false</trackRevisions>
    </reviewItem>
    <reviewItem>
      <errorID>cd97c6ba-63bd-4082-867c-afb7d99f2c8f</errorID>
      <errorWord>,</errorWord>
      <group>L1_Format</group>
      <groupName>格式问题</groupName>
      <ability>L2_HalfPunc</ability>
      <abilityName>全半角检查</abilityName>
      <candidateList>
        <item>，</item>
      </candidateList>
      <explain>文本全半角错误。</explain>
      <paraID>6B6188A3</paraID>
      <start>31</start>
      <end>32</end>
      <status>unmodified</status>
      <modifiedWord/>
      <trackRevisions>false</trackRevisions>
    </reviewItem>
    <reviewItem>
      <errorID>4c6bdbae-f52e-47ec-80e4-d290ada904f3</errorID>
      <errorWord>泄露</errorWord>
      <group>L1_Word</group>
      <groupName>字词问题</groupName>
      <ability>L2_Typo</ability>
      <abilityName>字词错误</abilityName>
      <candidateList>
        <item>泄漏</item>
      </candidateList>
      <explain>存在发音相同字词的误用。</explain>
      <paraID>6B6188A3</paraID>
      <start>33</start>
      <end>35</end>
      <status>modified</status>
      <modifiedWord>泄漏</modifiedWord>
      <trackRevisions>false</trackRevisions>
    </reviewItem>
    <reviewItem>
      <errorID>24c2bdf0-3afe-40ae-8f00-b162b4598e5b</errorID>
      <errorWord>；</errorWord>
      <group>L1_Word</group>
      <groupName>字词问题</groupName>
      <ability>L2_Typo</ability>
      <abilityName>字词错误</abilityName>
      <candidateList>
        <item>；在</item>
      </candidateList>
      <explain/>
      <paraID> 5C11D6C</paraID>
      <start>84</start>
      <end>86</end>
      <status>modified</status>
      <modifiedWord>；在</modifiedWord>
      <trackRevisions>false</trackRevisions>
    </reviewItem>
    <reviewItem>
      <errorID>e6b7bee4-7d15-4946-84bf-ef7f55d9509a</errorID>
      <errorWord>使用</errorWord>
      <group>L1_Word</group>
      <groupName>字词问题</groupName>
      <ability>L2_Typo</ability>
      <abilityName>字词错误</abilityName>
      <candidateList>
        <item>采取</item>
      </candidateList>
      <explain>“使用～措施”搭配不当，建议修改为“采取～措施”。</explain>
      <paraID>3A7B3BA1</paraID>
      <start>117</start>
      <end>119</end>
      <status>modified</status>
      <modifiedWord>采取</modifiedWord>
      <trackRevisions>false</trackRevisions>
    </reviewItem>
  </reviewItems>
  <config/>
</contractReview>
</file>

<file path=customXml/item3.xml><?xml version="1.0" encoding="utf-8"?>
<b:Sources xmlns:b="http://schemas.openxmlformats.org/officeDocument/2006/bibliography" xmlns="http://schemas.openxmlformats.org/officeDocument/2006/bibliography" SelectedStyle="\APASixthEditionOfficeOnline.xsl" Version="6"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78EAF8C-15B3-4D04-A7B8-2BCB46BEB77E}">
  <ds:schemaRefs/>
</ds:datastoreItem>
</file>

<file path=customXml/itemProps3.xml><?xml version="1.0" encoding="utf-8"?>
<ds:datastoreItem xmlns:ds="http://schemas.openxmlformats.org/officeDocument/2006/customXml" ds:itemID="{893A1C30-1B7D-4341-82A1-42ED3EB87C43}">
  <ds:schemaRefs/>
</ds:datastoreItem>
</file>

<file path=docProps/app.xml><?xml version="1.0" encoding="utf-8"?>
<Properties xmlns="http://schemas.openxmlformats.org/officeDocument/2006/extended-properties" xmlns:vt="http://schemas.openxmlformats.org/officeDocument/2006/docPropsVTypes">
  <Template>Normal</Template>
  <Pages>223</Pages>
  <Words>17543</Words>
  <Characters>99996</Characters>
  <Lines>833</Lines>
  <Paragraphs>234</Paragraphs>
  <TotalTime>433</TotalTime>
  <ScaleCrop>false</ScaleCrop>
  <LinksUpToDate>false</LinksUpToDate>
  <CharactersWithSpaces>117305</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2025-11-29T04:28:00Z</dcterms:created>
  <dc:creator>厉珧</dc:creator>
  <cp:lastModifiedBy>cc</cp:lastModifiedBy>
  <dcterms:modified xsi:type="dcterms:W3CDTF">2026-06-29T18:18:17Z</dcterms:modified>
  <cp:revision>166</cp:revision>
  <dc:description>﻿﻿﻿﻿﻿﻿﻿﻿﻿﻿﻿﻿﻿﻿﻿﻿﻿﻿﻿﻿﻿﻿⁢⁢⁣‌⁣⁡</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95D017D0B262020699B1136A8F4FC1D5_43</vt:lpwstr>
  </property>
  <property fmtid="{D5CDD505-2E9C-101B-9397-08002B2CF9AE}" pid="4" name="KSOTemplateDocerSaveRecord">
    <vt:lpwstr>eyJoZGlkIjoiMzEwNTM5NzYwMDRjMzkwZTVkZjY2ODkwMGIxNGU0OTUiLCJ1c2VySWQiOiIzNjk2ODMxOTYifQ==</vt:lpwstr>
  </property>
</Properties>
</file>